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BBD654" w14:textId="77777777" w:rsidR="00375D1B" w:rsidRPr="00274989" w:rsidRDefault="00A55B24">
      <w:pPr>
        <w:jc w:val="center"/>
        <w:rPr>
          <w:rFonts w:ascii="Times New Roman" w:hAnsi="Times New Roman" w:cs="Times New Roman"/>
          <w:sz w:val="32"/>
          <w:szCs w:val="32"/>
        </w:rPr>
      </w:pPr>
      <w:r w:rsidRPr="00274989">
        <w:rPr>
          <w:rFonts w:ascii="Times New Roman" w:hAnsi="Times New Roman" w:cs="Times New Roman"/>
          <w:sz w:val="32"/>
          <w:szCs w:val="32"/>
        </w:rPr>
        <w:t>ĐẠI HỌC ĐÀ NẴNG</w:t>
      </w:r>
      <w:r w:rsidRPr="00274989">
        <w:rPr>
          <w:rFonts w:ascii="Times New Roman" w:hAnsi="Times New Roman" w:cs="Times New Roman"/>
          <w:sz w:val="32"/>
          <w:szCs w:val="32"/>
        </w:rPr>
        <w:br/>
        <w:t>TRƯỜNG ĐẠI HỌC BÁCH KHOA</w:t>
      </w:r>
      <w:r w:rsidRPr="00274989">
        <w:rPr>
          <w:rFonts w:ascii="Times New Roman" w:hAnsi="Times New Roman" w:cs="Times New Roman"/>
          <w:sz w:val="32"/>
          <w:szCs w:val="32"/>
        </w:rPr>
        <w:br/>
      </w:r>
      <w:proofErr w:type="spellStart"/>
      <w:r w:rsidRPr="00274989">
        <w:rPr>
          <w:rFonts w:ascii="Times New Roman" w:hAnsi="Times New Roman" w:cs="Times New Roman"/>
          <w:sz w:val="32"/>
          <w:szCs w:val="32"/>
        </w:rPr>
        <w:t>KHOA</w:t>
      </w:r>
      <w:proofErr w:type="spellEnd"/>
      <w:r w:rsidRPr="00274989">
        <w:rPr>
          <w:rFonts w:ascii="Times New Roman" w:hAnsi="Times New Roman" w:cs="Times New Roman"/>
          <w:sz w:val="32"/>
          <w:szCs w:val="32"/>
        </w:rPr>
        <w:t xml:space="preserve"> CÔNG NGHỆ THÔNG TIN</w:t>
      </w:r>
    </w:p>
    <w:p w14:paraId="7E1A431B" w14:textId="4278E829" w:rsidR="00375D1B" w:rsidRPr="008C4711" w:rsidRDefault="00640614">
      <w:pPr>
        <w:jc w:val="center"/>
        <w:rPr>
          <w:rFonts w:ascii="Times New Roman" w:hAnsi="Times New Roman" w:cs="Times New Roman"/>
          <w:sz w:val="40"/>
          <w:szCs w:val="40"/>
        </w:rPr>
      </w:pPr>
      <w:bookmarkStart w:id="0" w:name="_Toc493750743"/>
      <w:bookmarkStart w:id="1" w:name="_Toc493750862"/>
      <w:bookmarkStart w:id="2" w:name="_Toc504624775"/>
      <w:bookmarkStart w:id="3" w:name="_Toc90369522"/>
      <w:bookmarkStart w:id="4" w:name="_Toc200307227"/>
      <w:bookmarkStart w:id="5" w:name="_Toc200307083"/>
      <w:r w:rsidRPr="00AA62D3">
        <w:rPr>
          <w:noProof/>
        </w:rPr>
        <w:drawing>
          <wp:anchor distT="0" distB="0" distL="114300" distR="114300" simplePos="0" relativeHeight="251657216" behindDoc="1" locked="0" layoutInCell="1" allowOverlap="1" wp14:anchorId="27403377" wp14:editId="0F4A9C82">
            <wp:simplePos x="0" y="0"/>
            <wp:positionH relativeFrom="column">
              <wp:posOffset>2400300</wp:posOffset>
            </wp:positionH>
            <wp:positionV relativeFrom="paragraph">
              <wp:posOffset>247015</wp:posOffset>
            </wp:positionV>
            <wp:extent cx="685800" cy="685800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0"/>
      <w:bookmarkEnd w:id="1"/>
      <w:bookmarkEnd w:id="2"/>
      <w:bookmarkEnd w:id="3"/>
      <w:bookmarkEnd w:id="4"/>
      <w:bookmarkEnd w:id="5"/>
      <w:r w:rsidR="00A55B24" w:rsidRPr="008C4711">
        <w:rPr>
          <w:rFonts w:ascii="Times New Roman" w:hAnsi="Times New Roman" w:cs="Times New Roman"/>
        </w:rPr>
        <w:br/>
      </w:r>
      <w:r w:rsidR="00A55B24" w:rsidRPr="008C4711">
        <w:rPr>
          <w:rFonts w:ascii="Times New Roman" w:hAnsi="Times New Roman" w:cs="Times New Roman"/>
        </w:rPr>
        <w:br/>
      </w:r>
      <w:r w:rsidR="00A55B24" w:rsidRPr="008C4711">
        <w:rPr>
          <w:rFonts w:ascii="Times New Roman" w:hAnsi="Times New Roman" w:cs="Times New Roman"/>
        </w:rPr>
        <w:br/>
      </w:r>
      <w:r w:rsidR="00A55B24" w:rsidRPr="008C4711">
        <w:rPr>
          <w:rFonts w:ascii="Times New Roman" w:hAnsi="Times New Roman" w:cs="Times New Roman"/>
        </w:rPr>
        <w:br/>
      </w:r>
    </w:p>
    <w:p w14:paraId="508D66E8" w14:textId="77777777" w:rsidR="00375D1B" w:rsidRPr="008C4711" w:rsidRDefault="00A55B24">
      <w:pPr>
        <w:jc w:val="center"/>
        <w:rPr>
          <w:rFonts w:ascii="Times New Roman" w:hAnsi="Times New Roman" w:cs="Times New Roman"/>
          <w:sz w:val="40"/>
          <w:szCs w:val="40"/>
        </w:rPr>
      </w:pPr>
      <w:r w:rsidRPr="008C4711">
        <w:rPr>
          <w:rFonts w:ascii="Times New Roman" w:hAnsi="Times New Roman" w:cs="Times New Roman"/>
          <w:sz w:val="40"/>
          <w:szCs w:val="40"/>
        </w:rPr>
        <w:t>BÁO CÁO KẾT THÚC HỌC PHẦN</w:t>
      </w:r>
      <w:r w:rsidRPr="008C4711">
        <w:rPr>
          <w:rFonts w:ascii="Times New Roman" w:hAnsi="Times New Roman" w:cs="Times New Roman"/>
          <w:sz w:val="40"/>
          <w:szCs w:val="40"/>
        </w:rPr>
        <w:br/>
        <w:t>HỌC MÁY VÀ ỨNG DỤNG</w:t>
      </w:r>
    </w:p>
    <w:p w14:paraId="5BB1B51C" w14:textId="77777777" w:rsidR="00375D1B" w:rsidRPr="008C4711" w:rsidRDefault="00A55B24">
      <w:pPr>
        <w:rPr>
          <w:rFonts w:ascii="Times New Roman" w:hAnsi="Times New Roman" w:cs="Times New Roman"/>
        </w:rPr>
      </w:pPr>
      <w:r w:rsidRPr="008C4711">
        <w:rPr>
          <w:rFonts w:ascii="Times New Roman" w:hAnsi="Times New Roman" w:cs="Times New Roman"/>
        </w:rPr>
        <w:br/>
      </w:r>
    </w:p>
    <w:p w14:paraId="4B7DE36A" w14:textId="6B0700C8" w:rsidR="00375D1B" w:rsidRPr="00640614" w:rsidRDefault="00A55B24">
      <w:pPr>
        <w:jc w:val="center"/>
        <w:rPr>
          <w:rFonts w:ascii="Times New Roman" w:hAnsi="Times New Roman" w:cs="Times New Roman"/>
          <w:sz w:val="36"/>
          <w:szCs w:val="36"/>
        </w:rPr>
      </w:pPr>
      <w:r w:rsidRPr="00640614">
        <w:rPr>
          <w:rFonts w:ascii="Times New Roman" w:hAnsi="Times New Roman" w:cs="Times New Roman"/>
          <w:sz w:val="36"/>
          <w:szCs w:val="36"/>
        </w:rPr>
        <w:t>ĐỀ TÀI:</w:t>
      </w:r>
      <w:r w:rsidRPr="00640614">
        <w:rPr>
          <w:rFonts w:ascii="Times New Roman" w:hAnsi="Times New Roman" w:cs="Times New Roman"/>
          <w:sz w:val="36"/>
          <w:szCs w:val="36"/>
        </w:rPr>
        <w:br/>
        <w:t>XÂY DỰNG</w:t>
      </w:r>
      <w:r w:rsidR="00640614">
        <w:rPr>
          <w:rFonts w:ascii="Times New Roman" w:hAnsi="Times New Roman" w:cs="Times New Roman"/>
          <w:sz w:val="36"/>
          <w:szCs w:val="36"/>
        </w:rPr>
        <w:t xml:space="preserve"> MÔ HÌNH DỰ ĐOÁN THỜI TIẾT</w:t>
      </w:r>
    </w:p>
    <w:p w14:paraId="378A3718" w14:textId="77777777" w:rsidR="00375D1B" w:rsidRPr="008C4711" w:rsidRDefault="00A55B24">
      <w:pPr>
        <w:rPr>
          <w:rFonts w:ascii="Times New Roman" w:hAnsi="Times New Roman" w:cs="Times New Roman"/>
        </w:rPr>
      </w:pPr>
      <w:r w:rsidRPr="008C4711">
        <w:rPr>
          <w:rFonts w:ascii="Times New Roman" w:hAnsi="Times New Roman" w:cs="Times New Roman"/>
        </w:rPr>
        <w:br/>
      </w:r>
      <w:r w:rsidRPr="008C4711">
        <w:rPr>
          <w:rFonts w:ascii="Times New Roman" w:hAnsi="Times New Roman" w:cs="Times New Roman"/>
        </w:rPr>
        <w:br/>
      </w:r>
    </w:p>
    <w:p w14:paraId="4DDB19CF" w14:textId="77777777" w:rsidR="00375D1B" w:rsidRPr="008C4711" w:rsidRDefault="00A55B24">
      <w:pPr>
        <w:rPr>
          <w:rFonts w:ascii="Times New Roman" w:hAnsi="Times New Roman" w:cs="Times New Roman"/>
        </w:rPr>
      </w:pPr>
      <w:r w:rsidRPr="008C4711">
        <w:rPr>
          <w:rFonts w:ascii="Times New Roman" w:hAnsi="Times New Roman" w:cs="Times New Roman"/>
        </w:rPr>
        <w:br/>
      </w:r>
      <w:r w:rsidRPr="008C4711">
        <w:rPr>
          <w:rFonts w:ascii="Times New Roman" w:hAnsi="Times New Roman" w:cs="Times New Roman"/>
        </w:rPr>
        <w:br/>
      </w:r>
      <w:r w:rsidRPr="008C4711">
        <w:rPr>
          <w:rFonts w:ascii="Times New Roman" w:hAnsi="Times New Roman" w:cs="Times New Roman"/>
        </w:rPr>
        <w:br/>
      </w:r>
    </w:p>
    <w:p w14:paraId="6979EBB8" w14:textId="77777777" w:rsidR="00375D1B" w:rsidRPr="008C4711" w:rsidRDefault="00A55B24">
      <w:pPr>
        <w:jc w:val="center"/>
        <w:rPr>
          <w:rFonts w:ascii="Times New Roman" w:hAnsi="Times New Roman" w:cs="Times New Roman"/>
        </w:rPr>
      </w:pPr>
      <w:proofErr w:type="spellStart"/>
      <w:r w:rsidRPr="008C4711">
        <w:rPr>
          <w:rFonts w:ascii="Times New Roman" w:hAnsi="Times New Roman" w:cs="Times New Roman"/>
        </w:rPr>
        <w:t>Đà</w:t>
      </w:r>
      <w:proofErr w:type="spellEnd"/>
      <w:r w:rsidRPr="008C4711">
        <w:rPr>
          <w:rFonts w:ascii="Times New Roman" w:hAnsi="Times New Roman" w:cs="Times New Roman"/>
        </w:rPr>
        <w:t xml:space="preserve"> Nẵng, </w:t>
      </w:r>
      <w:proofErr w:type="spellStart"/>
      <w:r w:rsidRPr="008C4711">
        <w:rPr>
          <w:rFonts w:ascii="Times New Roman" w:hAnsi="Times New Roman" w:cs="Times New Roman"/>
        </w:rPr>
        <w:t>Tháng</w:t>
      </w:r>
      <w:proofErr w:type="spellEnd"/>
      <w:r w:rsidRPr="008C4711">
        <w:rPr>
          <w:rFonts w:ascii="Times New Roman" w:hAnsi="Times New Roman" w:cs="Times New Roman"/>
        </w:rPr>
        <w:t xml:space="preserve"> 12/2024</w:t>
      </w:r>
    </w:p>
    <w:p w14:paraId="0554E3AA" w14:textId="77777777" w:rsidR="00375D1B" w:rsidRDefault="00A55B24">
      <w:r>
        <w:br w:type="page"/>
      </w:r>
    </w:p>
    <w:p w14:paraId="24AEA0DD" w14:textId="77777777" w:rsidR="00375D1B" w:rsidRPr="00B50D2F" w:rsidRDefault="00A55B24">
      <w:pPr>
        <w:pStyle w:val="Heading1"/>
        <w:jc w:val="center"/>
        <w:rPr>
          <w:rFonts w:ascii="Times New Roman" w:hAnsi="Times New Roman" w:cs="Times New Roman"/>
          <w:sz w:val="24"/>
          <w:szCs w:val="24"/>
        </w:rPr>
      </w:pPr>
      <w:bookmarkStart w:id="6" w:name="_Toc215469344"/>
      <w:r w:rsidRPr="00B50D2F">
        <w:rPr>
          <w:rFonts w:ascii="Times New Roman" w:hAnsi="Times New Roman" w:cs="Times New Roman"/>
          <w:sz w:val="24"/>
          <w:szCs w:val="24"/>
        </w:rPr>
        <w:lastRenderedPageBreak/>
        <w:t>MỤC LỤC</w:t>
      </w:r>
      <w:bookmarkEnd w:id="6"/>
    </w:p>
    <w:p w14:paraId="5A5E0949" w14:textId="77777777" w:rsidR="00375D1B" w:rsidRPr="00B50D2F" w:rsidRDefault="00A55B24">
      <w:pPr>
        <w:rPr>
          <w:rFonts w:ascii="Times New Roman" w:hAnsi="Times New Roman" w:cs="Times New Roman"/>
          <w:sz w:val="24"/>
          <w:szCs w:val="24"/>
        </w:rPr>
      </w:pPr>
      <w:r w:rsidRPr="00B50D2F">
        <w:rPr>
          <w:rFonts w:ascii="Times New Roman" w:hAnsi="Times New Roman" w:cs="Times New Roman"/>
          <w:sz w:val="24"/>
          <w:szCs w:val="24"/>
        </w:rPr>
        <w:t>[</w:t>
      </w:r>
      <w:proofErr w:type="spellStart"/>
      <w:proofErr w:type="gramStart"/>
      <w:r w:rsidRPr="00B50D2F">
        <w:rPr>
          <w:rFonts w:ascii="Times New Roman" w:hAnsi="Times New Roman" w:cs="Times New Roman"/>
          <w:sz w:val="24"/>
          <w:szCs w:val="24"/>
        </w:rPr>
        <w:t>Mục</w:t>
      </w:r>
      <w:proofErr w:type="spellEnd"/>
      <w:r w:rsidRPr="00B50D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0D2F">
        <w:rPr>
          <w:rFonts w:ascii="Times New Roman" w:hAnsi="Times New Roman" w:cs="Times New Roman"/>
          <w:sz w:val="24"/>
          <w:szCs w:val="24"/>
        </w:rPr>
        <w:t>lục</w:t>
      </w:r>
      <w:proofErr w:type="spellEnd"/>
      <w:r w:rsidRPr="00B50D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0D2F">
        <w:rPr>
          <w:rFonts w:ascii="Times New Roman" w:hAnsi="Times New Roman" w:cs="Times New Roman"/>
          <w:sz w:val="24"/>
          <w:szCs w:val="24"/>
        </w:rPr>
        <w:t>tự</w:t>
      </w:r>
      <w:proofErr w:type="spellEnd"/>
      <w:r w:rsidRPr="00B50D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0D2F">
        <w:rPr>
          <w:rFonts w:ascii="Times New Roman" w:hAnsi="Times New Roman" w:cs="Times New Roman"/>
          <w:sz w:val="24"/>
          <w:szCs w:val="24"/>
        </w:rPr>
        <w:t>động</w:t>
      </w:r>
      <w:proofErr w:type="spellEnd"/>
      <w:r w:rsidRPr="00B50D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0D2F">
        <w:rPr>
          <w:rFonts w:ascii="Times New Roman" w:hAnsi="Times New Roman" w:cs="Times New Roman"/>
          <w:sz w:val="24"/>
          <w:szCs w:val="24"/>
        </w:rPr>
        <w:t>sẽ</w:t>
      </w:r>
      <w:proofErr w:type="spellEnd"/>
      <w:r w:rsidRPr="00B50D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0D2F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B50D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0D2F">
        <w:rPr>
          <w:rFonts w:ascii="Times New Roman" w:hAnsi="Times New Roman" w:cs="Times New Roman"/>
          <w:sz w:val="24"/>
          <w:szCs w:val="24"/>
        </w:rPr>
        <w:t>tạo</w:t>
      </w:r>
      <w:proofErr w:type="spellEnd"/>
      <w:r w:rsidRPr="00B50D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0D2F">
        <w:rPr>
          <w:rFonts w:ascii="Times New Roman" w:hAnsi="Times New Roman" w:cs="Times New Roman"/>
          <w:sz w:val="24"/>
          <w:szCs w:val="24"/>
        </w:rPr>
        <w:t>tại</w:t>
      </w:r>
      <w:proofErr w:type="spellEnd"/>
      <w:r w:rsidRPr="00B50D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0D2F">
        <w:rPr>
          <w:rFonts w:ascii="Times New Roman" w:hAnsi="Times New Roman" w:cs="Times New Roman"/>
          <w:sz w:val="24"/>
          <w:szCs w:val="24"/>
        </w:rPr>
        <w:t>đây</w:t>
      </w:r>
      <w:proofErr w:type="spellEnd"/>
      <w:proofErr w:type="gramEnd"/>
      <w:r w:rsidRPr="00B50D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0D2F">
        <w:rPr>
          <w:rFonts w:ascii="Times New Roman" w:hAnsi="Times New Roman" w:cs="Times New Roman"/>
          <w:sz w:val="24"/>
          <w:szCs w:val="24"/>
        </w:rPr>
        <w:t>trong</w:t>
      </w:r>
      <w:proofErr w:type="spellEnd"/>
      <w:r w:rsidRPr="00B50D2F">
        <w:rPr>
          <w:rFonts w:ascii="Times New Roman" w:hAnsi="Times New Roman" w:cs="Times New Roman"/>
          <w:sz w:val="24"/>
          <w:szCs w:val="24"/>
        </w:rPr>
        <w:t xml:space="preserve"> Word: References -&gt; Table of Contents]</w:t>
      </w:r>
    </w:p>
    <w:p w14:paraId="65B6B00A" w14:textId="77777777" w:rsidR="006827C8" w:rsidRPr="00B50D2F" w:rsidRDefault="00A55B24">
      <w:pPr>
        <w:rPr>
          <w:rFonts w:ascii="Times New Roman" w:hAnsi="Times New Roman" w:cs="Times New Roman"/>
          <w:sz w:val="24"/>
          <w:szCs w:val="24"/>
        </w:rPr>
      </w:pPr>
      <w:r w:rsidRPr="00B50D2F">
        <w:rPr>
          <w:rFonts w:ascii="Times New Roman" w:hAnsi="Times New Roman" w:cs="Times New Roman"/>
          <w:sz w:val="24"/>
          <w:szCs w:val="24"/>
        </w:rPr>
        <w:br w:type="page"/>
      </w:r>
    </w:p>
    <w:sdt>
      <w:sdtPr>
        <w:rPr>
          <w:rFonts w:ascii="Times New Roman" w:eastAsia="Times New Roman" w:hAnsi="Times New Roman" w:cs="Times New Roman"/>
          <w:bCs w:val="0"/>
          <w:sz w:val="24"/>
          <w:szCs w:val="24"/>
        </w:rPr>
        <w:id w:val="1206146361"/>
        <w:docPartObj>
          <w:docPartGallery w:val="Table of Contents"/>
          <w:docPartUnique/>
        </w:docPartObj>
      </w:sdtPr>
      <w:sdtEndPr/>
      <w:sdtContent>
        <w:p w14:paraId="2C8C6E90" w14:textId="33998791" w:rsidR="006827C8" w:rsidRPr="00B50D2F" w:rsidRDefault="006827C8">
          <w:pPr>
            <w:pStyle w:val="TOCHeading"/>
            <w:rPr>
              <w:rFonts w:ascii="Times New Roman" w:hAnsi="Times New Roman" w:cs="Times New Roman"/>
              <w:sz w:val="24"/>
              <w:szCs w:val="24"/>
            </w:rPr>
          </w:pPr>
          <w:r w:rsidRPr="00B50D2F">
            <w:rPr>
              <w:rFonts w:ascii="Times New Roman" w:hAnsi="Times New Roman" w:cs="Times New Roman"/>
              <w:sz w:val="24"/>
              <w:szCs w:val="24"/>
            </w:rPr>
            <w:t>Contents</w:t>
          </w:r>
        </w:p>
        <w:p w14:paraId="6BFCA6BB" w14:textId="602C2F2D" w:rsidR="006827C8" w:rsidRPr="00B50D2F" w:rsidRDefault="006827C8">
          <w:pPr>
            <w:pStyle w:val="TOC1"/>
            <w:tabs>
              <w:tab w:val="right" w:leader="dot" w:pos="8630"/>
            </w:tabs>
            <w:rPr>
              <w:rFonts w:ascii="Times New Roman" w:eastAsiaTheme="minorEastAsia" w:hAnsi="Times New Roman" w:cs="Times New Roman"/>
              <w:b w:val="0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r w:rsidRPr="00B50D2F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Pr="00B50D2F">
            <w:rPr>
              <w:rFonts w:ascii="Times New Roman" w:hAnsi="Times New Roman" w:cs="Times New Roman"/>
              <w:sz w:val="24"/>
              <w:szCs w:val="24"/>
            </w:rPr>
            <w:instrText xml:space="preserve"> TOC \o "1-3" \h \z \u </w:instrText>
          </w:r>
          <w:r w:rsidRPr="00B50D2F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hyperlink w:anchor="_Toc215469344" w:history="1">
            <w:r w:rsidRPr="00B50D2F">
              <w:rPr>
                <w:rStyle w:val="Hyperlink"/>
                <w:rFonts w:ascii="Times New Roman" w:eastAsiaTheme="majorEastAsia" w:hAnsi="Times New Roman" w:cs="Times New Roman"/>
                <w:noProof/>
                <w:sz w:val="24"/>
                <w:szCs w:val="24"/>
              </w:rPr>
              <w:t>MỤC LỤC</w:t>
            </w:r>
            <w:r w:rsidRPr="00B50D2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B50D2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B50D2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_Toc215469344 \h </w:instrText>
            </w:r>
            <w:r w:rsidRPr="00B50D2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B50D2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B50D2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</w:t>
            </w:r>
            <w:r w:rsidRPr="00B50D2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6954380" w14:textId="0DF20D6C" w:rsidR="006827C8" w:rsidRPr="00B50D2F" w:rsidRDefault="006827C8">
          <w:pPr>
            <w:pStyle w:val="TOC1"/>
            <w:tabs>
              <w:tab w:val="right" w:leader="dot" w:pos="8630"/>
            </w:tabs>
            <w:rPr>
              <w:rFonts w:ascii="Times New Roman" w:eastAsiaTheme="minorEastAsia" w:hAnsi="Times New Roman" w:cs="Times New Roman"/>
              <w:b w:val="0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215469345" w:history="1">
            <w:r w:rsidRPr="00B50D2F">
              <w:rPr>
                <w:rStyle w:val="Hyperlink"/>
                <w:rFonts w:ascii="Times New Roman" w:eastAsiaTheme="majorEastAsia" w:hAnsi="Times New Roman" w:cs="Times New Roman"/>
                <w:noProof/>
                <w:sz w:val="24"/>
                <w:szCs w:val="24"/>
              </w:rPr>
              <w:t>CHƯƠNG 1: GIỚI THIỆU</w:t>
            </w:r>
            <w:r w:rsidRPr="00B50D2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B50D2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B50D2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_Toc215469345 \h </w:instrText>
            </w:r>
            <w:r w:rsidRPr="00B50D2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B50D2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B50D2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</w:t>
            </w:r>
            <w:r w:rsidRPr="00B50D2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74B712C" w14:textId="16B233FC" w:rsidR="006827C8" w:rsidRPr="00B50D2F" w:rsidRDefault="006827C8">
          <w:pPr>
            <w:pStyle w:val="TOC2"/>
            <w:tabs>
              <w:tab w:val="right" w:leader="dot" w:pos="8630"/>
            </w:tabs>
            <w:rPr>
              <w:rFonts w:ascii="Times New Roman" w:eastAsiaTheme="minorEastAsia" w:hAnsi="Times New Roman" w:cs="Times New Roman"/>
              <w:b w:val="0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215469346" w:history="1">
            <w:r w:rsidRPr="00B50D2F">
              <w:rPr>
                <w:rStyle w:val="Hyperlink"/>
                <w:rFonts w:ascii="Times New Roman" w:eastAsiaTheme="majorEastAsia" w:hAnsi="Times New Roman" w:cs="Times New Roman"/>
                <w:noProof/>
                <w:sz w:val="24"/>
                <w:szCs w:val="24"/>
              </w:rPr>
              <w:t>1.1. Lý do chọn đề tài</w:t>
            </w:r>
            <w:r w:rsidRPr="00B50D2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B50D2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B50D2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_Toc215469346 \h </w:instrText>
            </w:r>
            <w:r w:rsidRPr="00B50D2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B50D2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B50D2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</w:t>
            </w:r>
            <w:r w:rsidRPr="00B50D2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4417F7F" w14:textId="684D8178" w:rsidR="006827C8" w:rsidRPr="00B50D2F" w:rsidRDefault="006827C8">
          <w:pPr>
            <w:pStyle w:val="TOC2"/>
            <w:tabs>
              <w:tab w:val="right" w:leader="dot" w:pos="8630"/>
            </w:tabs>
            <w:rPr>
              <w:rFonts w:ascii="Times New Roman" w:eastAsiaTheme="minorEastAsia" w:hAnsi="Times New Roman" w:cs="Times New Roman"/>
              <w:b w:val="0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215469347" w:history="1">
            <w:r w:rsidRPr="00B50D2F">
              <w:rPr>
                <w:rStyle w:val="Hyperlink"/>
                <w:rFonts w:ascii="Times New Roman" w:eastAsiaTheme="majorEastAsia" w:hAnsi="Times New Roman" w:cs="Times New Roman"/>
                <w:noProof/>
                <w:sz w:val="24"/>
                <w:szCs w:val="24"/>
              </w:rPr>
              <w:t>1.2. Mục tiêu đề tài</w:t>
            </w:r>
            <w:r w:rsidRPr="00B50D2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B50D2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B50D2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_Toc215469347 \h </w:instrText>
            </w:r>
            <w:r w:rsidRPr="00B50D2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B50D2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B50D2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</w:t>
            </w:r>
            <w:r w:rsidRPr="00B50D2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FC51529" w14:textId="6AC01C0A" w:rsidR="006827C8" w:rsidRPr="00B50D2F" w:rsidRDefault="006827C8">
          <w:pPr>
            <w:pStyle w:val="TOC1"/>
            <w:tabs>
              <w:tab w:val="right" w:leader="dot" w:pos="8630"/>
            </w:tabs>
            <w:rPr>
              <w:rFonts w:ascii="Times New Roman" w:eastAsiaTheme="minorEastAsia" w:hAnsi="Times New Roman" w:cs="Times New Roman"/>
              <w:b w:val="0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215469348" w:history="1">
            <w:r w:rsidRPr="00B50D2F">
              <w:rPr>
                <w:rStyle w:val="Hyperlink"/>
                <w:rFonts w:ascii="Times New Roman" w:eastAsiaTheme="majorEastAsia" w:hAnsi="Times New Roman" w:cs="Times New Roman"/>
                <w:noProof/>
                <w:sz w:val="24"/>
                <w:szCs w:val="24"/>
              </w:rPr>
              <w:t>CHƯƠNG 2: CƠ SỞ LÝ THUYẾT VÀ CÔNG NGHỆ</w:t>
            </w:r>
            <w:r w:rsidRPr="00B50D2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B50D2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B50D2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_Toc215469348 \h </w:instrText>
            </w:r>
            <w:r w:rsidRPr="00B50D2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B50D2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B50D2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</w:t>
            </w:r>
            <w:r w:rsidRPr="00B50D2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6C9A090" w14:textId="1B3842A5" w:rsidR="006827C8" w:rsidRPr="00B50D2F" w:rsidRDefault="006827C8">
          <w:pPr>
            <w:pStyle w:val="TOC2"/>
            <w:tabs>
              <w:tab w:val="right" w:leader="dot" w:pos="8630"/>
            </w:tabs>
            <w:rPr>
              <w:rFonts w:ascii="Times New Roman" w:eastAsiaTheme="minorEastAsia" w:hAnsi="Times New Roman" w:cs="Times New Roman"/>
              <w:b w:val="0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215469349" w:history="1">
            <w:r w:rsidRPr="00B50D2F">
              <w:rPr>
                <w:rStyle w:val="Hyperlink"/>
                <w:rFonts w:ascii="Times New Roman" w:eastAsiaTheme="majorEastAsia" w:hAnsi="Times New Roman" w:cs="Times New Roman"/>
                <w:noProof/>
                <w:sz w:val="24"/>
                <w:szCs w:val="24"/>
              </w:rPr>
              <w:t>2.1. Tổng quan về XGBoost</w:t>
            </w:r>
            <w:r w:rsidRPr="00B50D2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B50D2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B50D2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_Toc215469349 \h </w:instrText>
            </w:r>
            <w:r w:rsidRPr="00B50D2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B50D2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B50D2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</w:t>
            </w:r>
            <w:r w:rsidRPr="00B50D2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0215F8D" w14:textId="2F473D53" w:rsidR="006827C8" w:rsidRPr="00B50D2F" w:rsidRDefault="006827C8">
          <w:pPr>
            <w:pStyle w:val="TOC2"/>
            <w:tabs>
              <w:tab w:val="right" w:leader="dot" w:pos="8630"/>
            </w:tabs>
            <w:rPr>
              <w:rFonts w:ascii="Times New Roman" w:eastAsiaTheme="minorEastAsia" w:hAnsi="Times New Roman" w:cs="Times New Roman"/>
              <w:b w:val="0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215469350" w:history="1">
            <w:r w:rsidRPr="00B50D2F">
              <w:rPr>
                <w:rStyle w:val="Hyperlink"/>
                <w:rFonts w:ascii="Times New Roman" w:eastAsiaTheme="majorEastAsia" w:hAnsi="Times New Roman" w:cs="Times New Roman"/>
                <w:noProof/>
                <w:sz w:val="24"/>
                <w:szCs w:val="24"/>
              </w:rPr>
              <w:t>2.2. Các công cụ sử dụng</w:t>
            </w:r>
            <w:r w:rsidRPr="00B50D2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B50D2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B50D2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_Toc215469350 \h </w:instrText>
            </w:r>
            <w:r w:rsidRPr="00B50D2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B50D2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B50D2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B50D2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B5B5048" w14:textId="6BC647BF" w:rsidR="006827C8" w:rsidRPr="00B50D2F" w:rsidRDefault="006827C8">
          <w:pPr>
            <w:pStyle w:val="TOC1"/>
            <w:tabs>
              <w:tab w:val="right" w:leader="dot" w:pos="8630"/>
            </w:tabs>
            <w:rPr>
              <w:rFonts w:ascii="Times New Roman" w:eastAsiaTheme="minorEastAsia" w:hAnsi="Times New Roman" w:cs="Times New Roman"/>
              <w:b w:val="0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215469351" w:history="1">
            <w:r w:rsidRPr="00B50D2F">
              <w:rPr>
                <w:rStyle w:val="Hyperlink"/>
                <w:rFonts w:ascii="Times New Roman" w:eastAsiaTheme="majorEastAsia" w:hAnsi="Times New Roman" w:cs="Times New Roman"/>
                <w:noProof/>
                <w:sz w:val="24"/>
                <w:szCs w:val="24"/>
              </w:rPr>
              <w:t>CHƯƠNG 3: THU THẬP VÀ XỬ LÝ DỮ LIỆU</w:t>
            </w:r>
            <w:r w:rsidRPr="00B50D2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B50D2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B50D2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_Toc215469351 \h </w:instrText>
            </w:r>
            <w:r w:rsidRPr="00B50D2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B50D2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B50D2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B50D2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923AC82" w14:textId="21708F1E" w:rsidR="006827C8" w:rsidRPr="00B50D2F" w:rsidRDefault="006827C8">
          <w:pPr>
            <w:pStyle w:val="TOC2"/>
            <w:tabs>
              <w:tab w:val="right" w:leader="dot" w:pos="8630"/>
            </w:tabs>
            <w:rPr>
              <w:rFonts w:ascii="Times New Roman" w:eastAsiaTheme="minorEastAsia" w:hAnsi="Times New Roman" w:cs="Times New Roman"/>
              <w:b w:val="0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215469352" w:history="1">
            <w:r w:rsidRPr="00B50D2F">
              <w:rPr>
                <w:rStyle w:val="Hyperlink"/>
                <w:rFonts w:ascii="Times New Roman" w:eastAsiaTheme="majorEastAsia" w:hAnsi="Times New Roman" w:cs="Times New Roman"/>
                <w:noProof/>
                <w:sz w:val="24"/>
                <w:szCs w:val="24"/>
              </w:rPr>
              <w:t>3.1. Thu thập dữ liệu (Data Crawling)</w:t>
            </w:r>
            <w:r w:rsidRPr="00B50D2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B50D2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B50D2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_Toc215469352 \h </w:instrText>
            </w:r>
            <w:r w:rsidRPr="00B50D2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B50D2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B50D2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B50D2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89DAAA2" w14:textId="0DEF950E" w:rsidR="006827C8" w:rsidRPr="00B50D2F" w:rsidRDefault="006827C8">
          <w:pPr>
            <w:pStyle w:val="TOC2"/>
            <w:tabs>
              <w:tab w:val="right" w:leader="dot" w:pos="8630"/>
            </w:tabs>
            <w:rPr>
              <w:rFonts w:ascii="Times New Roman" w:eastAsiaTheme="minorEastAsia" w:hAnsi="Times New Roman" w:cs="Times New Roman"/>
              <w:b w:val="0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215469353" w:history="1">
            <w:r w:rsidRPr="00B50D2F">
              <w:rPr>
                <w:rStyle w:val="Hyperlink"/>
                <w:rFonts w:ascii="Times New Roman" w:eastAsiaTheme="majorEastAsia" w:hAnsi="Times New Roman" w:cs="Times New Roman"/>
                <w:noProof/>
                <w:sz w:val="24"/>
                <w:szCs w:val="24"/>
              </w:rPr>
              <w:t>3.2. Tiền xử lý dữ liệu (Preprocessing)</w:t>
            </w:r>
            <w:r w:rsidRPr="00B50D2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B50D2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B50D2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_Toc215469353 \h </w:instrText>
            </w:r>
            <w:r w:rsidRPr="00B50D2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B50D2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B50D2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B50D2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3A7AD32" w14:textId="1D385263" w:rsidR="006827C8" w:rsidRPr="00B50D2F" w:rsidRDefault="006827C8">
          <w:pPr>
            <w:pStyle w:val="TOC2"/>
            <w:tabs>
              <w:tab w:val="right" w:leader="dot" w:pos="8630"/>
            </w:tabs>
            <w:rPr>
              <w:rFonts w:ascii="Times New Roman" w:eastAsiaTheme="minorEastAsia" w:hAnsi="Times New Roman" w:cs="Times New Roman"/>
              <w:b w:val="0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215469354" w:history="1">
            <w:r w:rsidRPr="00B50D2F">
              <w:rPr>
                <w:rStyle w:val="Hyperlink"/>
                <w:rFonts w:ascii="Times New Roman" w:eastAsiaTheme="majorEastAsia" w:hAnsi="Times New Roman" w:cs="Times New Roman"/>
                <w:noProof/>
                <w:sz w:val="24"/>
                <w:szCs w:val="24"/>
              </w:rPr>
              <w:t>3.3. Trực quan hóa dữ liệu</w:t>
            </w:r>
            <w:r w:rsidRPr="00B50D2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B50D2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B50D2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_Toc215469354 \h </w:instrText>
            </w:r>
            <w:r w:rsidRPr="00B50D2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B50D2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B50D2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</w:t>
            </w:r>
            <w:r w:rsidRPr="00B50D2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2AC0E4F" w14:textId="3ECC6100" w:rsidR="006827C8" w:rsidRPr="00B50D2F" w:rsidRDefault="006827C8">
          <w:pPr>
            <w:pStyle w:val="TOC1"/>
            <w:tabs>
              <w:tab w:val="right" w:leader="dot" w:pos="8630"/>
            </w:tabs>
            <w:rPr>
              <w:rFonts w:ascii="Times New Roman" w:eastAsiaTheme="minorEastAsia" w:hAnsi="Times New Roman" w:cs="Times New Roman"/>
              <w:b w:val="0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215469355" w:history="1">
            <w:r w:rsidRPr="00B50D2F">
              <w:rPr>
                <w:rStyle w:val="Hyperlink"/>
                <w:rFonts w:ascii="Times New Roman" w:eastAsiaTheme="majorEastAsia" w:hAnsi="Times New Roman" w:cs="Times New Roman"/>
                <w:noProof/>
                <w:sz w:val="24"/>
                <w:szCs w:val="24"/>
              </w:rPr>
              <w:t>CHƯƠNG 4: XÂY DỰNG VÀ HUẤN LUYỆN MÔ HÌNH</w:t>
            </w:r>
            <w:r w:rsidRPr="00B50D2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B50D2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B50D2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_Toc215469355 \h </w:instrText>
            </w:r>
            <w:r w:rsidRPr="00B50D2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B50D2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B50D2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</w:t>
            </w:r>
            <w:r w:rsidRPr="00B50D2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DADE0EA" w14:textId="64B36F59" w:rsidR="006827C8" w:rsidRPr="00B50D2F" w:rsidRDefault="006827C8">
          <w:pPr>
            <w:pStyle w:val="TOC2"/>
            <w:tabs>
              <w:tab w:val="right" w:leader="dot" w:pos="8630"/>
            </w:tabs>
            <w:rPr>
              <w:rFonts w:ascii="Times New Roman" w:eastAsiaTheme="minorEastAsia" w:hAnsi="Times New Roman" w:cs="Times New Roman"/>
              <w:b w:val="0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215469356" w:history="1">
            <w:r w:rsidRPr="00B50D2F">
              <w:rPr>
                <w:rStyle w:val="Hyperlink"/>
                <w:rFonts w:ascii="Times New Roman" w:eastAsiaTheme="majorEastAsia" w:hAnsi="Times New Roman" w:cs="Times New Roman"/>
                <w:noProof/>
                <w:sz w:val="24"/>
                <w:szCs w:val="24"/>
              </w:rPr>
              <w:t>4.1. Thiết lập bài toán</w:t>
            </w:r>
            <w:r w:rsidRPr="00B50D2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B50D2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B50D2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_Toc215469356 \h </w:instrText>
            </w:r>
            <w:r w:rsidRPr="00B50D2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B50D2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B50D2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</w:t>
            </w:r>
            <w:r w:rsidRPr="00B50D2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29A405C" w14:textId="367CC7C1" w:rsidR="006827C8" w:rsidRPr="00B50D2F" w:rsidRDefault="006827C8">
          <w:pPr>
            <w:pStyle w:val="TOC2"/>
            <w:tabs>
              <w:tab w:val="right" w:leader="dot" w:pos="8630"/>
            </w:tabs>
            <w:rPr>
              <w:rFonts w:ascii="Times New Roman" w:eastAsiaTheme="minorEastAsia" w:hAnsi="Times New Roman" w:cs="Times New Roman"/>
              <w:b w:val="0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215469357" w:history="1">
            <w:r w:rsidRPr="00B50D2F">
              <w:rPr>
                <w:rStyle w:val="Hyperlink"/>
                <w:rFonts w:ascii="Times New Roman" w:eastAsiaTheme="majorEastAsia" w:hAnsi="Times New Roman" w:cs="Times New Roman"/>
                <w:noProof/>
                <w:sz w:val="24"/>
                <w:szCs w:val="24"/>
              </w:rPr>
              <w:t>4.2. Cấu hình mô hình (Hyperparameters)</w:t>
            </w:r>
            <w:r w:rsidRPr="00B50D2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B50D2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B50D2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_Toc215469357 \h </w:instrText>
            </w:r>
            <w:r w:rsidRPr="00B50D2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B50D2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B50D2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</w:t>
            </w:r>
            <w:r w:rsidRPr="00B50D2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2A3CA9D" w14:textId="0AE704AE" w:rsidR="006827C8" w:rsidRPr="00B50D2F" w:rsidRDefault="006827C8">
          <w:pPr>
            <w:pStyle w:val="TOC2"/>
            <w:tabs>
              <w:tab w:val="right" w:leader="dot" w:pos="8630"/>
            </w:tabs>
            <w:rPr>
              <w:rFonts w:ascii="Times New Roman" w:eastAsiaTheme="minorEastAsia" w:hAnsi="Times New Roman" w:cs="Times New Roman"/>
              <w:b w:val="0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215469358" w:history="1">
            <w:r w:rsidRPr="00B50D2F">
              <w:rPr>
                <w:rStyle w:val="Hyperlink"/>
                <w:rFonts w:ascii="Times New Roman" w:eastAsiaTheme="majorEastAsia" w:hAnsi="Times New Roman" w:cs="Times New Roman"/>
                <w:noProof/>
                <w:sz w:val="24"/>
                <w:szCs w:val="24"/>
              </w:rPr>
              <w:t>4.3. Đánh giá kết quả (Evaluation)</w:t>
            </w:r>
            <w:r w:rsidRPr="00B50D2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B50D2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B50D2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_Toc215469358 \h </w:instrText>
            </w:r>
            <w:r w:rsidRPr="00B50D2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B50D2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B50D2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6</w:t>
            </w:r>
            <w:r w:rsidRPr="00B50D2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0A09D90" w14:textId="545BB392" w:rsidR="006827C8" w:rsidRPr="00B50D2F" w:rsidRDefault="006827C8">
          <w:pPr>
            <w:pStyle w:val="TOC1"/>
            <w:tabs>
              <w:tab w:val="right" w:leader="dot" w:pos="8630"/>
            </w:tabs>
            <w:rPr>
              <w:rFonts w:ascii="Times New Roman" w:eastAsiaTheme="minorEastAsia" w:hAnsi="Times New Roman" w:cs="Times New Roman"/>
              <w:b w:val="0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215469359" w:history="1">
            <w:r w:rsidRPr="00B50D2F">
              <w:rPr>
                <w:rStyle w:val="Hyperlink"/>
                <w:rFonts w:ascii="Times New Roman" w:eastAsiaTheme="majorEastAsia" w:hAnsi="Times New Roman" w:cs="Times New Roman"/>
                <w:noProof/>
                <w:sz w:val="24"/>
                <w:szCs w:val="24"/>
              </w:rPr>
              <w:t>CHƯƠNG 5: TRIỂN KHAI ỨNG DỤNG VÀ KẾT LUẬN</w:t>
            </w:r>
            <w:r w:rsidRPr="00B50D2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B50D2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B50D2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_Toc215469359 \h </w:instrText>
            </w:r>
            <w:r w:rsidRPr="00B50D2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B50D2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B50D2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6</w:t>
            </w:r>
            <w:r w:rsidRPr="00B50D2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CC95D74" w14:textId="1E65BA2F" w:rsidR="006827C8" w:rsidRPr="00B50D2F" w:rsidRDefault="006827C8">
          <w:pPr>
            <w:pStyle w:val="TOC2"/>
            <w:tabs>
              <w:tab w:val="right" w:leader="dot" w:pos="8630"/>
            </w:tabs>
            <w:rPr>
              <w:rFonts w:ascii="Times New Roman" w:eastAsiaTheme="minorEastAsia" w:hAnsi="Times New Roman" w:cs="Times New Roman"/>
              <w:b w:val="0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215469360" w:history="1">
            <w:r w:rsidRPr="00B50D2F">
              <w:rPr>
                <w:rStyle w:val="Hyperlink"/>
                <w:rFonts w:ascii="Times New Roman" w:eastAsiaTheme="majorEastAsia" w:hAnsi="Times New Roman" w:cs="Times New Roman"/>
                <w:noProof/>
                <w:sz w:val="24"/>
                <w:szCs w:val="24"/>
              </w:rPr>
              <w:t>5.1. Triển khai (Deployment)</w:t>
            </w:r>
            <w:r w:rsidRPr="00B50D2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B50D2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B50D2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_Toc215469360 \h </w:instrText>
            </w:r>
            <w:r w:rsidRPr="00B50D2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B50D2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B50D2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6</w:t>
            </w:r>
            <w:r w:rsidRPr="00B50D2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412F132" w14:textId="1F22F258" w:rsidR="006827C8" w:rsidRPr="00B50D2F" w:rsidRDefault="006827C8">
          <w:pPr>
            <w:pStyle w:val="TOC2"/>
            <w:tabs>
              <w:tab w:val="right" w:leader="dot" w:pos="8630"/>
            </w:tabs>
            <w:rPr>
              <w:rFonts w:ascii="Times New Roman" w:eastAsiaTheme="minorEastAsia" w:hAnsi="Times New Roman" w:cs="Times New Roman"/>
              <w:b w:val="0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215469361" w:history="1">
            <w:r w:rsidRPr="00B50D2F">
              <w:rPr>
                <w:rStyle w:val="Hyperlink"/>
                <w:rFonts w:ascii="Times New Roman" w:eastAsiaTheme="majorEastAsia" w:hAnsi="Times New Roman" w:cs="Times New Roman"/>
                <w:noProof/>
                <w:sz w:val="24"/>
                <w:szCs w:val="24"/>
              </w:rPr>
              <w:t>5.2. Kết luận và Hướng phát triển</w:t>
            </w:r>
            <w:r w:rsidRPr="00B50D2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B50D2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B50D2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_Toc215469361 \h </w:instrText>
            </w:r>
            <w:r w:rsidRPr="00B50D2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B50D2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B50D2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6</w:t>
            </w:r>
            <w:r w:rsidRPr="00B50D2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5BC0500" w14:textId="19B01050" w:rsidR="006827C8" w:rsidRPr="00B50D2F" w:rsidRDefault="006827C8">
          <w:pPr>
            <w:pStyle w:val="TOC1"/>
            <w:tabs>
              <w:tab w:val="right" w:leader="dot" w:pos="8630"/>
            </w:tabs>
            <w:rPr>
              <w:rFonts w:ascii="Times New Roman" w:eastAsiaTheme="minorEastAsia" w:hAnsi="Times New Roman" w:cs="Times New Roman"/>
              <w:b w:val="0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215469362" w:history="1">
            <w:r w:rsidRPr="00B50D2F">
              <w:rPr>
                <w:rStyle w:val="Hyperlink"/>
                <w:rFonts w:ascii="Times New Roman" w:eastAsiaTheme="majorEastAsia" w:hAnsi="Times New Roman" w:cs="Times New Roman"/>
                <w:noProof/>
                <w:sz w:val="24"/>
                <w:szCs w:val="24"/>
              </w:rPr>
              <w:t>DANH MỤC TÀI LIỆU THAM KHẢO</w:t>
            </w:r>
            <w:r w:rsidRPr="00B50D2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B50D2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B50D2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_Toc215469362 \h </w:instrText>
            </w:r>
            <w:r w:rsidRPr="00B50D2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B50D2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B50D2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8</w:t>
            </w:r>
            <w:r w:rsidRPr="00B50D2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27A589D" w14:textId="126E7C0C" w:rsidR="006827C8" w:rsidRPr="00B50D2F" w:rsidRDefault="006827C8">
          <w:pPr>
            <w:rPr>
              <w:rFonts w:ascii="Times New Roman" w:hAnsi="Times New Roman" w:cs="Times New Roman"/>
              <w:sz w:val="24"/>
              <w:szCs w:val="24"/>
            </w:rPr>
          </w:pPr>
          <w:r w:rsidRPr="00B50D2F">
            <w:rPr>
              <w:rFonts w:ascii="Times New Roman" w:hAnsi="Times New Roman" w:cs="Times New Roman"/>
              <w:bCs/>
              <w:noProof/>
              <w:sz w:val="24"/>
              <w:szCs w:val="24"/>
            </w:rPr>
            <w:fldChar w:fldCharType="end"/>
          </w:r>
        </w:p>
      </w:sdtContent>
    </w:sdt>
    <w:p w14:paraId="64972EE7" w14:textId="553B79A6" w:rsidR="00375D1B" w:rsidRDefault="00375D1B">
      <w:pPr>
        <w:rPr>
          <w:rFonts w:ascii="Times New Roman" w:hAnsi="Times New Roman" w:cs="Times New Roman"/>
          <w:sz w:val="24"/>
          <w:szCs w:val="24"/>
        </w:rPr>
      </w:pPr>
    </w:p>
    <w:p w14:paraId="2BBCF482" w14:textId="77777777" w:rsidR="000B258C" w:rsidRDefault="000B258C">
      <w:pPr>
        <w:rPr>
          <w:rFonts w:ascii="Times New Roman" w:hAnsi="Times New Roman" w:cs="Times New Roman"/>
          <w:sz w:val="24"/>
          <w:szCs w:val="24"/>
        </w:rPr>
      </w:pPr>
    </w:p>
    <w:p w14:paraId="22D5566A" w14:textId="77777777" w:rsidR="000B258C" w:rsidRDefault="000B258C">
      <w:pPr>
        <w:rPr>
          <w:rFonts w:ascii="Times New Roman" w:hAnsi="Times New Roman" w:cs="Times New Roman"/>
          <w:sz w:val="24"/>
          <w:szCs w:val="24"/>
        </w:rPr>
      </w:pPr>
    </w:p>
    <w:p w14:paraId="4C5065F6" w14:textId="77777777" w:rsidR="000B258C" w:rsidRPr="00B50D2F" w:rsidRDefault="000B258C">
      <w:pPr>
        <w:rPr>
          <w:rFonts w:ascii="Times New Roman" w:hAnsi="Times New Roman" w:cs="Times New Roman"/>
          <w:sz w:val="24"/>
          <w:szCs w:val="24"/>
        </w:rPr>
      </w:pPr>
    </w:p>
    <w:p w14:paraId="1AB99C93" w14:textId="3B0A4862" w:rsidR="000B258C" w:rsidRPr="00953BC0" w:rsidRDefault="00953BC0" w:rsidP="00953BC0">
      <w:pPr>
        <w:pStyle w:val="Heading1"/>
        <w:jc w:val="center"/>
        <w:rPr>
          <w:rFonts w:ascii="Times New Roman" w:hAnsi="Times New Roman" w:cs="Times New Roman"/>
          <w:sz w:val="36"/>
          <w:szCs w:val="36"/>
        </w:rPr>
      </w:pPr>
      <w:bookmarkStart w:id="7" w:name="_Toc215469345"/>
      <w:proofErr w:type="spellStart"/>
      <w:r w:rsidRPr="00953BC0">
        <w:rPr>
          <w:rFonts w:ascii="Times New Roman" w:hAnsi="Times New Roman" w:cs="Times New Roman"/>
          <w:sz w:val="36"/>
          <w:szCs w:val="36"/>
        </w:rPr>
        <w:lastRenderedPageBreak/>
        <w:t>Bảng</w:t>
      </w:r>
      <w:proofErr w:type="spellEnd"/>
      <w:r w:rsidRPr="00953BC0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53BC0">
        <w:rPr>
          <w:rFonts w:ascii="Times New Roman" w:hAnsi="Times New Roman" w:cs="Times New Roman"/>
          <w:sz w:val="36"/>
          <w:szCs w:val="36"/>
        </w:rPr>
        <w:t>phân</w:t>
      </w:r>
      <w:proofErr w:type="spellEnd"/>
      <w:r w:rsidRPr="00953BC0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53BC0">
        <w:rPr>
          <w:rFonts w:ascii="Times New Roman" w:hAnsi="Times New Roman" w:cs="Times New Roman"/>
          <w:sz w:val="36"/>
          <w:szCs w:val="36"/>
        </w:rPr>
        <w:t>công</w:t>
      </w:r>
      <w:proofErr w:type="spellEnd"/>
      <w:r w:rsidRPr="00953BC0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53BC0">
        <w:rPr>
          <w:rFonts w:ascii="Times New Roman" w:hAnsi="Times New Roman" w:cs="Times New Roman"/>
          <w:sz w:val="36"/>
          <w:szCs w:val="36"/>
        </w:rPr>
        <w:t>nhiệm</w:t>
      </w:r>
      <w:proofErr w:type="spellEnd"/>
      <w:r w:rsidRPr="00953BC0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53BC0">
        <w:rPr>
          <w:rFonts w:ascii="Times New Roman" w:hAnsi="Times New Roman" w:cs="Times New Roman"/>
          <w:sz w:val="36"/>
          <w:szCs w:val="36"/>
        </w:rPr>
        <w:t>vụ</w:t>
      </w:r>
      <w:proofErr w:type="spellEnd"/>
    </w:p>
    <w:p w14:paraId="0A4929A2" w14:textId="77777777" w:rsidR="000B258C" w:rsidRDefault="000B258C">
      <w:pPr>
        <w:spacing w:after="200" w:line="276" w:lineRule="auto"/>
        <w:jc w:val="left"/>
        <w:rPr>
          <w:rFonts w:ascii="Times New Roman" w:eastAsiaTheme="majorEastAsia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2220EDC7" w14:textId="6BA65698" w:rsidR="000B258C" w:rsidRPr="00687F23" w:rsidRDefault="00687F23" w:rsidP="00687F23">
      <w:pPr>
        <w:pStyle w:val="Heading1"/>
        <w:jc w:val="center"/>
        <w:rPr>
          <w:rFonts w:ascii="Times New Roman" w:hAnsi="Times New Roman" w:cs="Times New Roman"/>
          <w:sz w:val="36"/>
          <w:szCs w:val="36"/>
        </w:rPr>
      </w:pPr>
      <w:r w:rsidRPr="00687F23">
        <w:rPr>
          <w:rFonts w:ascii="Times New Roman" w:hAnsi="Times New Roman" w:cs="Times New Roman"/>
          <w:sz w:val="36"/>
          <w:szCs w:val="36"/>
        </w:rPr>
        <w:lastRenderedPageBreak/>
        <w:t xml:space="preserve">Danh </w:t>
      </w:r>
      <w:proofErr w:type="spellStart"/>
      <w:r w:rsidRPr="00687F23">
        <w:rPr>
          <w:rFonts w:ascii="Times New Roman" w:hAnsi="Times New Roman" w:cs="Times New Roman"/>
          <w:sz w:val="36"/>
          <w:szCs w:val="36"/>
        </w:rPr>
        <w:t>mục</w:t>
      </w:r>
      <w:proofErr w:type="spellEnd"/>
      <w:r w:rsidRPr="00687F23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687F23">
        <w:rPr>
          <w:rFonts w:ascii="Times New Roman" w:hAnsi="Times New Roman" w:cs="Times New Roman"/>
          <w:sz w:val="36"/>
          <w:szCs w:val="36"/>
        </w:rPr>
        <w:t>bảng</w:t>
      </w:r>
      <w:proofErr w:type="spellEnd"/>
      <w:r w:rsidRPr="00687F23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687F23">
        <w:rPr>
          <w:rFonts w:ascii="Times New Roman" w:hAnsi="Times New Roman" w:cs="Times New Roman"/>
          <w:sz w:val="36"/>
          <w:szCs w:val="36"/>
        </w:rPr>
        <w:t>và</w:t>
      </w:r>
      <w:proofErr w:type="spellEnd"/>
      <w:r w:rsidRPr="00687F23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687F23">
        <w:rPr>
          <w:rFonts w:ascii="Times New Roman" w:hAnsi="Times New Roman" w:cs="Times New Roman"/>
          <w:sz w:val="36"/>
          <w:szCs w:val="36"/>
        </w:rPr>
        <w:t>hình</w:t>
      </w:r>
      <w:proofErr w:type="spellEnd"/>
      <w:r w:rsidRPr="00687F23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687F23">
        <w:rPr>
          <w:rFonts w:ascii="Times New Roman" w:hAnsi="Times New Roman" w:cs="Times New Roman"/>
          <w:sz w:val="36"/>
          <w:szCs w:val="36"/>
        </w:rPr>
        <w:t>ảnh</w:t>
      </w:r>
      <w:proofErr w:type="spellEnd"/>
    </w:p>
    <w:p w14:paraId="37F6F430" w14:textId="77777777" w:rsidR="000B258C" w:rsidRDefault="000B258C">
      <w:pPr>
        <w:spacing w:after="200" w:line="276" w:lineRule="auto"/>
        <w:jc w:val="left"/>
        <w:rPr>
          <w:rFonts w:ascii="Times New Roman" w:eastAsiaTheme="majorEastAsia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36FD2BA4" w14:textId="7D85ECC9" w:rsidR="000B258C" w:rsidRPr="000B258C" w:rsidRDefault="00BD0573" w:rsidP="000B258C">
      <w:pPr>
        <w:pStyle w:val="Heading1"/>
        <w:jc w:val="center"/>
        <w:rPr>
          <w:rFonts w:ascii="Times New Roman" w:hAnsi="Times New Roman" w:cs="Times New Roman"/>
          <w:sz w:val="36"/>
          <w:szCs w:val="36"/>
        </w:rPr>
      </w:pPr>
      <w:proofErr w:type="spellStart"/>
      <w:r>
        <w:rPr>
          <w:rFonts w:ascii="Times New Roman" w:hAnsi="Times New Roman" w:cs="Times New Roman"/>
          <w:sz w:val="36"/>
          <w:szCs w:val="36"/>
        </w:rPr>
        <w:lastRenderedPageBreak/>
        <w:t>Kí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tự</w:t>
      </w:r>
      <w:proofErr w:type="spellEnd"/>
      <w:r w:rsidR="000B258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0B258C">
        <w:rPr>
          <w:rFonts w:ascii="Times New Roman" w:hAnsi="Times New Roman" w:cs="Times New Roman"/>
          <w:sz w:val="36"/>
          <w:szCs w:val="36"/>
        </w:rPr>
        <w:t>viết</w:t>
      </w:r>
      <w:proofErr w:type="spellEnd"/>
      <w:r w:rsidR="000B258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0B258C">
        <w:rPr>
          <w:rFonts w:ascii="Times New Roman" w:hAnsi="Times New Roman" w:cs="Times New Roman"/>
          <w:sz w:val="36"/>
          <w:szCs w:val="36"/>
        </w:rPr>
        <w:t>tắt</w:t>
      </w:r>
      <w:proofErr w:type="spellEnd"/>
    </w:p>
    <w:tbl>
      <w:tblPr>
        <w:tblStyle w:val="TableGrid"/>
        <w:tblpPr w:leftFromText="180" w:rightFromText="180" w:vertAnchor="text" w:horzAnchor="margin" w:tblpY="185"/>
        <w:tblW w:w="0" w:type="auto"/>
        <w:tblLook w:val="04A0" w:firstRow="1" w:lastRow="0" w:firstColumn="1" w:lastColumn="0" w:noHBand="0" w:noVBand="1"/>
      </w:tblPr>
      <w:tblGrid>
        <w:gridCol w:w="4420"/>
        <w:gridCol w:w="4436"/>
      </w:tblGrid>
      <w:tr w:rsidR="008E2ED7" w14:paraId="4DF569CE" w14:textId="77777777" w:rsidTr="008E2ED7">
        <w:tc>
          <w:tcPr>
            <w:tcW w:w="4420" w:type="dxa"/>
          </w:tcPr>
          <w:p w14:paraId="132658DE" w14:textId="77777777" w:rsidR="008E2ED7" w:rsidRPr="008E2ED7" w:rsidRDefault="008E2ED7" w:rsidP="008E2ED7">
            <w:pPr>
              <w:rPr>
                <w:rFonts w:ascii="Times New Roman" w:hAnsi="Times New Roman" w:cs="Times New Roman"/>
                <w:sz w:val="24"/>
                <w:szCs w:val="24"/>
                <w:highlight w:val="lightGray"/>
              </w:rPr>
            </w:pPr>
            <w:r w:rsidRPr="008E2ED7">
              <w:rPr>
                <w:rFonts w:ascii="Times New Roman" w:hAnsi="Times New Roman" w:cs="Times New Roman"/>
                <w:sz w:val="24"/>
                <w:szCs w:val="24"/>
                <w:highlight w:val="lightGray"/>
              </w:rPr>
              <w:t>ML</w:t>
            </w:r>
          </w:p>
        </w:tc>
        <w:tc>
          <w:tcPr>
            <w:tcW w:w="4436" w:type="dxa"/>
          </w:tcPr>
          <w:p w14:paraId="412BF226" w14:textId="77777777" w:rsidR="008E2ED7" w:rsidRPr="008E2ED7" w:rsidRDefault="008E2ED7" w:rsidP="008E2ED7">
            <w:pPr>
              <w:rPr>
                <w:rFonts w:ascii="Times New Roman" w:hAnsi="Times New Roman" w:cs="Times New Roman"/>
                <w:sz w:val="24"/>
                <w:szCs w:val="24"/>
                <w:highlight w:val="lightGray"/>
              </w:rPr>
            </w:pPr>
            <w:r w:rsidRPr="008E2ED7">
              <w:rPr>
                <w:rFonts w:ascii="Times New Roman" w:hAnsi="Times New Roman" w:cs="Times New Roman"/>
                <w:sz w:val="24"/>
                <w:szCs w:val="24"/>
                <w:highlight w:val="lightGray"/>
              </w:rPr>
              <w:t>Machine learning</w:t>
            </w:r>
          </w:p>
        </w:tc>
      </w:tr>
      <w:tr w:rsidR="008E2ED7" w14:paraId="49C6EFC9" w14:textId="77777777" w:rsidTr="008E2ED7">
        <w:tc>
          <w:tcPr>
            <w:tcW w:w="4420" w:type="dxa"/>
          </w:tcPr>
          <w:p w14:paraId="5AE8E10C" w14:textId="77777777" w:rsidR="008E2ED7" w:rsidRPr="008E2ED7" w:rsidRDefault="008E2ED7" w:rsidP="008E2ED7">
            <w:pPr>
              <w:rPr>
                <w:rFonts w:ascii="Times New Roman" w:hAnsi="Times New Roman" w:cs="Times New Roman"/>
                <w:sz w:val="24"/>
                <w:szCs w:val="24"/>
                <w:highlight w:val="lightGray"/>
              </w:rPr>
            </w:pPr>
            <w:r w:rsidRPr="008E2ED7">
              <w:rPr>
                <w:rFonts w:ascii="Times New Roman" w:hAnsi="Times New Roman" w:cs="Times New Roman"/>
                <w:sz w:val="24"/>
                <w:szCs w:val="24"/>
                <w:highlight w:val="lightGray"/>
              </w:rPr>
              <w:t>DL</w:t>
            </w:r>
          </w:p>
        </w:tc>
        <w:tc>
          <w:tcPr>
            <w:tcW w:w="4436" w:type="dxa"/>
          </w:tcPr>
          <w:p w14:paraId="330E61B3" w14:textId="77777777" w:rsidR="008E2ED7" w:rsidRPr="008E2ED7" w:rsidRDefault="008E2ED7" w:rsidP="008E2ED7">
            <w:pPr>
              <w:rPr>
                <w:rFonts w:ascii="Times New Roman" w:hAnsi="Times New Roman" w:cs="Times New Roman"/>
                <w:sz w:val="24"/>
                <w:szCs w:val="24"/>
                <w:highlight w:val="lightGray"/>
              </w:rPr>
            </w:pPr>
            <w:r w:rsidRPr="008E2ED7">
              <w:rPr>
                <w:rFonts w:ascii="Times New Roman" w:hAnsi="Times New Roman" w:cs="Times New Roman"/>
                <w:sz w:val="24"/>
                <w:szCs w:val="24"/>
                <w:highlight w:val="lightGray"/>
              </w:rPr>
              <w:t>Deep learning</w:t>
            </w:r>
          </w:p>
        </w:tc>
      </w:tr>
      <w:tr w:rsidR="008E2ED7" w14:paraId="5C4BFCF4" w14:textId="77777777" w:rsidTr="008E2ED7">
        <w:tc>
          <w:tcPr>
            <w:tcW w:w="4420" w:type="dxa"/>
          </w:tcPr>
          <w:p w14:paraId="6FE9D11A" w14:textId="77777777" w:rsidR="008E2ED7" w:rsidRPr="008E2ED7" w:rsidRDefault="008E2ED7" w:rsidP="008E2ED7">
            <w:pPr>
              <w:rPr>
                <w:rFonts w:ascii="Times New Roman" w:hAnsi="Times New Roman" w:cs="Times New Roman"/>
                <w:sz w:val="24"/>
                <w:szCs w:val="24"/>
                <w:highlight w:val="lightGray"/>
              </w:rPr>
            </w:pPr>
            <w:r w:rsidRPr="008E2ED7">
              <w:rPr>
                <w:rFonts w:ascii="Times New Roman" w:hAnsi="Times New Roman" w:cs="Times New Roman"/>
                <w:sz w:val="24"/>
                <w:szCs w:val="24"/>
                <w:highlight w:val="lightGray"/>
              </w:rPr>
              <w:t>TFT</w:t>
            </w:r>
          </w:p>
        </w:tc>
        <w:tc>
          <w:tcPr>
            <w:tcW w:w="4436" w:type="dxa"/>
          </w:tcPr>
          <w:p w14:paraId="7807BF8A" w14:textId="77777777" w:rsidR="008E2ED7" w:rsidRPr="008E2ED7" w:rsidRDefault="008E2ED7" w:rsidP="008E2ED7">
            <w:pPr>
              <w:rPr>
                <w:rFonts w:ascii="Times New Roman" w:hAnsi="Times New Roman" w:cs="Times New Roman"/>
                <w:sz w:val="24"/>
                <w:szCs w:val="24"/>
                <w:highlight w:val="lightGray"/>
              </w:rPr>
            </w:pPr>
            <w:r w:rsidRPr="008E2ED7">
              <w:rPr>
                <w:rFonts w:ascii="Times New Roman" w:hAnsi="Times New Roman" w:cs="Times New Roman"/>
                <w:sz w:val="24"/>
                <w:szCs w:val="24"/>
                <w:highlight w:val="lightGray"/>
              </w:rPr>
              <w:t>Temporal Fusion Transformer</w:t>
            </w:r>
          </w:p>
        </w:tc>
      </w:tr>
      <w:tr w:rsidR="008E2ED7" w14:paraId="5047F504" w14:textId="77777777" w:rsidTr="008E2ED7">
        <w:tc>
          <w:tcPr>
            <w:tcW w:w="4420" w:type="dxa"/>
          </w:tcPr>
          <w:p w14:paraId="6A34052A" w14:textId="77777777" w:rsidR="008E2ED7" w:rsidRPr="008E2ED7" w:rsidRDefault="008E2ED7" w:rsidP="008E2ED7">
            <w:pPr>
              <w:rPr>
                <w:rFonts w:ascii="Times New Roman" w:hAnsi="Times New Roman" w:cs="Times New Roman"/>
                <w:sz w:val="24"/>
                <w:szCs w:val="24"/>
                <w:highlight w:val="lightGray"/>
              </w:rPr>
            </w:pPr>
            <w:proofErr w:type="spellStart"/>
            <w:r w:rsidRPr="008E2ED7">
              <w:rPr>
                <w:rFonts w:ascii="Times New Roman" w:hAnsi="Times New Roman" w:cs="Times New Roman"/>
                <w:sz w:val="24"/>
                <w:szCs w:val="24"/>
                <w:highlight w:val="lightGray"/>
              </w:rPr>
              <w:t>XGBoost</w:t>
            </w:r>
            <w:proofErr w:type="spellEnd"/>
          </w:p>
        </w:tc>
        <w:tc>
          <w:tcPr>
            <w:tcW w:w="4436" w:type="dxa"/>
          </w:tcPr>
          <w:p w14:paraId="68B70501" w14:textId="77777777" w:rsidR="008E2ED7" w:rsidRPr="008E2ED7" w:rsidRDefault="008E2ED7" w:rsidP="008E2ED7">
            <w:pPr>
              <w:rPr>
                <w:rFonts w:ascii="Times New Roman" w:hAnsi="Times New Roman" w:cs="Times New Roman"/>
                <w:sz w:val="24"/>
                <w:szCs w:val="24"/>
                <w:highlight w:val="lightGray"/>
              </w:rPr>
            </w:pPr>
            <w:r w:rsidRPr="008E2ED7">
              <w:rPr>
                <w:rFonts w:ascii="Times New Roman" w:hAnsi="Times New Roman" w:cs="Times New Roman"/>
                <w:sz w:val="24"/>
                <w:szCs w:val="24"/>
                <w:highlight w:val="lightGray"/>
              </w:rPr>
              <w:t>Extreme Gradient Boost</w:t>
            </w:r>
          </w:p>
        </w:tc>
      </w:tr>
      <w:tr w:rsidR="008E2ED7" w14:paraId="700A2950" w14:textId="77777777" w:rsidTr="008E2ED7">
        <w:tc>
          <w:tcPr>
            <w:tcW w:w="4420" w:type="dxa"/>
          </w:tcPr>
          <w:p w14:paraId="738F8BBE" w14:textId="77777777" w:rsidR="008E2ED7" w:rsidRPr="008E2ED7" w:rsidRDefault="008E2ED7" w:rsidP="008E2ED7">
            <w:pPr>
              <w:rPr>
                <w:rFonts w:ascii="Times New Roman" w:hAnsi="Times New Roman" w:cs="Times New Roman"/>
                <w:b w:val="0"/>
                <w:bCs/>
                <w:caps/>
                <w:sz w:val="24"/>
                <w:szCs w:val="24"/>
                <w:highlight w:val="lightGray"/>
              </w:rPr>
            </w:pPr>
            <w:r w:rsidRPr="008E2ED7">
              <w:rPr>
                <w:rFonts w:ascii="Times New Roman" w:hAnsi="Times New Roman" w:cs="Times New Roman"/>
                <w:sz w:val="24"/>
                <w:szCs w:val="24"/>
                <w:highlight w:val="lightGray"/>
              </w:rPr>
              <w:t>RMSE</w:t>
            </w:r>
          </w:p>
          <w:p w14:paraId="64F0EA70" w14:textId="77777777" w:rsidR="008E2ED7" w:rsidRPr="008E2ED7" w:rsidRDefault="008E2ED7" w:rsidP="008E2ED7">
            <w:pPr>
              <w:rPr>
                <w:rFonts w:ascii="Times New Roman" w:hAnsi="Times New Roman" w:cs="Times New Roman"/>
                <w:sz w:val="24"/>
                <w:szCs w:val="24"/>
                <w:highlight w:val="lightGray"/>
              </w:rPr>
            </w:pPr>
            <w:r w:rsidRPr="008E2ED7">
              <w:rPr>
                <w:rFonts w:ascii="Times New Roman" w:hAnsi="Times New Roman" w:cs="Times New Roman"/>
                <w:sz w:val="24"/>
                <w:szCs w:val="24"/>
                <w:highlight w:val="lightGray"/>
              </w:rPr>
              <w:t>MAPE</w:t>
            </w:r>
          </w:p>
        </w:tc>
        <w:tc>
          <w:tcPr>
            <w:tcW w:w="4436" w:type="dxa"/>
          </w:tcPr>
          <w:p w14:paraId="095EB29E" w14:textId="77777777" w:rsidR="008E2ED7" w:rsidRPr="008E2ED7" w:rsidRDefault="008E2ED7" w:rsidP="008E2ED7">
            <w:pPr>
              <w:rPr>
                <w:rFonts w:ascii="Times New Roman" w:hAnsi="Times New Roman" w:cs="Times New Roman"/>
                <w:sz w:val="24"/>
                <w:szCs w:val="24"/>
                <w:highlight w:val="lightGray"/>
              </w:rPr>
            </w:pPr>
            <w:r w:rsidRPr="008E2ED7">
              <w:rPr>
                <w:rFonts w:ascii="Times New Roman" w:hAnsi="Times New Roman" w:cs="Times New Roman"/>
                <w:sz w:val="24"/>
                <w:szCs w:val="24"/>
                <w:highlight w:val="lightGray"/>
              </w:rPr>
              <w:t xml:space="preserve">Root mean </w:t>
            </w:r>
            <w:proofErr w:type="spellStart"/>
            <w:r w:rsidRPr="008E2ED7">
              <w:rPr>
                <w:rFonts w:ascii="Times New Roman" w:hAnsi="Times New Roman" w:cs="Times New Roman"/>
                <w:sz w:val="24"/>
                <w:szCs w:val="24"/>
                <w:highlight w:val="lightGray"/>
              </w:rPr>
              <w:t>sqare</w:t>
            </w:r>
            <w:proofErr w:type="spellEnd"/>
            <w:r w:rsidRPr="008E2ED7">
              <w:rPr>
                <w:rFonts w:ascii="Times New Roman" w:hAnsi="Times New Roman" w:cs="Times New Roman"/>
                <w:sz w:val="24"/>
                <w:szCs w:val="24"/>
                <w:highlight w:val="lightGray"/>
              </w:rPr>
              <w:t xml:space="preserve"> error</w:t>
            </w:r>
          </w:p>
          <w:p w14:paraId="10F70868" w14:textId="77777777" w:rsidR="008E2ED7" w:rsidRPr="008E2ED7" w:rsidRDefault="008E2ED7" w:rsidP="008E2ED7">
            <w:pPr>
              <w:rPr>
                <w:rFonts w:ascii="Times New Roman" w:hAnsi="Times New Roman" w:cs="Times New Roman"/>
                <w:sz w:val="24"/>
                <w:szCs w:val="24"/>
                <w:highlight w:val="lightGray"/>
              </w:rPr>
            </w:pPr>
            <w:r w:rsidRPr="008E2ED7">
              <w:rPr>
                <w:rFonts w:ascii="Times New Roman" w:hAnsi="Times New Roman" w:cs="Times New Roman"/>
                <w:sz w:val="24"/>
                <w:szCs w:val="24"/>
                <w:highlight w:val="lightGray"/>
              </w:rPr>
              <w:t>Mean Absolute Percentage Error</w:t>
            </w:r>
          </w:p>
        </w:tc>
      </w:tr>
    </w:tbl>
    <w:p w14:paraId="5DC60387" w14:textId="77777777" w:rsidR="008E2ED7" w:rsidRDefault="000B258C">
      <w:pPr>
        <w:spacing w:after="200" w:line="276" w:lineRule="auto"/>
        <w:jc w:val="left"/>
        <w:rPr>
          <w:rFonts w:ascii="Times New Roman" w:eastAsiaTheme="majorEastAsia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3199E8D6" w14:textId="3D4D691B" w:rsidR="000B258C" w:rsidRDefault="000B258C">
      <w:pPr>
        <w:spacing w:after="200" w:line="276" w:lineRule="auto"/>
        <w:jc w:val="left"/>
        <w:rPr>
          <w:rFonts w:ascii="Times New Roman" w:eastAsiaTheme="majorEastAsia" w:hAnsi="Times New Roman" w:cs="Times New Roman"/>
          <w:bCs/>
          <w:sz w:val="24"/>
          <w:szCs w:val="24"/>
        </w:rPr>
      </w:pPr>
    </w:p>
    <w:p w14:paraId="16EF37A6" w14:textId="77777777" w:rsidR="00375D1B" w:rsidRPr="00B50D2F" w:rsidRDefault="00A55B24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B50D2F">
        <w:rPr>
          <w:rFonts w:ascii="Times New Roman" w:hAnsi="Times New Roman" w:cs="Times New Roman"/>
          <w:sz w:val="24"/>
          <w:szCs w:val="24"/>
        </w:rPr>
        <w:t>CHƯƠNG 1: GIỚI THIỆU</w:t>
      </w:r>
      <w:bookmarkEnd w:id="7"/>
    </w:p>
    <w:p w14:paraId="7236AC13" w14:textId="77777777" w:rsidR="00375D1B" w:rsidRPr="00B50D2F" w:rsidRDefault="00A55B24">
      <w:pPr>
        <w:pStyle w:val="Heading2"/>
        <w:rPr>
          <w:rFonts w:ascii="Times New Roman" w:hAnsi="Times New Roman" w:cs="Times New Roman"/>
          <w:sz w:val="24"/>
          <w:szCs w:val="24"/>
        </w:rPr>
      </w:pPr>
      <w:bookmarkStart w:id="8" w:name="_Toc215469346"/>
      <w:r w:rsidRPr="00B50D2F">
        <w:rPr>
          <w:rFonts w:ascii="Times New Roman" w:hAnsi="Times New Roman" w:cs="Times New Roman"/>
          <w:sz w:val="24"/>
          <w:szCs w:val="24"/>
        </w:rPr>
        <w:t xml:space="preserve">1.1. Lý do </w:t>
      </w:r>
      <w:proofErr w:type="spellStart"/>
      <w:r w:rsidRPr="00B50D2F">
        <w:rPr>
          <w:rFonts w:ascii="Times New Roman" w:hAnsi="Times New Roman" w:cs="Times New Roman"/>
          <w:sz w:val="24"/>
          <w:szCs w:val="24"/>
        </w:rPr>
        <w:t>chọn</w:t>
      </w:r>
      <w:proofErr w:type="spellEnd"/>
      <w:r w:rsidRPr="00B50D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0D2F">
        <w:rPr>
          <w:rFonts w:ascii="Times New Roman" w:hAnsi="Times New Roman" w:cs="Times New Roman"/>
          <w:sz w:val="24"/>
          <w:szCs w:val="24"/>
        </w:rPr>
        <w:t>đề</w:t>
      </w:r>
      <w:proofErr w:type="spellEnd"/>
      <w:r w:rsidRPr="00B50D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0D2F">
        <w:rPr>
          <w:rFonts w:ascii="Times New Roman" w:hAnsi="Times New Roman" w:cs="Times New Roman"/>
          <w:sz w:val="24"/>
          <w:szCs w:val="24"/>
        </w:rPr>
        <w:t>tài</w:t>
      </w:r>
      <w:bookmarkEnd w:id="8"/>
      <w:proofErr w:type="spellEnd"/>
    </w:p>
    <w:p w14:paraId="36744DC3" w14:textId="77777777" w:rsidR="00375D1B" w:rsidRPr="00B50D2F" w:rsidRDefault="00A55B24">
      <w:pPr>
        <w:rPr>
          <w:rFonts w:ascii="Times New Roman" w:hAnsi="Times New Roman" w:cs="Times New Roman"/>
          <w:b w:val="0"/>
          <w:bCs/>
          <w:sz w:val="24"/>
          <w:szCs w:val="24"/>
        </w:rPr>
      </w:pPr>
      <w:proofErr w:type="spellStart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>Thời</w:t>
      </w:r>
      <w:proofErr w:type="spellEnd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>tiết</w:t>
      </w:r>
      <w:proofErr w:type="spellEnd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>đóng</w:t>
      </w:r>
      <w:proofErr w:type="spellEnd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>vai</w:t>
      </w:r>
      <w:proofErr w:type="spellEnd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>trò</w:t>
      </w:r>
      <w:proofErr w:type="spellEnd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>quan</w:t>
      </w:r>
      <w:proofErr w:type="spellEnd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>trọng</w:t>
      </w:r>
      <w:proofErr w:type="spellEnd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>trong</w:t>
      </w:r>
      <w:proofErr w:type="spellEnd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>đời</w:t>
      </w:r>
      <w:proofErr w:type="spellEnd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>sống</w:t>
      </w:r>
      <w:proofErr w:type="spellEnd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>kinh</w:t>
      </w:r>
      <w:proofErr w:type="spellEnd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>tế</w:t>
      </w:r>
      <w:proofErr w:type="spellEnd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 xml:space="preserve"> - </w:t>
      </w:r>
      <w:proofErr w:type="spellStart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>xã</w:t>
      </w:r>
      <w:proofErr w:type="spellEnd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>hội</w:t>
      </w:r>
      <w:proofErr w:type="spellEnd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 xml:space="preserve">, </w:t>
      </w:r>
      <w:proofErr w:type="spellStart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>đặc</w:t>
      </w:r>
      <w:proofErr w:type="spellEnd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>biệt</w:t>
      </w:r>
      <w:proofErr w:type="spellEnd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>tại</w:t>
      </w:r>
      <w:proofErr w:type="spellEnd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>thành</w:t>
      </w:r>
      <w:proofErr w:type="spellEnd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>phố</w:t>
      </w:r>
      <w:proofErr w:type="spellEnd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 xml:space="preserve"> du </w:t>
      </w:r>
      <w:proofErr w:type="spellStart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>lịch</w:t>
      </w:r>
      <w:proofErr w:type="spellEnd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>biển</w:t>
      </w:r>
      <w:proofErr w:type="spellEnd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>như</w:t>
      </w:r>
      <w:proofErr w:type="spellEnd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>Đà</w:t>
      </w:r>
      <w:proofErr w:type="spellEnd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 xml:space="preserve"> Nẵng. </w:t>
      </w:r>
      <w:proofErr w:type="spellStart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>Việc</w:t>
      </w:r>
      <w:proofErr w:type="spellEnd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>dự</w:t>
      </w:r>
      <w:proofErr w:type="spellEnd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>báo</w:t>
      </w:r>
      <w:proofErr w:type="spellEnd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>chính</w:t>
      </w:r>
      <w:proofErr w:type="spellEnd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>xác</w:t>
      </w:r>
      <w:proofErr w:type="spellEnd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>mưa</w:t>
      </w:r>
      <w:proofErr w:type="spellEnd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 xml:space="preserve">, </w:t>
      </w:r>
      <w:proofErr w:type="spellStart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>nắng</w:t>
      </w:r>
      <w:proofErr w:type="spellEnd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 xml:space="preserve">, </w:t>
      </w:r>
      <w:proofErr w:type="spellStart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>nhiệt</w:t>
      </w:r>
      <w:proofErr w:type="spellEnd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>độ</w:t>
      </w:r>
      <w:proofErr w:type="spellEnd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>không</w:t>
      </w:r>
      <w:proofErr w:type="spellEnd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>chỉ</w:t>
      </w:r>
      <w:proofErr w:type="spellEnd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>giúp</w:t>
      </w:r>
      <w:proofErr w:type="spellEnd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>người</w:t>
      </w:r>
      <w:proofErr w:type="spellEnd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>dân</w:t>
      </w:r>
      <w:proofErr w:type="spellEnd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>chủ</w:t>
      </w:r>
      <w:proofErr w:type="spellEnd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>động</w:t>
      </w:r>
      <w:proofErr w:type="spellEnd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>trong</w:t>
      </w:r>
      <w:proofErr w:type="spellEnd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>sinh</w:t>
      </w:r>
      <w:proofErr w:type="spellEnd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>hoạt</w:t>
      </w:r>
      <w:proofErr w:type="spellEnd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>mà</w:t>
      </w:r>
      <w:proofErr w:type="spellEnd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>còn</w:t>
      </w:r>
      <w:proofErr w:type="spellEnd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>hỗ</w:t>
      </w:r>
      <w:proofErr w:type="spellEnd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>trợ</w:t>
      </w:r>
      <w:proofErr w:type="spellEnd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 xml:space="preserve"> du </w:t>
      </w:r>
      <w:proofErr w:type="spellStart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>khách</w:t>
      </w:r>
      <w:proofErr w:type="spellEnd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>lên</w:t>
      </w:r>
      <w:proofErr w:type="spellEnd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>kế</w:t>
      </w:r>
      <w:proofErr w:type="spellEnd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>hoạch</w:t>
      </w:r>
      <w:proofErr w:type="spellEnd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>tham</w:t>
      </w:r>
      <w:proofErr w:type="spellEnd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>quan</w:t>
      </w:r>
      <w:proofErr w:type="spellEnd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 xml:space="preserve">. </w:t>
      </w:r>
      <w:proofErr w:type="spellStart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>Với</w:t>
      </w:r>
      <w:proofErr w:type="spellEnd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>sự</w:t>
      </w:r>
      <w:proofErr w:type="spellEnd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>phát</w:t>
      </w:r>
      <w:proofErr w:type="spellEnd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>triển</w:t>
      </w:r>
      <w:proofErr w:type="spellEnd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>của</w:t>
      </w:r>
      <w:proofErr w:type="spellEnd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 xml:space="preserve"> Trí </w:t>
      </w:r>
      <w:proofErr w:type="spellStart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>tuệ</w:t>
      </w:r>
      <w:proofErr w:type="spellEnd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>nhân</w:t>
      </w:r>
      <w:proofErr w:type="spellEnd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>tạo</w:t>
      </w:r>
      <w:proofErr w:type="spellEnd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 xml:space="preserve"> (AI), </w:t>
      </w:r>
      <w:proofErr w:type="spellStart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>việc</w:t>
      </w:r>
      <w:proofErr w:type="spellEnd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>áp</w:t>
      </w:r>
      <w:proofErr w:type="spellEnd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>dụng</w:t>
      </w:r>
      <w:proofErr w:type="spellEnd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>các</w:t>
      </w:r>
      <w:proofErr w:type="spellEnd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>thuật</w:t>
      </w:r>
      <w:proofErr w:type="spellEnd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>toán</w:t>
      </w:r>
      <w:proofErr w:type="spellEnd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 xml:space="preserve"> Học </w:t>
      </w:r>
      <w:proofErr w:type="spellStart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>máy</w:t>
      </w:r>
      <w:proofErr w:type="spellEnd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 xml:space="preserve"> (Machine Learning) </w:t>
      </w:r>
      <w:proofErr w:type="spellStart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>vào</w:t>
      </w:r>
      <w:proofErr w:type="spellEnd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>dự</w:t>
      </w:r>
      <w:proofErr w:type="spellEnd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>báo</w:t>
      </w:r>
      <w:proofErr w:type="spellEnd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>thời</w:t>
      </w:r>
      <w:proofErr w:type="spellEnd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>tiết</w:t>
      </w:r>
      <w:proofErr w:type="spellEnd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>đang</w:t>
      </w:r>
      <w:proofErr w:type="spellEnd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>trở</w:t>
      </w:r>
      <w:proofErr w:type="spellEnd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>thành</w:t>
      </w:r>
      <w:proofErr w:type="spellEnd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 xml:space="preserve"> xu </w:t>
      </w:r>
      <w:proofErr w:type="spellStart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>hướng</w:t>
      </w:r>
      <w:proofErr w:type="spellEnd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>thay</w:t>
      </w:r>
      <w:proofErr w:type="spellEnd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>thế</w:t>
      </w:r>
      <w:proofErr w:type="spellEnd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>hoặc</w:t>
      </w:r>
      <w:proofErr w:type="spellEnd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>bổ</w:t>
      </w:r>
      <w:proofErr w:type="spellEnd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>trợ</w:t>
      </w:r>
      <w:proofErr w:type="spellEnd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>cho</w:t>
      </w:r>
      <w:proofErr w:type="spellEnd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>các</w:t>
      </w:r>
      <w:proofErr w:type="spellEnd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>phương</w:t>
      </w:r>
      <w:proofErr w:type="spellEnd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>pháp</w:t>
      </w:r>
      <w:proofErr w:type="spellEnd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>khí</w:t>
      </w:r>
      <w:proofErr w:type="spellEnd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>tượng</w:t>
      </w:r>
      <w:proofErr w:type="spellEnd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>truyền</w:t>
      </w:r>
      <w:proofErr w:type="spellEnd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>thống</w:t>
      </w:r>
      <w:proofErr w:type="spellEnd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>.</w:t>
      </w:r>
    </w:p>
    <w:p w14:paraId="26D80B3B" w14:textId="77777777" w:rsidR="00375D1B" w:rsidRPr="00B50D2F" w:rsidRDefault="00A55B24">
      <w:pPr>
        <w:pStyle w:val="Heading2"/>
        <w:rPr>
          <w:rFonts w:ascii="Times New Roman" w:hAnsi="Times New Roman" w:cs="Times New Roman"/>
          <w:bCs w:val="0"/>
          <w:sz w:val="24"/>
          <w:szCs w:val="24"/>
        </w:rPr>
      </w:pPr>
      <w:bookmarkStart w:id="9" w:name="_Toc215469347"/>
      <w:r w:rsidRPr="00B50D2F">
        <w:rPr>
          <w:rFonts w:ascii="Times New Roman" w:hAnsi="Times New Roman" w:cs="Times New Roman"/>
          <w:bCs w:val="0"/>
          <w:sz w:val="24"/>
          <w:szCs w:val="24"/>
        </w:rPr>
        <w:t xml:space="preserve">1.2. </w:t>
      </w:r>
      <w:proofErr w:type="spellStart"/>
      <w:r w:rsidRPr="00B50D2F">
        <w:rPr>
          <w:rFonts w:ascii="Times New Roman" w:hAnsi="Times New Roman" w:cs="Times New Roman"/>
          <w:bCs w:val="0"/>
          <w:sz w:val="24"/>
          <w:szCs w:val="24"/>
        </w:rPr>
        <w:t>Mục</w:t>
      </w:r>
      <w:proofErr w:type="spellEnd"/>
      <w:r w:rsidRPr="00B50D2F">
        <w:rPr>
          <w:rFonts w:ascii="Times New Roman" w:hAnsi="Times New Roman" w:cs="Times New Roman"/>
          <w:bCs w:val="0"/>
          <w:sz w:val="24"/>
          <w:szCs w:val="24"/>
        </w:rPr>
        <w:t xml:space="preserve"> </w:t>
      </w:r>
      <w:proofErr w:type="spellStart"/>
      <w:r w:rsidRPr="00B50D2F">
        <w:rPr>
          <w:rFonts w:ascii="Times New Roman" w:hAnsi="Times New Roman" w:cs="Times New Roman"/>
          <w:bCs w:val="0"/>
          <w:sz w:val="24"/>
          <w:szCs w:val="24"/>
        </w:rPr>
        <w:t>tiêu</w:t>
      </w:r>
      <w:proofErr w:type="spellEnd"/>
      <w:r w:rsidRPr="00B50D2F">
        <w:rPr>
          <w:rFonts w:ascii="Times New Roman" w:hAnsi="Times New Roman" w:cs="Times New Roman"/>
          <w:bCs w:val="0"/>
          <w:sz w:val="24"/>
          <w:szCs w:val="24"/>
        </w:rPr>
        <w:t xml:space="preserve"> </w:t>
      </w:r>
      <w:proofErr w:type="spellStart"/>
      <w:r w:rsidRPr="00B50D2F">
        <w:rPr>
          <w:rFonts w:ascii="Times New Roman" w:hAnsi="Times New Roman" w:cs="Times New Roman"/>
          <w:bCs w:val="0"/>
          <w:sz w:val="24"/>
          <w:szCs w:val="24"/>
        </w:rPr>
        <w:t>đề</w:t>
      </w:r>
      <w:proofErr w:type="spellEnd"/>
      <w:r w:rsidRPr="00B50D2F">
        <w:rPr>
          <w:rFonts w:ascii="Times New Roman" w:hAnsi="Times New Roman" w:cs="Times New Roman"/>
          <w:bCs w:val="0"/>
          <w:sz w:val="24"/>
          <w:szCs w:val="24"/>
        </w:rPr>
        <w:t xml:space="preserve"> </w:t>
      </w:r>
      <w:proofErr w:type="spellStart"/>
      <w:r w:rsidRPr="00B50D2F">
        <w:rPr>
          <w:rFonts w:ascii="Times New Roman" w:hAnsi="Times New Roman" w:cs="Times New Roman"/>
          <w:bCs w:val="0"/>
          <w:sz w:val="24"/>
          <w:szCs w:val="24"/>
        </w:rPr>
        <w:t>tài</w:t>
      </w:r>
      <w:bookmarkEnd w:id="9"/>
      <w:proofErr w:type="spellEnd"/>
    </w:p>
    <w:p w14:paraId="4933A4A9" w14:textId="77777777" w:rsidR="00375D1B" w:rsidRPr="00B50D2F" w:rsidRDefault="00A55B24">
      <w:pPr>
        <w:rPr>
          <w:rFonts w:ascii="Times New Roman" w:hAnsi="Times New Roman" w:cs="Times New Roman"/>
          <w:b w:val="0"/>
          <w:bCs/>
          <w:sz w:val="24"/>
          <w:szCs w:val="24"/>
        </w:rPr>
      </w:pPr>
      <w:proofErr w:type="spellStart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>Đề</w:t>
      </w:r>
      <w:proofErr w:type="spellEnd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>tài</w:t>
      </w:r>
      <w:proofErr w:type="spellEnd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>tập</w:t>
      </w:r>
      <w:proofErr w:type="spellEnd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>trung</w:t>
      </w:r>
      <w:proofErr w:type="spellEnd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>vào</w:t>
      </w:r>
      <w:proofErr w:type="spellEnd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>các</w:t>
      </w:r>
      <w:proofErr w:type="spellEnd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>mục</w:t>
      </w:r>
      <w:proofErr w:type="spellEnd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>tiêu</w:t>
      </w:r>
      <w:proofErr w:type="spellEnd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>sau</w:t>
      </w:r>
      <w:proofErr w:type="spellEnd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>:</w:t>
      </w:r>
    </w:p>
    <w:p w14:paraId="5D40B325" w14:textId="2AC31CA6" w:rsidR="00375D1B" w:rsidRPr="00B50D2F" w:rsidRDefault="00906542" w:rsidP="00DD4923">
      <w:pPr>
        <w:pStyle w:val="ListBullet"/>
        <w:numPr>
          <w:ilvl w:val="0"/>
          <w:numId w:val="13"/>
        </w:numPr>
        <w:ind w:left="0" w:firstLine="0"/>
        <w:rPr>
          <w:rFonts w:ascii="Times New Roman" w:hAnsi="Times New Roman" w:cs="Times New Roman"/>
          <w:b w:val="0"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 w:val="0"/>
          <w:bCs/>
          <w:sz w:val="24"/>
          <w:szCs w:val="24"/>
        </w:rPr>
        <w:t>Lấy</w:t>
      </w:r>
      <w:proofErr w:type="spellEnd"/>
      <w:r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bCs/>
          <w:sz w:val="24"/>
          <w:szCs w:val="24"/>
        </w:rPr>
        <w:t>được</w:t>
      </w:r>
      <w:proofErr w:type="spellEnd"/>
      <w:r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bCs/>
          <w:sz w:val="24"/>
          <w:szCs w:val="24"/>
        </w:rPr>
        <w:t>dữ</w:t>
      </w:r>
      <w:proofErr w:type="spellEnd"/>
      <w:r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bCs/>
          <w:sz w:val="24"/>
          <w:szCs w:val="24"/>
        </w:rPr>
        <w:t>liệu</w:t>
      </w:r>
      <w:proofErr w:type="spellEnd"/>
      <w:r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="00DD4923">
        <w:rPr>
          <w:rFonts w:ascii="Times New Roman" w:hAnsi="Times New Roman" w:cs="Times New Roman"/>
          <w:b w:val="0"/>
          <w:bCs/>
          <w:sz w:val="24"/>
          <w:szCs w:val="24"/>
        </w:rPr>
        <w:t>về</w:t>
      </w:r>
      <w:proofErr w:type="spellEnd"/>
      <w:r w:rsidR="00DD4923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="00DD4923">
        <w:rPr>
          <w:rFonts w:ascii="Times New Roman" w:hAnsi="Times New Roman" w:cs="Times New Roman"/>
          <w:b w:val="0"/>
          <w:bCs/>
          <w:sz w:val="24"/>
          <w:szCs w:val="24"/>
        </w:rPr>
        <w:t>các</w:t>
      </w:r>
      <w:proofErr w:type="spellEnd"/>
      <w:r w:rsidR="00DD4923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="00DD4923">
        <w:rPr>
          <w:rFonts w:ascii="Times New Roman" w:hAnsi="Times New Roman" w:cs="Times New Roman"/>
          <w:b w:val="0"/>
          <w:bCs/>
          <w:sz w:val="24"/>
          <w:szCs w:val="24"/>
        </w:rPr>
        <w:t>yếu</w:t>
      </w:r>
      <w:proofErr w:type="spellEnd"/>
      <w:r w:rsidR="00DD4923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="00DD4923">
        <w:rPr>
          <w:rFonts w:ascii="Times New Roman" w:hAnsi="Times New Roman" w:cs="Times New Roman"/>
          <w:b w:val="0"/>
          <w:bCs/>
          <w:sz w:val="24"/>
          <w:szCs w:val="24"/>
        </w:rPr>
        <w:t>tố</w:t>
      </w:r>
      <w:proofErr w:type="spellEnd"/>
      <w:r w:rsidR="00DD4923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="00DD4923">
        <w:rPr>
          <w:rFonts w:ascii="Times New Roman" w:hAnsi="Times New Roman" w:cs="Times New Roman"/>
          <w:b w:val="0"/>
          <w:bCs/>
          <w:sz w:val="24"/>
          <w:szCs w:val="24"/>
        </w:rPr>
        <w:t>thời</w:t>
      </w:r>
      <w:proofErr w:type="spellEnd"/>
      <w:r w:rsidR="00DD4923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="00DD4923">
        <w:rPr>
          <w:rFonts w:ascii="Times New Roman" w:hAnsi="Times New Roman" w:cs="Times New Roman"/>
          <w:b w:val="0"/>
          <w:bCs/>
          <w:sz w:val="24"/>
          <w:szCs w:val="24"/>
        </w:rPr>
        <w:t>tiết</w:t>
      </w:r>
      <w:proofErr w:type="spellEnd"/>
      <w:r w:rsidR="00DD4923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="00DD4923">
        <w:rPr>
          <w:rFonts w:ascii="Times New Roman" w:hAnsi="Times New Roman" w:cs="Times New Roman"/>
          <w:b w:val="0"/>
          <w:bCs/>
          <w:sz w:val="24"/>
          <w:szCs w:val="24"/>
        </w:rPr>
        <w:t>của</w:t>
      </w:r>
      <w:proofErr w:type="spellEnd"/>
      <w:r w:rsidR="00DD4923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="00DD4923">
        <w:rPr>
          <w:rFonts w:ascii="Times New Roman" w:hAnsi="Times New Roman" w:cs="Times New Roman"/>
          <w:b w:val="0"/>
          <w:bCs/>
          <w:sz w:val="24"/>
          <w:szCs w:val="24"/>
        </w:rPr>
        <w:t>Đà</w:t>
      </w:r>
      <w:proofErr w:type="spellEnd"/>
      <w:r w:rsidR="00DD4923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="00DD4923">
        <w:rPr>
          <w:rFonts w:ascii="Times New Roman" w:hAnsi="Times New Roman" w:cs="Times New Roman"/>
          <w:b w:val="0"/>
          <w:bCs/>
          <w:sz w:val="24"/>
          <w:szCs w:val="24"/>
        </w:rPr>
        <w:t>Nẵng</w:t>
      </w:r>
      <w:proofErr w:type="spellEnd"/>
      <w:r w:rsidR="00DD4923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="00DD4923">
        <w:rPr>
          <w:rFonts w:ascii="Times New Roman" w:hAnsi="Times New Roman" w:cs="Times New Roman"/>
          <w:b w:val="0"/>
          <w:bCs/>
          <w:sz w:val="24"/>
          <w:szCs w:val="24"/>
        </w:rPr>
        <w:t>mới</w:t>
      </w:r>
      <w:proofErr w:type="spellEnd"/>
      <w:r w:rsidR="00DD4923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="00DD4923">
        <w:rPr>
          <w:rFonts w:ascii="Times New Roman" w:hAnsi="Times New Roman" w:cs="Times New Roman"/>
          <w:b w:val="0"/>
          <w:bCs/>
          <w:sz w:val="24"/>
          <w:szCs w:val="24"/>
        </w:rPr>
        <w:t>nhất</w:t>
      </w:r>
      <w:proofErr w:type="spellEnd"/>
      <w:r w:rsidR="00DD4923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="00DD4923">
        <w:rPr>
          <w:rFonts w:ascii="Times New Roman" w:hAnsi="Times New Roman" w:cs="Times New Roman"/>
          <w:b w:val="0"/>
          <w:bCs/>
          <w:sz w:val="24"/>
          <w:szCs w:val="24"/>
        </w:rPr>
        <w:t>và</w:t>
      </w:r>
      <w:proofErr w:type="spellEnd"/>
      <w:r w:rsidR="00DD4923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="00DD4923">
        <w:rPr>
          <w:rFonts w:ascii="Times New Roman" w:hAnsi="Times New Roman" w:cs="Times New Roman"/>
          <w:b w:val="0"/>
          <w:bCs/>
          <w:sz w:val="24"/>
          <w:szCs w:val="24"/>
        </w:rPr>
        <w:t>đúng</w:t>
      </w:r>
      <w:proofErr w:type="spellEnd"/>
      <w:r w:rsidR="00DD4923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="00DD4923">
        <w:rPr>
          <w:rFonts w:ascii="Times New Roman" w:hAnsi="Times New Roman" w:cs="Times New Roman"/>
          <w:b w:val="0"/>
          <w:bCs/>
          <w:sz w:val="24"/>
          <w:szCs w:val="24"/>
        </w:rPr>
        <w:t>nhất</w:t>
      </w:r>
      <w:proofErr w:type="spellEnd"/>
      <w:r w:rsidR="00DD4923">
        <w:rPr>
          <w:rFonts w:ascii="Times New Roman" w:hAnsi="Times New Roman" w:cs="Times New Roman"/>
          <w:b w:val="0"/>
          <w:bCs/>
          <w:sz w:val="24"/>
          <w:szCs w:val="24"/>
        </w:rPr>
        <w:t>.</w:t>
      </w:r>
    </w:p>
    <w:p w14:paraId="162584C9" w14:textId="77777777" w:rsidR="00375D1B" w:rsidRPr="00B50D2F" w:rsidRDefault="00A55B24" w:rsidP="00DD4923">
      <w:pPr>
        <w:pStyle w:val="ListBullet"/>
        <w:numPr>
          <w:ilvl w:val="0"/>
          <w:numId w:val="13"/>
        </w:numPr>
        <w:ind w:left="0" w:firstLine="0"/>
        <w:rPr>
          <w:rFonts w:ascii="Times New Roman" w:hAnsi="Times New Roman" w:cs="Times New Roman"/>
          <w:b w:val="0"/>
          <w:bCs/>
          <w:sz w:val="24"/>
          <w:szCs w:val="24"/>
        </w:rPr>
      </w:pPr>
      <w:proofErr w:type="spellStart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>Xử</w:t>
      </w:r>
      <w:proofErr w:type="spellEnd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>lý</w:t>
      </w:r>
      <w:proofErr w:type="spellEnd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 xml:space="preserve">, </w:t>
      </w:r>
      <w:proofErr w:type="spellStart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>làm</w:t>
      </w:r>
      <w:proofErr w:type="spellEnd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>sạch</w:t>
      </w:r>
      <w:proofErr w:type="spellEnd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>và</w:t>
      </w:r>
      <w:proofErr w:type="spellEnd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>trực</w:t>
      </w:r>
      <w:proofErr w:type="spellEnd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>quan</w:t>
      </w:r>
      <w:proofErr w:type="spellEnd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>hóa</w:t>
      </w:r>
      <w:proofErr w:type="spellEnd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>dữ</w:t>
      </w:r>
      <w:proofErr w:type="spellEnd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>liệu</w:t>
      </w:r>
      <w:proofErr w:type="spellEnd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>để</w:t>
      </w:r>
      <w:proofErr w:type="spellEnd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>tìm</w:t>
      </w:r>
      <w:proofErr w:type="spellEnd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>ra</w:t>
      </w:r>
      <w:proofErr w:type="spellEnd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>các</w:t>
      </w:r>
      <w:proofErr w:type="spellEnd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>đặc</w:t>
      </w:r>
      <w:proofErr w:type="spellEnd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>trưng</w:t>
      </w:r>
      <w:proofErr w:type="spellEnd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>quan</w:t>
      </w:r>
      <w:proofErr w:type="spellEnd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>trọng</w:t>
      </w:r>
      <w:proofErr w:type="spellEnd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>.</w:t>
      </w:r>
    </w:p>
    <w:p w14:paraId="3978EADF" w14:textId="1BEA98AA" w:rsidR="00A55B24" w:rsidRDefault="00A55B24" w:rsidP="4DD012A5">
      <w:pPr>
        <w:pStyle w:val="ListBullet"/>
        <w:numPr>
          <w:ilvl w:val="0"/>
          <w:numId w:val="13"/>
        </w:numPr>
        <w:ind w:left="0" w:firstLine="0"/>
        <w:rPr>
          <w:rFonts w:ascii="Times New Roman" w:hAnsi="Times New Roman" w:cs="Times New Roman"/>
          <w:b w:val="0"/>
          <w:sz w:val="24"/>
          <w:szCs w:val="24"/>
        </w:rPr>
      </w:pPr>
      <w:proofErr w:type="spellStart"/>
      <w:r w:rsidRPr="4DD012A5">
        <w:rPr>
          <w:rFonts w:ascii="Times New Roman" w:hAnsi="Times New Roman" w:cs="Times New Roman"/>
          <w:b w:val="0"/>
          <w:sz w:val="24"/>
          <w:szCs w:val="24"/>
        </w:rPr>
        <w:t>Xây</w:t>
      </w:r>
      <w:proofErr w:type="spellEnd"/>
      <w:r w:rsidRPr="4DD012A5">
        <w:rPr>
          <w:rFonts w:ascii="Times New Roman" w:hAnsi="Times New Roman" w:cs="Times New Roman"/>
          <w:b w:val="0"/>
          <w:sz w:val="24"/>
          <w:szCs w:val="24"/>
        </w:rPr>
        <w:t xml:space="preserve"> </w:t>
      </w:r>
      <w:proofErr w:type="spellStart"/>
      <w:r w:rsidRPr="4DD012A5">
        <w:rPr>
          <w:rFonts w:ascii="Times New Roman" w:hAnsi="Times New Roman" w:cs="Times New Roman"/>
          <w:b w:val="0"/>
          <w:sz w:val="24"/>
          <w:szCs w:val="24"/>
        </w:rPr>
        <w:t>dựng</w:t>
      </w:r>
      <w:proofErr w:type="spellEnd"/>
      <w:r w:rsidRPr="4DD012A5">
        <w:rPr>
          <w:rFonts w:ascii="Times New Roman" w:hAnsi="Times New Roman" w:cs="Times New Roman"/>
          <w:b w:val="0"/>
          <w:sz w:val="24"/>
          <w:szCs w:val="24"/>
        </w:rPr>
        <w:t xml:space="preserve"> </w:t>
      </w:r>
      <w:proofErr w:type="spellStart"/>
      <w:r w:rsidRPr="4DD012A5">
        <w:rPr>
          <w:rFonts w:ascii="Times New Roman" w:hAnsi="Times New Roman" w:cs="Times New Roman"/>
          <w:b w:val="0"/>
          <w:sz w:val="24"/>
          <w:szCs w:val="24"/>
        </w:rPr>
        <w:t>hai</w:t>
      </w:r>
      <w:proofErr w:type="spellEnd"/>
      <w:r w:rsidRPr="4DD012A5">
        <w:rPr>
          <w:rFonts w:ascii="Times New Roman" w:hAnsi="Times New Roman" w:cs="Times New Roman"/>
          <w:b w:val="0"/>
          <w:sz w:val="24"/>
          <w:szCs w:val="24"/>
        </w:rPr>
        <w:t xml:space="preserve"> </w:t>
      </w:r>
      <w:proofErr w:type="spellStart"/>
      <w:r w:rsidRPr="4DD012A5">
        <w:rPr>
          <w:rFonts w:ascii="Times New Roman" w:hAnsi="Times New Roman" w:cs="Times New Roman"/>
          <w:b w:val="0"/>
          <w:sz w:val="24"/>
          <w:szCs w:val="24"/>
        </w:rPr>
        <w:t>mô</w:t>
      </w:r>
      <w:proofErr w:type="spellEnd"/>
      <w:r w:rsidRPr="4DD012A5">
        <w:rPr>
          <w:rFonts w:ascii="Times New Roman" w:hAnsi="Times New Roman" w:cs="Times New Roman"/>
          <w:b w:val="0"/>
          <w:sz w:val="24"/>
          <w:szCs w:val="24"/>
        </w:rPr>
        <w:t xml:space="preserve"> </w:t>
      </w:r>
      <w:proofErr w:type="spellStart"/>
      <w:r w:rsidRPr="4DD012A5">
        <w:rPr>
          <w:rFonts w:ascii="Times New Roman" w:hAnsi="Times New Roman" w:cs="Times New Roman"/>
          <w:b w:val="0"/>
          <w:sz w:val="24"/>
          <w:szCs w:val="24"/>
        </w:rPr>
        <w:t>hình</w:t>
      </w:r>
      <w:proofErr w:type="spellEnd"/>
      <w:r w:rsidRPr="4DD012A5">
        <w:rPr>
          <w:rFonts w:ascii="Times New Roman" w:hAnsi="Times New Roman" w:cs="Times New Roman"/>
          <w:b w:val="0"/>
          <w:sz w:val="24"/>
          <w:szCs w:val="24"/>
        </w:rPr>
        <w:t xml:space="preserve"> </w:t>
      </w:r>
      <w:proofErr w:type="spellStart"/>
      <w:r w:rsidRPr="4DD012A5">
        <w:rPr>
          <w:rFonts w:ascii="Times New Roman" w:hAnsi="Times New Roman" w:cs="Times New Roman"/>
          <w:b w:val="0"/>
          <w:sz w:val="24"/>
          <w:szCs w:val="24"/>
        </w:rPr>
        <w:t>học</w:t>
      </w:r>
      <w:proofErr w:type="spellEnd"/>
      <w:r w:rsidRPr="4DD012A5">
        <w:rPr>
          <w:rFonts w:ascii="Times New Roman" w:hAnsi="Times New Roman" w:cs="Times New Roman"/>
          <w:b w:val="0"/>
          <w:sz w:val="24"/>
          <w:szCs w:val="24"/>
        </w:rPr>
        <w:t xml:space="preserve"> </w:t>
      </w:r>
      <w:proofErr w:type="spellStart"/>
      <w:r w:rsidRPr="4DD012A5">
        <w:rPr>
          <w:rFonts w:ascii="Times New Roman" w:hAnsi="Times New Roman" w:cs="Times New Roman"/>
          <w:b w:val="0"/>
          <w:sz w:val="24"/>
          <w:szCs w:val="24"/>
        </w:rPr>
        <w:t>máy</w:t>
      </w:r>
      <w:proofErr w:type="spellEnd"/>
      <w:r w:rsidRPr="4DD012A5">
        <w:rPr>
          <w:rFonts w:ascii="Times New Roman" w:hAnsi="Times New Roman" w:cs="Times New Roman"/>
          <w:b w:val="0"/>
          <w:sz w:val="24"/>
          <w:szCs w:val="24"/>
        </w:rPr>
        <w:t xml:space="preserve"> </w:t>
      </w:r>
      <w:proofErr w:type="spellStart"/>
      <w:r w:rsidR="2E0CEF9B" w:rsidRPr="4DD012A5">
        <w:rPr>
          <w:rFonts w:ascii="Times New Roman" w:hAnsi="Times New Roman" w:cs="Times New Roman"/>
          <w:b w:val="0"/>
          <w:sz w:val="24"/>
          <w:szCs w:val="24"/>
        </w:rPr>
        <w:t>để</w:t>
      </w:r>
      <w:proofErr w:type="spellEnd"/>
      <w:r w:rsidR="2E0CEF9B" w:rsidRPr="4DD012A5">
        <w:rPr>
          <w:rFonts w:ascii="Times New Roman" w:hAnsi="Times New Roman" w:cs="Times New Roman"/>
          <w:b w:val="0"/>
          <w:sz w:val="24"/>
          <w:szCs w:val="24"/>
        </w:rPr>
        <w:t xml:space="preserve"> </w:t>
      </w:r>
      <w:proofErr w:type="spellStart"/>
      <w:r w:rsidR="2E0CEF9B" w:rsidRPr="4DD012A5">
        <w:rPr>
          <w:rFonts w:ascii="Times New Roman" w:hAnsi="Times New Roman" w:cs="Times New Roman"/>
          <w:b w:val="0"/>
          <w:sz w:val="24"/>
          <w:szCs w:val="24"/>
        </w:rPr>
        <w:t>dự</w:t>
      </w:r>
      <w:proofErr w:type="spellEnd"/>
      <w:r w:rsidR="2E0CEF9B" w:rsidRPr="4DD012A5">
        <w:rPr>
          <w:rFonts w:ascii="Times New Roman" w:hAnsi="Times New Roman" w:cs="Times New Roman"/>
          <w:b w:val="0"/>
          <w:sz w:val="24"/>
          <w:szCs w:val="24"/>
        </w:rPr>
        <w:t xml:space="preserve"> </w:t>
      </w:r>
      <w:proofErr w:type="spellStart"/>
      <w:r w:rsidR="2E0CEF9B" w:rsidRPr="4DD012A5">
        <w:rPr>
          <w:rFonts w:ascii="Times New Roman" w:hAnsi="Times New Roman" w:cs="Times New Roman"/>
          <w:b w:val="0"/>
          <w:sz w:val="24"/>
          <w:szCs w:val="24"/>
        </w:rPr>
        <w:t>đoán</w:t>
      </w:r>
      <w:proofErr w:type="spellEnd"/>
      <w:r w:rsidR="2E0CEF9B" w:rsidRPr="4DD012A5">
        <w:rPr>
          <w:rFonts w:ascii="Times New Roman" w:hAnsi="Times New Roman" w:cs="Times New Roman"/>
          <w:b w:val="0"/>
          <w:sz w:val="24"/>
          <w:szCs w:val="24"/>
        </w:rPr>
        <w:t xml:space="preserve"> </w:t>
      </w:r>
      <w:proofErr w:type="spellStart"/>
      <w:r w:rsidR="2E0CEF9B" w:rsidRPr="4DD012A5">
        <w:rPr>
          <w:rFonts w:ascii="Times New Roman" w:hAnsi="Times New Roman" w:cs="Times New Roman"/>
          <w:b w:val="0"/>
          <w:sz w:val="24"/>
          <w:szCs w:val="24"/>
        </w:rPr>
        <w:t>thời</w:t>
      </w:r>
      <w:proofErr w:type="spellEnd"/>
      <w:r w:rsidR="2E0CEF9B" w:rsidRPr="4DD012A5">
        <w:rPr>
          <w:rFonts w:ascii="Times New Roman" w:hAnsi="Times New Roman" w:cs="Times New Roman"/>
          <w:b w:val="0"/>
          <w:sz w:val="24"/>
          <w:szCs w:val="24"/>
        </w:rPr>
        <w:t xml:space="preserve"> </w:t>
      </w:r>
      <w:proofErr w:type="spellStart"/>
      <w:r w:rsidR="2E0CEF9B" w:rsidRPr="4DD012A5">
        <w:rPr>
          <w:rFonts w:ascii="Times New Roman" w:hAnsi="Times New Roman" w:cs="Times New Roman"/>
          <w:b w:val="0"/>
          <w:sz w:val="24"/>
          <w:szCs w:val="24"/>
        </w:rPr>
        <w:t>tiết</w:t>
      </w:r>
      <w:proofErr w:type="spellEnd"/>
      <w:r w:rsidRPr="4DD012A5">
        <w:rPr>
          <w:rFonts w:ascii="Times New Roman" w:hAnsi="Times New Roman" w:cs="Times New Roman"/>
          <w:b w:val="0"/>
          <w:sz w:val="24"/>
          <w:szCs w:val="24"/>
        </w:rPr>
        <w:t>:</w:t>
      </w:r>
      <w:r>
        <w:br/>
      </w:r>
      <w:r w:rsidR="00724672">
        <w:tab/>
      </w:r>
      <w:r w:rsidR="00724672" w:rsidRPr="4DD012A5">
        <w:rPr>
          <w:rFonts w:ascii="Times New Roman" w:hAnsi="Times New Roman" w:cs="Times New Roman"/>
          <w:b w:val="0"/>
          <w:sz w:val="24"/>
          <w:szCs w:val="24"/>
        </w:rPr>
        <w:t xml:space="preserve"> +</w:t>
      </w:r>
      <w:r w:rsidR="00DD4923" w:rsidRPr="4DD012A5">
        <w:rPr>
          <w:rFonts w:ascii="Times New Roman" w:hAnsi="Times New Roman" w:cs="Times New Roman"/>
          <w:b w:val="0"/>
          <w:sz w:val="24"/>
          <w:szCs w:val="24"/>
        </w:rPr>
        <w:t xml:space="preserve"> </w:t>
      </w:r>
      <w:proofErr w:type="spellStart"/>
      <w:r w:rsidRPr="4DD012A5">
        <w:rPr>
          <w:rFonts w:ascii="Times New Roman" w:hAnsi="Times New Roman" w:cs="Times New Roman"/>
          <w:b w:val="0"/>
          <w:sz w:val="24"/>
          <w:szCs w:val="24"/>
        </w:rPr>
        <w:t>Mô</w:t>
      </w:r>
      <w:proofErr w:type="spellEnd"/>
      <w:r w:rsidRPr="4DD012A5">
        <w:rPr>
          <w:rFonts w:ascii="Times New Roman" w:hAnsi="Times New Roman" w:cs="Times New Roman"/>
          <w:b w:val="0"/>
          <w:sz w:val="24"/>
          <w:szCs w:val="24"/>
        </w:rPr>
        <w:t xml:space="preserve"> </w:t>
      </w:r>
      <w:proofErr w:type="spellStart"/>
      <w:r w:rsidRPr="4DD012A5">
        <w:rPr>
          <w:rFonts w:ascii="Times New Roman" w:hAnsi="Times New Roman" w:cs="Times New Roman"/>
          <w:b w:val="0"/>
          <w:sz w:val="24"/>
          <w:szCs w:val="24"/>
        </w:rPr>
        <w:t>hình</w:t>
      </w:r>
      <w:proofErr w:type="spellEnd"/>
      <w:r w:rsidR="74167FC7" w:rsidRPr="4DD012A5">
        <w:rPr>
          <w:rFonts w:ascii="Times New Roman" w:hAnsi="Times New Roman" w:cs="Times New Roman"/>
          <w:b w:val="0"/>
          <w:sz w:val="24"/>
          <w:szCs w:val="24"/>
        </w:rPr>
        <w:t xml:space="preserve"> 1: </w:t>
      </w:r>
      <w:proofErr w:type="spellStart"/>
      <w:r w:rsidR="74167FC7" w:rsidRPr="4DD012A5">
        <w:rPr>
          <w:rFonts w:ascii="Times New Roman" w:hAnsi="Times New Roman" w:cs="Times New Roman"/>
          <w:b w:val="0"/>
          <w:sz w:val="24"/>
          <w:szCs w:val="24"/>
        </w:rPr>
        <w:t>Xây</w:t>
      </w:r>
      <w:proofErr w:type="spellEnd"/>
      <w:r w:rsidR="74167FC7" w:rsidRPr="4DD012A5">
        <w:rPr>
          <w:rFonts w:ascii="Times New Roman" w:hAnsi="Times New Roman" w:cs="Times New Roman"/>
          <w:b w:val="0"/>
          <w:sz w:val="24"/>
          <w:szCs w:val="24"/>
        </w:rPr>
        <w:t xml:space="preserve"> </w:t>
      </w:r>
      <w:proofErr w:type="spellStart"/>
      <w:r w:rsidR="74167FC7" w:rsidRPr="4DD012A5">
        <w:rPr>
          <w:rFonts w:ascii="Times New Roman" w:hAnsi="Times New Roman" w:cs="Times New Roman"/>
          <w:b w:val="0"/>
          <w:sz w:val="24"/>
          <w:szCs w:val="24"/>
        </w:rPr>
        <w:t>dựng</w:t>
      </w:r>
      <w:proofErr w:type="spellEnd"/>
      <w:r w:rsidR="74167FC7" w:rsidRPr="4DD012A5">
        <w:rPr>
          <w:rFonts w:ascii="Times New Roman" w:hAnsi="Times New Roman" w:cs="Times New Roman"/>
          <w:b w:val="0"/>
          <w:sz w:val="24"/>
          <w:szCs w:val="24"/>
        </w:rPr>
        <w:t xml:space="preserve"> </w:t>
      </w:r>
      <w:proofErr w:type="spellStart"/>
      <w:r w:rsidR="74167FC7" w:rsidRPr="4DD012A5">
        <w:rPr>
          <w:rFonts w:ascii="Times New Roman" w:hAnsi="Times New Roman" w:cs="Times New Roman"/>
          <w:b w:val="0"/>
          <w:sz w:val="24"/>
          <w:szCs w:val="24"/>
        </w:rPr>
        <w:t>mô</w:t>
      </w:r>
      <w:proofErr w:type="spellEnd"/>
      <w:r w:rsidR="74167FC7" w:rsidRPr="4DD012A5">
        <w:rPr>
          <w:rFonts w:ascii="Times New Roman" w:hAnsi="Times New Roman" w:cs="Times New Roman"/>
          <w:b w:val="0"/>
          <w:sz w:val="24"/>
          <w:szCs w:val="24"/>
        </w:rPr>
        <w:t xml:space="preserve"> </w:t>
      </w:r>
      <w:proofErr w:type="spellStart"/>
      <w:r w:rsidR="74167FC7" w:rsidRPr="4DD012A5">
        <w:rPr>
          <w:rFonts w:ascii="Times New Roman" w:hAnsi="Times New Roman" w:cs="Times New Roman"/>
          <w:b w:val="0"/>
          <w:sz w:val="24"/>
          <w:szCs w:val="24"/>
        </w:rPr>
        <w:t>hình</w:t>
      </w:r>
      <w:proofErr w:type="spellEnd"/>
      <w:r w:rsidR="74167FC7" w:rsidRPr="4DD012A5">
        <w:rPr>
          <w:rFonts w:ascii="Times New Roman" w:hAnsi="Times New Roman" w:cs="Times New Roman"/>
          <w:b w:val="0"/>
          <w:sz w:val="24"/>
          <w:szCs w:val="24"/>
        </w:rPr>
        <w:t xml:space="preserve"> </w:t>
      </w:r>
      <w:proofErr w:type="spellStart"/>
      <w:r w:rsidR="5859DF3F" w:rsidRPr="4DD012A5">
        <w:rPr>
          <w:rFonts w:ascii="Times New Roman" w:hAnsi="Times New Roman" w:cs="Times New Roman"/>
          <w:b w:val="0"/>
          <w:sz w:val="24"/>
          <w:szCs w:val="24"/>
        </w:rPr>
        <w:t>XGBoost</w:t>
      </w:r>
      <w:proofErr w:type="spellEnd"/>
      <w:r w:rsidR="5859DF3F" w:rsidRPr="4DD012A5">
        <w:rPr>
          <w:rFonts w:ascii="Times New Roman" w:hAnsi="Times New Roman" w:cs="Times New Roman"/>
          <w:b w:val="0"/>
          <w:sz w:val="24"/>
          <w:szCs w:val="24"/>
        </w:rPr>
        <w:t xml:space="preserve"> </w:t>
      </w:r>
      <w:proofErr w:type="spellStart"/>
      <w:r w:rsidR="118923E4" w:rsidRPr="4DD012A5">
        <w:rPr>
          <w:rFonts w:ascii="Times New Roman" w:hAnsi="Times New Roman" w:cs="Times New Roman"/>
          <w:b w:val="0"/>
          <w:sz w:val="24"/>
          <w:szCs w:val="24"/>
        </w:rPr>
        <w:t>dựa</w:t>
      </w:r>
      <w:proofErr w:type="spellEnd"/>
      <w:r w:rsidR="118923E4" w:rsidRPr="4DD012A5">
        <w:rPr>
          <w:rFonts w:ascii="Times New Roman" w:hAnsi="Times New Roman" w:cs="Times New Roman"/>
          <w:b w:val="0"/>
          <w:sz w:val="24"/>
          <w:szCs w:val="24"/>
        </w:rPr>
        <w:t xml:space="preserve"> </w:t>
      </w:r>
      <w:proofErr w:type="spellStart"/>
      <w:r w:rsidR="118923E4" w:rsidRPr="4DD012A5">
        <w:rPr>
          <w:rFonts w:ascii="Times New Roman" w:hAnsi="Times New Roman" w:cs="Times New Roman"/>
          <w:b w:val="0"/>
          <w:sz w:val="24"/>
          <w:szCs w:val="24"/>
        </w:rPr>
        <w:t>trên</w:t>
      </w:r>
      <w:proofErr w:type="spellEnd"/>
      <w:r w:rsidR="118923E4" w:rsidRPr="4DD012A5">
        <w:rPr>
          <w:rFonts w:ascii="Times New Roman" w:hAnsi="Times New Roman" w:cs="Times New Roman"/>
          <w:b w:val="0"/>
          <w:sz w:val="24"/>
          <w:szCs w:val="24"/>
        </w:rPr>
        <w:t xml:space="preserve"> </w:t>
      </w:r>
      <w:proofErr w:type="spellStart"/>
      <w:r w:rsidR="2DBFBCE7" w:rsidRPr="4DD012A5">
        <w:rPr>
          <w:rFonts w:ascii="Times New Roman" w:hAnsi="Times New Roman" w:cs="Times New Roman"/>
          <w:b w:val="0"/>
          <w:sz w:val="24"/>
          <w:szCs w:val="24"/>
        </w:rPr>
        <w:t>cấu</w:t>
      </w:r>
      <w:proofErr w:type="spellEnd"/>
      <w:r w:rsidR="2DBFBCE7" w:rsidRPr="4DD012A5">
        <w:rPr>
          <w:rFonts w:ascii="Times New Roman" w:hAnsi="Times New Roman" w:cs="Times New Roman"/>
          <w:b w:val="0"/>
          <w:sz w:val="24"/>
          <w:szCs w:val="24"/>
        </w:rPr>
        <w:t xml:space="preserve"> </w:t>
      </w:r>
      <w:proofErr w:type="spellStart"/>
      <w:r w:rsidR="2DBFBCE7" w:rsidRPr="4DD012A5">
        <w:rPr>
          <w:rFonts w:ascii="Times New Roman" w:hAnsi="Times New Roman" w:cs="Times New Roman"/>
          <w:b w:val="0"/>
          <w:sz w:val="24"/>
          <w:szCs w:val="24"/>
        </w:rPr>
        <w:t>trúc</w:t>
      </w:r>
      <w:proofErr w:type="spellEnd"/>
      <w:r w:rsidR="2DBFBCE7" w:rsidRPr="4DD012A5">
        <w:rPr>
          <w:rFonts w:ascii="Times New Roman" w:hAnsi="Times New Roman" w:cs="Times New Roman"/>
          <w:b w:val="0"/>
          <w:sz w:val="24"/>
          <w:szCs w:val="24"/>
        </w:rPr>
        <w:t xml:space="preserve"> </w:t>
      </w:r>
      <w:proofErr w:type="spellStart"/>
      <w:r w:rsidR="2DBFBCE7" w:rsidRPr="4DD012A5">
        <w:rPr>
          <w:rFonts w:ascii="Times New Roman" w:hAnsi="Times New Roman" w:cs="Times New Roman"/>
          <w:b w:val="0"/>
          <w:sz w:val="24"/>
          <w:szCs w:val="24"/>
        </w:rPr>
        <w:t>dữ</w:t>
      </w:r>
      <w:proofErr w:type="spellEnd"/>
      <w:r w:rsidR="2DBFBCE7" w:rsidRPr="4DD012A5">
        <w:rPr>
          <w:rFonts w:ascii="Times New Roman" w:hAnsi="Times New Roman" w:cs="Times New Roman"/>
          <w:b w:val="0"/>
          <w:sz w:val="24"/>
          <w:szCs w:val="24"/>
        </w:rPr>
        <w:t xml:space="preserve"> </w:t>
      </w:r>
      <w:proofErr w:type="spellStart"/>
      <w:r w:rsidR="2DBFBCE7" w:rsidRPr="4DD012A5">
        <w:rPr>
          <w:rFonts w:ascii="Times New Roman" w:hAnsi="Times New Roman" w:cs="Times New Roman"/>
          <w:b w:val="0"/>
          <w:sz w:val="24"/>
          <w:szCs w:val="24"/>
        </w:rPr>
        <w:t>liệu</w:t>
      </w:r>
      <w:proofErr w:type="spellEnd"/>
      <w:r w:rsidR="2DBFBCE7" w:rsidRPr="4DD012A5">
        <w:rPr>
          <w:rFonts w:ascii="Times New Roman" w:hAnsi="Times New Roman" w:cs="Times New Roman"/>
          <w:b w:val="0"/>
          <w:sz w:val="24"/>
          <w:szCs w:val="24"/>
        </w:rPr>
        <w:t xml:space="preserve"> </w:t>
      </w:r>
      <w:proofErr w:type="spellStart"/>
      <w:r w:rsidR="2DBFBCE7" w:rsidRPr="4DD012A5">
        <w:rPr>
          <w:rFonts w:ascii="Times New Roman" w:hAnsi="Times New Roman" w:cs="Times New Roman"/>
          <w:b w:val="0"/>
          <w:sz w:val="24"/>
          <w:szCs w:val="24"/>
        </w:rPr>
        <w:t>cây</w:t>
      </w:r>
      <w:proofErr w:type="spellEnd"/>
      <w:r w:rsidR="2DBFBCE7" w:rsidRPr="4DD012A5">
        <w:rPr>
          <w:rFonts w:ascii="Times New Roman" w:hAnsi="Times New Roman" w:cs="Times New Roman"/>
          <w:b w:val="0"/>
          <w:sz w:val="24"/>
          <w:szCs w:val="24"/>
        </w:rPr>
        <w:t xml:space="preserve"> decision tree.</w:t>
      </w:r>
      <w:r>
        <w:br/>
      </w:r>
      <w:r>
        <w:tab/>
      </w:r>
      <w:r w:rsidRPr="4DD012A5">
        <w:rPr>
          <w:rFonts w:ascii="Times New Roman" w:hAnsi="Times New Roman" w:cs="Times New Roman"/>
          <w:b w:val="0"/>
          <w:sz w:val="24"/>
          <w:szCs w:val="24"/>
        </w:rPr>
        <w:t xml:space="preserve"> </w:t>
      </w:r>
      <w:r w:rsidR="00DD4923" w:rsidRPr="4DD012A5">
        <w:rPr>
          <w:rFonts w:ascii="Times New Roman" w:hAnsi="Times New Roman" w:cs="Times New Roman"/>
          <w:b w:val="0"/>
          <w:sz w:val="24"/>
          <w:szCs w:val="24"/>
        </w:rPr>
        <w:t>+</w:t>
      </w:r>
      <w:r w:rsidR="00724672">
        <w:rPr>
          <w:rFonts w:ascii="Times New Roman" w:hAnsi="Times New Roman" w:cs="Times New Roman"/>
          <w:b w:val="0"/>
          <w:sz w:val="24"/>
          <w:szCs w:val="24"/>
        </w:rPr>
        <w:t xml:space="preserve"> </w:t>
      </w:r>
      <w:proofErr w:type="spellStart"/>
      <w:r w:rsidRPr="4DD012A5">
        <w:rPr>
          <w:rFonts w:ascii="Times New Roman" w:hAnsi="Times New Roman" w:cs="Times New Roman"/>
          <w:b w:val="0"/>
          <w:sz w:val="24"/>
          <w:szCs w:val="24"/>
        </w:rPr>
        <w:t>Mô</w:t>
      </w:r>
      <w:proofErr w:type="spellEnd"/>
      <w:r w:rsidRPr="4DD012A5">
        <w:rPr>
          <w:rFonts w:ascii="Times New Roman" w:hAnsi="Times New Roman" w:cs="Times New Roman"/>
          <w:b w:val="0"/>
          <w:sz w:val="24"/>
          <w:szCs w:val="24"/>
        </w:rPr>
        <w:t xml:space="preserve"> </w:t>
      </w:r>
      <w:proofErr w:type="spellStart"/>
      <w:r w:rsidRPr="4DD012A5">
        <w:rPr>
          <w:rFonts w:ascii="Times New Roman" w:hAnsi="Times New Roman" w:cs="Times New Roman"/>
          <w:b w:val="0"/>
          <w:sz w:val="24"/>
          <w:szCs w:val="24"/>
        </w:rPr>
        <w:t>hình</w:t>
      </w:r>
      <w:proofErr w:type="spellEnd"/>
      <w:r w:rsidR="0F0F8CFF" w:rsidRPr="4DD012A5">
        <w:rPr>
          <w:rFonts w:ascii="Times New Roman" w:hAnsi="Times New Roman" w:cs="Times New Roman"/>
          <w:b w:val="0"/>
          <w:sz w:val="24"/>
          <w:szCs w:val="24"/>
        </w:rPr>
        <w:t xml:space="preserve"> </w:t>
      </w:r>
      <w:r w:rsidR="708F5FB1" w:rsidRPr="4DD012A5">
        <w:rPr>
          <w:rFonts w:ascii="Times New Roman" w:hAnsi="Times New Roman" w:cs="Times New Roman"/>
          <w:b w:val="0"/>
          <w:sz w:val="24"/>
          <w:szCs w:val="24"/>
        </w:rPr>
        <w:t xml:space="preserve">2: </w:t>
      </w:r>
      <w:proofErr w:type="spellStart"/>
      <w:r w:rsidR="708F5FB1" w:rsidRPr="4DD012A5">
        <w:rPr>
          <w:rFonts w:ascii="Times New Roman" w:hAnsi="Times New Roman" w:cs="Times New Roman"/>
          <w:b w:val="0"/>
          <w:sz w:val="24"/>
          <w:szCs w:val="24"/>
        </w:rPr>
        <w:t>Xây</w:t>
      </w:r>
      <w:proofErr w:type="spellEnd"/>
      <w:r w:rsidR="708F5FB1" w:rsidRPr="4DD012A5">
        <w:rPr>
          <w:rFonts w:ascii="Times New Roman" w:hAnsi="Times New Roman" w:cs="Times New Roman"/>
          <w:b w:val="0"/>
          <w:sz w:val="24"/>
          <w:szCs w:val="24"/>
        </w:rPr>
        <w:t xml:space="preserve"> </w:t>
      </w:r>
      <w:proofErr w:type="spellStart"/>
      <w:r w:rsidR="708F5FB1" w:rsidRPr="4DD012A5">
        <w:rPr>
          <w:rFonts w:ascii="Times New Roman" w:hAnsi="Times New Roman" w:cs="Times New Roman"/>
          <w:b w:val="0"/>
          <w:sz w:val="24"/>
          <w:szCs w:val="24"/>
        </w:rPr>
        <w:t>dựng</w:t>
      </w:r>
      <w:proofErr w:type="spellEnd"/>
      <w:r w:rsidR="708F5FB1" w:rsidRPr="4DD012A5">
        <w:rPr>
          <w:rFonts w:ascii="Times New Roman" w:hAnsi="Times New Roman" w:cs="Times New Roman"/>
          <w:b w:val="0"/>
          <w:sz w:val="24"/>
          <w:szCs w:val="24"/>
        </w:rPr>
        <w:t xml:space="preserve"> </w:t>
      </w:r>
      <w:proofErr w:type="spellStart"/>
      <w:r w:rsidR="708F5FB1" w:rsidRPr="4DD012A5">
        <w:rPr>
          <w:rFonts w:ascii="Times New Roman" w:hAnsi="Times New Roman" w:cs="Times New Roman"/>
          <w:b w:val="0"/>
          <w:sz w:val="24"/>
          <w:szCs w:val="24"/>
        </w:rPr>
        <w:t>mô</w:t>
      </w:r>
      <w:proofErr w:type="spellEnd"/>
      <w:r w:rsidR="708F5FB1" w:rsidRPr="4DD012A5">
        <w:rPr>
          <w:rFonts w:ascii="Times New Roman" w:hAnsi="Times New Roman" w:cs="Times New Roman"/>
          <w:b w:val="0"/>
          <w:sz w:val="24"/>
          <w:szCs w:val="24"/>
        </w:rPr>
        <w:t xml:space="preserve"> </w:t>
      </w:r>
      <w:proofErr w:type="spellStart"/>
      <w:r w:rsidR="708F5FB1" w:rsidRPr="4DD012A5">
        <w:rPr>
          <w:rFonts w:ascii="Times New Roman" w:hAnsi="Times New Roman" w:cs="Times New Roman"/>
          <w:b w:val="0"/>
          <w:sz w:val="24"/>
          <w:szCs w:val="24"/>
        </w:rPr>
        <w:t>hình</w:t>
      </w:r>
      <w:proofErr w:type="spellEnd"/>
      <w:r w:rsidR="708F5FB1" w:rsidRPr="4DD012A5">
        <w:rPr>
          <w:rFonts w:ascii="Times New Roman" w:hAnsi="Times New Roman" w:cs="Times New Roman"/>
          <w:b w:val="0"/>
          <w:sz w:val="24"/>
          <w:szCs w:val="24"/>
        </w:rPr>
        <w:t xml:space="preserve"> </w:t>
      </w:r>
      <w:proofErr w:type="spellStart"/>
      <w:r w:rsidR="708F5FB1" w:rsidRPr="4DD012A5">
        <w:rPr>
          <w:rFonts w:ascii="Times New Roman" w:hAnsi="Times New Roman" w:cs="Times New Roman"/>
          <w:b w:val="0"/>
          <w:sz w:val="24"/>
          <w:szCs w:val="24"/>
        </w:rPr>
        <w:t>mạng</w:t>
      </w:r>
      <w:proofErr w:type="spellEnd"/>
      <w:r w:rsidR="708F5FB1" w:rsidRPr="4DD012A5">
        <w:rPr>
          <w:rFonts w:ascii="Times New Roman" w:hAnsi="Times New Roman" w:cs="Times New Roman"/>
          <w:b w:val="0"/>
          <w:sz w:val="24"/>
          <w:szCs w:val="24"/>
        </w:rPr>
        <w:t xml:space="preserve"> </w:t>
      </w:r>
      <w:proofErr w:type="spellStart"/>
      <w:r w:rsidR="708F5FB1" w:rsidRPr="4DD012A5">
        <w:rPr>
          <w:rFonts w:ascii="Times New Roman" w:hAnsi="Times New Roman" w:cs="Times New Roman"/>
          <w:b w:val="0"/>
          <w:sz w:val="24"/>
          <w:szCs w:val="24"/>
        </w:rPr>
        <w:t>nơ-ron</w:t>
      </w:r>
      <w:proofErr w:type="spellEnd"/>
      <w:r w:rsidR="708F5FB1" w:rsidRPr="4DD012A5">
        <w:rPr>
          <w:rFonts w:ascii="Times New Roman" w:hAnsi="Times New Roman" w:cs="Times New Roman"/>
          <w:b w:val="0"/>
          <w:sz w:val="24"/>
          <w:szCs w:val="24"/>
        </w:rPr>
        <w:t xml:space="preserve"> </w:t>
      </w:r>
      <w:r w:rsidR="0F0F8CFF" w:rsidRPr="4DD012A5">
        <w:rPr>
          <w:rFonts w:ascii="Times New Roman" w:hAnsi="Times New Roman" w:cs="Times New Roman"/>
          <w:b w:val="0"/>
          <w:sz w:val="24"/>
          <w:szCs w:val="24"/>
        </w:rPr>
        <w:t xml:space="preserve">TFT </w:t>
      </w:r>
      <w:proofErr w:type="spellStart"/>
      <w:r w:rsidR="45FE20A8" w:rsidRPr="4DD012A5">
        <w:rPr>
          <w:rFonts w:ascii="Times New Roman" w:hAnsi="Times New Roman" w:cs="Times New Roman"/>
          <w:b w:val="0"/>
          <w:sz w:val="24"/>
          <w:szCs w:val="24"/>
        </w:rPr>
        <w:t>dựa</w:t>
      </w:r>
      <w:proofErr w:type="spellEnd"/>
      <w:r w:rsidR="45FE20A8" w:rsidRPr="4DD012A5">
        <w:rPr>
          <w:rFonts w:ascii="Times New Roman" w:hAnsi="Times New Roman" w:cs="Times New Roman"/>
          <w:b w:val="0"/>
          <w:sz w:val="24"/>
          <w:szCs w:val="24"/>
        </w:rPr>
        <w:t xml:space="preserve"> </w:t>
      </w:r>
      <w:proofErr w:type="spellStart"/>
      <w:r w:rsidR="45FE20A8" w:rsidRPr="4DD012A5">
        <w:rPr>
          <w:rFonts w:ascii="Times New Roman" w:hAnsi="Times New Roman" w:cs="Times New Roman"/>
          <w:b w:val="0"/>
          <w:sz w:val="24"/>
          <w:szCs w:val="24"/>
        </w:rPr>
        <w:t>trên</w:t>
      </w:r>
      <w:proofErr w:type="spellEnd"/>
      <w:r w:rsidR="45FE20A8" w:rsidRPr="4DD012A5">
        <w:rPr>
          <w:rFonts w:ascii="Times New Roman" w:hAnsi="Times New Roman" w:cs="Times New Roman"/>
          <w:b w:val="0"/>
          <w:sz w:val="24"/>
          <w:szCs w:val="24"/>
        </w:rPr>
        <w:t xml:space="preserve"> </w:t>
      </w:r>
      <w:proofErr w:type="spellStart"/>
      <w:r w:rsidR="45FE20A8" w:rsidRPr="4DD012A5">
        <w:rPr>
          <w:rFonts w:ascii="Times New Roman" w:hAnsi="Times New Roman" w:cs="Times New Roman"/>
          <w:b w:val="0"/>
          <w:sz w:val="24"/>
          <w:szCs w:val="24"/>
        </w:rPr>
        <w:t>kiến</w:t>
      </w:r>
      <w:proofErr w:type="spellEnd"/>
      <w:r w:rsidR="45FE20A8" w:rsidRPr="4DD012A5">
        <w:rPr>
          <w:rFonts w:ascii="Times New Roman" w:hAnsi="Times New Roman" w:cs="Times New Roman"/>
          <w:b w:val="0"/>
          <w:sz w:val="24"/>
          <w:szCs w:val="24"/>
        </w:rPr>
        <w:t xml:space="preserve"> </w:t>
      </w:r>
      <w:proofErr w:type="spellStart"/>
      <w:r w:rsidR="45FE20A8" w:rsidRPr="4DD012A5">
        <w:rPr>
          <w:rFonts w:ascii="Times New Roman" w:hAnsi="Times New Roman" w:cs="Times New Roman"/>
          <w:b w:val="0"/>
          <w:sz w:val="24"/>
          <w:szCs w:val="24"/>
        </w:rPr>
        <w:t>trúc</w:t>
      </w:r>
      <w:proofErr w:type="spellEnd"/>
      <w:r w:rsidR="45FE20A8" w:rsidRPr="4DD012A5">
        <w:rPr>
          <w:rFonts w:ascii="Times New Roman" w:hAnsi="Times New Roman" w:cs="Times New Roman"/>
          <w:b w:val="0"/>
          <w:sz w:val="24"/>
          <w:szCs w:val="24"/>
        </w:rPr>
        <w:t xml:space="preserve"> Transformer</w:t>
      </w:r>
      <w:r w:rsidR="6E3BB245" w:rsidRPr="4DD012A5">
        <w:rPr>
          <w:rFonts w:ascii="Times New Roman" w:hAnsi="Times New Roman" w:cs="Times New Roman"/>
          <w:b w:val="0"/>
          <w:sz w:val="24"/>
          <w:szCs w:val="24"/>
        </w:rPr>
        <w:t xml:space="preserve"> </w:t>
      </w:r>
      <w:proofErr w:type="spellStart"/>
      <w:r w:rsidR="6E3BB245" w:rsidRPr="4DD012A5">
        <w:rPr>
          <w:rFonts w:ascii="Times New Roman" w:hAnsi="Times New Roman" w:cs="Times New Roman"/>
          <w:b w:val="0"/>
          <w:sz w:val="24"/>
          <w:szCs w:val="24"/>
        </w:rPr>
        <w:t>kết</w:t>
      </w:r>
      <w:proofErr w:type="spellEnd"/>
      <w:r w:rsidR="6E3BB245" w:rsidRPr="4DD012A5">
        <w:rPr>
          <w:rFonts w:ascii="Times New Roman" w:hAnsi="Times New Roman" w:cs="Times New Roman"/>
          <w:b w:val="0"/>
          <w:sz w:val="24"/>
          <w:szCs w:val="24"/>
        </w:rPr>
        <w:t xml:space="preserve"> </w:t>
      </w:r>
      <w:proofErr w:type="spellStart"/>
      <w:r w:rsidR="6E3BB245" w:rsidRPr="4DD012A5">
        <w:rPr>
          <w:rFonts w:ascii="Times New Roman" w:hAnsi="Times New Roman" w:cs="Times New Roman"/>
          <w:b w:val="0"/>
          <w:sz w:val="24"/>
          <w:szCs w:val="24"/>
        </w:rPr>
        <w:t>hợp</w:t>
      </w:r>
      <w:proofErr w:type="spellEnd"/>
      <w:r w:rsidR="6E3BB245" w:rsidRPr="4DD012A5">
        <w:rPr>
          <w:rFonts w:ascii="Times New Roman" w:hAnsi="Times New Roman" w:cs="Times New Roman"/>
          <w:b w:val="0"/>
          <w:sz w:val="24"/>
          <w:szCs w:val="24"/>
        </w:rPr>
        <w:t xml:space="preserve"> </w:t>
      </w:r>
      <w:proofErr w:type="spellStart"/>
      <w:r w:rsidR="6E3BB245" w:rsidRPr="4DD012A5">
        <w:rPr>
          <w:rFonts w:ascii="Times New Roman" w:hAnsi="Times New Roman" w:cs="Times New Roman"/>
          <w:b w:val="0"/>
          <w:sz w:val="24"/>
          <w:szCs w:val="24"/>
        </w:rPr>
        <w:t>với</w:t>
      </w:r>
      <w:proofErr w:type="spellEnd"/>
      <w:r w:rsidR="6E3BB245" w:rsidRPr="4DD012A5">
        <w:rPr>
          <w:rFonts w:ascii="Times New Roman" w:hAnsi="Times New Roman" w:cs="Times New Roman"/>
          <w:b w:val="0"/>
          <w:sz w:val="24"/>
          <w:szCs w:val="24"/>
        </w:rPr>
        <w:t xml:space="preserve"> LSTM.</w:t>
      </w:r>
    </w:p>
    <w:p w14:paraId="0D7545B8" w14:textId="1F33CA8C" w:rsidR="6E3BB245" w:rsidRDefault="6E3BB245" w:rsidP="433F9CF5">
      <w:pPr>
        <w:pStyle w:val="ListBullet"/>
        <w:numPr>
          <w:ilvl w:val="0"/>
          <w:numId w:val="4"/>
        </w:numPr>
        <w:ind w:left="0" w:firstLine="0"/>
        <w:rPr>
          <w:rFonts w:ascii="Times New Roman" w:hAnsi="Times New Roman" w:cs="Times New Roman"/>
          <w:b w:val="0"/>
          <w:sz w:val="24"/>
          <w:szCs w:val="24"/>
        </w:rPr>
      </w:pPr>
      <w:proofErr w:type="spellStart"/>
      <w:r w:rsidRPr="433F9CF5">
        <w:rPr>
          <w:rFonts w:ascii="Times New Roman" w:hAnsi="Times New Roman" w:cs="Times New Roman"/>
          <w:b w:val="0"/>
          <w:sz w:val="24"/>
          <w:szCs w:val="24"/>
        </w:rPr>
        <w:t>Đánh</w:t>
      </w:r>
      <w:proofErr w:type="spellEnd"/>
      <w:r w:rsidRPr="433F9CF5">
        <w:rPr>
          <w:rFonts w:ascii="Times New Roman" w:hAnsi="Times New Roman" w:cs="Times New Roman"/>
          <w:b w:val="0"/>
          <w:sz w:val="24"/>
          <w:szCs w:val="24"/>
        </w:rPr>
        <w:t xml:space="preserve"> </w:t>
      </w:r>
      <w:proofErr w:type="spellStart"/>
      <w:r w:rsidRPr="433F9CF5">
        <w:rPr>
          <w:rFonts w:ascii="Times New Roman" w:hAnsi="Times New Roman" w:cs="Times New Roman"/>
          <w:b w:val="0"/>
          <w:sz w:val="24"/>
          <w:szCs w:val="24"/>
        </w:rPr>
        <w:t>giá</w:t>
      </w:r>
      <w:proofErr w:type="spellEnd"/>
      <w:r w:rsidRPr="433F9CF5">
        <w:rPr>
          <w:rFonts w:ascii="Times New Roman" w:hAnsi="Times New Roman" w:cs="Times New Roman"/>
          <w:b w:val="0"/>
          <w:sz w:val="24"/>
          <w:szCs w:val="24"/>
        </w:rPr>
        <w:t xml:space="preserve"> </w:t>
      </w:r>
      <w:proofErr w:type="spellStart"/>
      <w:r w:rsidRPr="433F9CF5">
        <w:rPr>
          <w:rFonts w:ascii="Times New Roman" w:hAnsi="Times New Roman" w:cs="Times New Roman"/>
          <w:b w:val="0"/>
          <w:sz w:val="24"/>
          <w:szCs w:val="24"/>
        </w:rPr>
        <w:t>kết</w:t>
      </w:r>
      <w:proofErr w:type="spellEnd"/>
      <w:r w:rsidRPr="433F9CF5">
        <w:rPr>
          <w:rFonts w:ascii="Times New Roman" w:hAnsi="Times New Roman" w:cs="Times New Roman"/>
          <w:b w:val="0"/>
          <w:sz w:val="24"/>
          <w:szCs w:val="24"/>
        </w:rPr>
        <w:t xml:space="preserve"> </w:t>
      </w:r>
      <w:proofErr w:type="spellStart"/>
      <w:r w:rsidRPr="35BE0D31">
        <w:rPr>
          <w:rFonts w:ascii="Times New Roman" w:hAnsi="Times New Roman" w:cs="Times New Roman"/>
          <w:b w:val="0"/>
          <w:sz w:val="24"/>
          <w:szCs w:val="24"/>
        </w:rPr>
        <w:t>quả</w:t>
      </w:r>
      <w:proofErr w:type="spellEnd"/>
      <w:r w:rsidRPr="35BE0D31">
        <w:rPr>
          <w:rFonts w:ascii="Times New Roman" w:hAnsi="Times New Roman" w:cs="Times New Roman"/>
          <w:b w:val="0"/>
          <w:sz w:val="24"/>
          <w:szCs w:val="24"/>
        </w:rPr>
        <w:t xml:space="preserve"> </w:t>
      </w:r>
      <w:proofErr w:type="spellStart"/>
      <w:r w:rsidRPr="35BE0D31">
        <w:rPr>
          <w:rFonts w:ascii="Times New Roman" w:hAnsi="Times New Roman" w:cs="Times New Roman"/>
          <w:b w:val="0"/>
          <w:sz w:val="24"/>
          <w:szCs w:val="24"/>
        </w:rPr>
        <w:t>huấn</w:t>
      </w:r>
      <w:proofErr w:type="spellEnd"/>
      <w:r w:rsidRPr="35BE0D31">
        <w:rPr>
          <w:rFonts w:ascii="Times New Roman" w:hAnsi="Times New Roman" w:cs="Times New Roman"/>
          <w:b w:val="0"/>
          <w:sz w:val="24"/>
          <w:szCs w:val="24"/>
        </w:rPr>
        <w:t xml:space="preserve"> </w:t>
      </w:r>
      <w:proofErr w:type="spellStart"/>
      <w:r w:rsidRPr="35BE0D31">
        <w:rPr>
          <w:rFonts w:ascii="Times New Roman" w:hAnsi="Times New Roman" w:cs="Times New Roman"/>
          <w:b w:val="0"/>
          <w:sz w:val="24"/>
          <w:szCs w:val="24"/>
        </w:rPr>
        <w:t>luyện</w:t>
      </w:r>
      <w:proofErr w:type="spellEnd"/>
      <w:r w:rsidRPr="35BE0D31">
        <w:rPr>
          <w:rFonts w:ascii="Times New Roman" w:hAnsi="Times New Roman" w:cs="Times New Roman"/>
          <w:b w:val="0"/>
          <w:sz w:val="24"/>
          <w:szCs w:val="24"/>
        </w:rPr>
        <w:t xml:space="preserve"> </w:t>
      </w:r>
      <w:proofErr w:type="spellStart"/>
      <w:r w:rsidRPr="35BE0D31">
        <w:rPr>
          <w:rFonts w:ascii="Times New Roman" w:hAnsi="Times New Roman" w:cs="Times New Roman"/>
          <w:b w:val="0"/>
          <w:sz w:val="24"/>
          <w:szCs w:val="24"/>
        </w:rPr>
        <w:t>của</w:t>
      </w:r>
      <w:proofErr w:type="spellEnd"/>
      <w:r w:rsidRPr="35BE0D31">
        <w:rPr>
          <w:rFonts w:ascii="Times New Roman" w:hAnsi="Times New Roman" w:cs="Times New Roman"/>
          <w:b w:val="0"/>
          <w:sz w:val="24"/>
          <w:szCs w:val="24"/>
        </w:rPr>
        <w:t xml:space="preserve"> 2 </w:t>
      </w:r>
      <w:proofErr w:type="spellStart"/>
      <w:r w:rsidRPr="3566FCB2">
        <w:rPr>
          <w:rFonts w:ascii="Times New Roman" w:hAnsi="Times New Roman" w:cs="Times New Roman"/>
          <w:b w:val="0"/>
          <w:sz w:val="24"/>
          <w:szCs w:val="24"/>
        </w:rPr>
        <w:t>mô</w:t>
      </w:r>
      <w:proofErr w:type="spellEnd"/>
      <w:r w:rsidRPr="3566FCB2">
        <w:rPr>
          <w:rFonts w:ascii="Times New Roman" w:hAnsi="Times New Roman" w:cs="Times New Roman"/>
          <w:b w:val="0"/>
          <w:sz w:val="24"/>
          <w:szCs w:val="24"/>
        </w:rPr>
        <w:t xml:space="preserve"> </w:t>
      </w:r>
      <w:proofErr w:type="spellStart"/>
      <w:r w:rsidRPr="3566FCB2">
        <w:rPr>
          <w:rFonts w:ascii="Times New Roman" w:hAnsi="Times New Roman" w:cs="Times New Roman"/>
          <w:b w:val="0"/>
          <w:sz w:val="24"/>
          <w:szCs w:val="24"/>
        </w:rPr>
        <w:t>hình</w:t>
      </w:r>
      <w:proofErr w:type="spellEnd"/>
      <w:r w:rsidRPr="3566FCB2">
        <w:rPr>
          <w:rFonts w:ascii="Times New Roman" w:hAnsi="Times New Roman" w:cs="Times New Roman"/>
          <w:b w:val="0"/>
          <w:sz w:val="24"/>
          <w:szCs w:val="24"/>
        </w:rPr>
        <w:t>.</w:t>
      </w:r>
    </w:p>
    <w:p w14:paraId="6775FB07" w14:textId="3014D82B" w:rsidR="6E3BB245" w:rsidRDefault="6E3BB245" w:rsidP="3566FCB2">
      <w:pPr>
        <w:pStyle w:val="ListBullet"/>
        <w:numPr>
          <w:ilvl w:val="0"/>
          <w:numId w:val="4"/>
        </w:numPr>
        <w:ind w:left="0" w:firstLine="0"/>
        <w:rPr>
          <w:rFonts w:ascii="Times New Roman" w:hAnsi="Times New Roman" w:cs="Times New Roman"/>
          <w:b w:val="0"/>
          <w:sz w:val="24"/>
          <w:szCs w:val="24"/>
        </w:rPr>
      </w:pPr>
      <w:r w:rsidRPr="6F9206E4">
        <w:rPr>
          <w:rFonts w:ascii="Times New Roman" w:hAnsi="Times New Roman" w:cs="Times New Roman"/>
          <w:b w:val="0"/>
          <w:sz w:val="24"/>
          <w:szCs w:val="24"/>
        </w:rPr>
        <w:t xml:space="preserve">So </w:t>
      </w:r>
      <w:proofErr w:type="spellStart"/>
      <w:r w:rsidRPr="6F9206E4">
        <w:rPr>
          <w:rFonts w:ascii="Times New Roman" w:hAnsi="Times New Roman" w:cs="Times New Roman"/>
          <w:b w:val="0"/>
          <w:sz w:val="24"/>
          <w:szCs w:val="24"/>
        </w:rPr>
        <w:t>sánh</w:t>
      </w:r>
      <w:proofErr w:type="spellEnd"/>
      <w:r w:rsidRPr="6F9206E4">
        <w:rPr>
          <w:rFonts w:ascii="Times New Roman" w:hAnsi="Times New Roman" w:cs="Times New Roman"/>
          <w:b w:val="0"/>
          <w:sz w:val="24"/>
          <w:szCs w:val="24"/>
        </w:rPr>
        <w:t xml:space="preserve"> </w:t>
      </w:r>
      <w:proofErr w:type="spellStart"/>
      <w:r w:rsidRPr="6F9206E4">
        <w:rPr>
          <w:rFonts w:ascii="Times New Roman" w:hAnsi="Times New Roman" w:cs="Times New Roman"/>
          <w:b w:val="0"/>
          <w:sz w:val="24"/>
          <w:szCs w:val="24"/>
        </w:rPr>
        <w:t>hiệu</w:t>
      </w:r>
      <w:proofErr w:type="spellEnd"/>
      <w:r w:rsidRPr="6F9206E4">
        <w:rPr>
          <w:rFonts w:ascii="Times New Roman" w:hAnsi="Times New Roman" w:cs="Times New Roman"/>
          <w:b w:val="0"/>
          <w:sz w:val="24"/>
          <w:szCs w:val="24"/>
        </w:rPr>
        <w:t xml:space="preserve"> </w:t>
      </w:r>
      <w:proofErr w:type="spellStart"/>
      <w:r w:rsidRPr="6F9206E4">
        <w:rPr>
          <w:rFonts w:ascii="Times New Roman" w:hAnsi="Times New Roman" w:cs="Times New Roman"/>
          <w:b w:val="0"/>
          <w:sz w:val="24"/>
          <w:szCs w:val="24"/>
        </w:rPr>
        <w:t>năng</w:t>
      </w:r>
      <w:proofErr w:type="spellEnd"/>
      <w:r w:rsidRPr="6F9206E4">
        <w:rPr>
          <w:rFonts w:ascii="Times New Roman" w:hAnsi="Times New Roman" w:cs="Times New Roman"/>
          <w:b w:val="0"/>
          <w:sz w:val="24"/>
          <w:szCs w:val="24"/>
        </w:rPr>
        <w:t xml:space="preserve"> </w:t>
      </w:r>
      <w:proofErr w:type="spellStart"/>
      <w:r w:rsidRPr="6F9206E4">
        <w:rPr>
          <w:rFonts w:ascii="Times New Roman" w:hAnsi="Times New Roman" w:cs="Times New Roman"/>
          <w:b w:val="0"/>
          <w:sz w:val="24"/>
          <w:szCs w:val="24"/>
        </w:rPr>
        <w:t>của</w:t>
      </w:r>
      <w:proofErr w:type="spellEnd"/>
      <w:r w:rsidRPr="6F9206E4">
        <w:rPr>
          <w:rFonts w:ascii="Times New Roman" w:hAnsi="Times New Roman" w:cs="Times New Roman"/>
          <w:b w:val="0"/>
          <w:sz w:val="24"/>
          <w:szCs w:val="24"/>
        </w:rPr>
        <w:t xml:space="preserve"> 2 </w:t>
      </w:r>
      <w:proofErr w:type="spellStart"/>
      <w:r w:rsidRPr="6F9206E4">
        <w:rPr>
          <w:rFonts w:ascii="Times New Roman" w:hAnsi="Times New Roman" w:cs="Times New Roman"/>
          <w:b w:val="0"/>
          <w:sz w:val="24"/>
          <w:szCs w:val="24"/>
        </w:rPr>
        <w:t>mô</w:t>
      </w:r>
      <w:proofErr w:type="spellEnd"/>
      <w:r w:rsidRPr="6F9206E4">
        <w:rPr>
          <w:rFonts w:ascii="Times New Roman" w:hAnsi="Times New Roman" w:cs="Times New Roman"/>
          <w:b w:val="0"/>
          <w:sz w:val="24"/>
          <w:szCs w:val="24"/>
        </w:rPr>
        <w:t xml:space="preserve"> </w:t>
      </w:r>
      <w:proofErr w:type="spellStart"/>
      <w:r w:rsidRPr="1AB6A905">
        <w:rPr>
          <w:rFonts w:ascii="Times New Roman" w:hAnsi="Times New Roman" w:cs="Times New Roman"/>
          <w:b w:val="0"/>
          <w:sz w:val="24"/>
          <w:szCs w:val="24"/>
        </w:rPr>
        <w:t>hình</w:t>
      </w:r>
      <w:proofErr w:type="spellEnd"/>
      <w:r w:rsidR="01EC3408" w:rsidRPr="570D8C7C">
        <w:rPr>
          <w:rFonts w:ascii="Times New Roman" w:hAnsi="Times New Roman" w:cs="Times New Roman"/>
          <w:b w:val="0"/>
          <w:sz w:val="24"/>
          <w:szCs w:val="24"/>
        </w:rPr>
        <w:t xml:space="preserve"> </w:t>
      </w:r>
      <w:proofErr w:type="spellStart"/>
      <w:r w:rsidR="01EC3408" w:rsidRPr="4F4881CF">
        <w:rPr>
          <w:rFonts w:ascii="Times New Roman" w:hAnsi="Times New Roman" w:cs="Times New Roman"/>
          <w:b w:val="0"/>
          <w:sz w:val="24"/>
          <w:szCs w:val="24"/>
        </w:rPr>
        <w:t>khi</w:t>
      </w:r>
      <w:proofErr w:type="spellEnd"/>
      <w:r w:rsidR="01EC3408" w:rsidRPr="4F4881CF">
        <w:rPr>
          <w:rFonts w:ascii="Times New Roman" w:hAnsi="Times New Roman" w:cs="Times New Roman"/>
          <w:b w:val="0"/>
          <w:sz w:val="24"/>
          <w:szCs w:val="24"/>
        </w:rPr>
        <w:t xml:space="preserve"> </w:t>
      </w:r>
      <w:proofErr w:type="spellStart"/>
      <w:r w:rsidR="01EC3408" w:rsidRPr="4F4881CF">
        <w:rPr>
          <w:rFonts w:ascii="Times New Roman" w:hAnsi="Times New Roman" w:cs="Times New Roman"/>
          <w:b w:val="0"/>
          <w:sz w:val="24"/>
          <w:szCs w:val="24"/>
        </w:rPr>
        <w:t>thực</w:t>
      </w:r>
      <w:proofErr w:type="spellEnd"/>
      <w:r w:rsidR="01EC3408" w:rsidRPr="4F4881CF">
        <w:rPr>
          <w:rFonts w:ascii="Times New Roman" w:hAnsi="Times New Roman" w:cs="Times New Roman"/>
          <w:b w:val="0"/>
          <w:sz w:val="24"/>
          <w:szCs w:val="24"/>
        </w:rPr>
        <w:t xml:space="preserve"> </w:t>
      </w:r>
      <w:proofErr w:type="spellStart"/>
      <w:r w:rsidR="01EC3408" w:rsidRPr="3BE148DD">
        <w:rPr>
          <w:rFonts w:ascii="Times New Roman" w:hAnsi="Times New Roman" w:cs="Times New Roman"/>
          <w:b w:val="0"/>
          <w:sz w:val="24"/>
          <w:szCs w:val="24"/>
        </w:rPr>
        <w:t>hiện</w:t>
      </w:r>
      <w:proofErr w:type="spellEnd"/>
      <w:r w:rsidR="01EC3408" w:rsidRPr="3BE148DD">
        <w:rPr>
          <w:rFonts w:ascii="Times New Roman" w:hAnsi="Times New Roman" w:cs="Times New Roman"/>
          <w:b w:val="0"/>
          <w:sz w:val="24"/>
          <w:szCs w:val="24"/>
        </w:rPr>
        <w:t xml:space="preserve"> </w:t>
      </w:r>
      <w:proofErr w:type="spellStart"/>
      <w:r w:rsidR="01EC3408" w:rsidRPr="3BE148DD">
        <w:rPr>
          <w:rFonts w:ascii="Times New Roman" w:hAnsi="Times New Roman" w:cs="Times New Roman"/>
          <w:b w:val="0"/>
          <w:sz w:val="24"/>
          <w:szCs w:val="24"/>
        </w:rPr>
        <w:t>dự</w:t>
      </w:r>
      <w:proofErr w:type="spellEnd"/>
      <w:r w:rsidR="01EC3408" w:rsidRPr="3BE148DD">
        <w:rPr>
          <w:rFonts w:ascii="Times New Roman" w:hAnsi="Times New Roman" w:cs="Times New Roman"/>
          <w:b w:val="0"/>
          <w:sz w:val="24"/>
          <w:szCs w:val="24"/>
        </w:rPr>
        <w:t xml:space="preserve"> </w:t>
      </w:r>
      <w:proofErr w:type="spellStart"/>
      <w:r w:rsidR="01EC3408" w:rsidRPr="3BE148DD">
        <w:rPr>
          <w:rFonts w:ascii="Times New Roman" w:hAnsi="Times New Roman" w:cs="Times New Roman"/>
          <w:b w:val="0"/>
          <w:sz w:val="24"/>
          <w:szCs w:val="24"/>
        </w:rPr>
        <w:t>đoán</w:t>
      </w:r>
      <w:proofErr w:type="spellEnd"/>
      <w:r w:rsidRPr="4F4881CF">
        <w:rPr>
          <w:rFonts w:ascii="Times New Roman" w:hAnsi="Times New Roman" w:cs="Times New Roman"/>
          <w:b w:val="0"/>
          <w:sz w:val="24"/>
          <w:szCs w:val="24"/>
        </w:rPr>
        <w:t>.</w:t>
      </w:r>
    </w:p>
    <w:p w14:paraId="44CFB201" w14:textId="2CB236D1" w:rsidR="00A55B24" w:rsidRPr="00B50D2F" w:rsidRDefault="00A55B24" w:rsidP="00DD4923">
      <w:pPr>
        <w:pStyle w:val="ListBullet"/>
        <w:numPr>
          <w:ilvl w:val="0"/>
          <w:numId w:val="4"/>
        </w:numPr>
        <w:ind w:left="0" w:firstLine="0"/>
        <w:rPr>
          <w:rFonts w:ascii="Times New Roman" w:hAnsi="Times New Roman" w:cs="Times New Roman"/>
          <w:b w:val="0"/>
          <w:bCs/>
          <w:sz w:val="24"/>
          <w:szCs w:val="24"/>
        </w:rPr>
      </w:pPr>
      <w:proofErr w:type="spellStart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>Triển</w:t>
      </w:r>
      <w:proofErr w:type="spellEnd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>khai</w:t>
      </w:r>
      <w:proofErr w:type="spellEnd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>ứng</w:t>
      </w:r>
      <w:proofErr w:type="spellEnd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>dụng</w:t>
      </w:r>
      <w:proofErr w:type="spellEnd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>dự</w:t>
      </w:r>
      <w:proofErr w:type="spellEnd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>báo</w:t>
      </w:r>
      <w:proofErr w:type="spellEnd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>tự</w:t>
      </w:r>
      <w:proofErr w:type="spellEnd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>động</w:t>
      </w:r>
      <w:proofErr w:type="spellEnd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>thông</w:t>
      </w:r>
      <w:proofErr w:type="spellEnd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 xml:space="preserve"> qua API.</w:t>
      </w:r>
    </w:p>
    <w:p w14:paraId="3A259330" w14:textId="10522737" w:rsidR="5CCBD26A" w:rsidRPr="00B50D2F" w:rsidRDefault="5CCBD26A" w:rsidP="00DD4923">
      <w:pPr>
        <w:pStyle w:val="ListBullet"/>
        <w:numPr>
          <w:ilvl w:val="0"/>
          <w:numId w:val="4"/>
        </w:numPr>
        <w:ind w:left="0" w:firstLine="0"/>
        <w:rPr>
          <w:rFonts w:ascii="Times New Roman" w:hAnsi="Times New Roman" w:cs="Times New Roman"/>
          <w:b w:val="0"/>
          <w:bCs/>
          <w:sz w:val="24"/>
          <w:szCs w:val="24"/>
        </w:rPr>
      </w:pPr>
      <w:proofErr w:type="spellStart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>Đề</w:t>
      </w:r>
      <w:proofErr w:type="spellEnd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>xuất</w:t>
      </w:r>
      <w:proofErr w:type="spellEnd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>mô</w:t>
      </w:r>
      <w:proofErr w:type="spellEnd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>hình</w:t>
      </w:r>
      <w:proofErr w:type="spellEnd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>với</w:t>
      </w:r>
      <w:proofErr w:type="spellEnd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>từng</w:t>
      </w:r>
      <w:proofErr w:type="spellEnd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>tình</w:t>
      </w:r>
      <w:proofErr w:type="spellEnd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>huống</w:t>
      </w:r>
      <w:proofErr w:type="spellEnd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>cụ</w:t>
      </w:r>
      <w:proofErr w:type="spellEnd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>thế</w:t>
      </w:r>
      <w:proofErr w:type="spellEnd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>.</w:t>
      </w:r>
    </w:p>
    <w:p w14:paraId="725046E8" w14:textId="23A6EAED" w:rsidR="00A55B24" w:rsidRPr="00B50D2F" w:rsidRDefault="00A55B24" w:rsidP="069D74CA">
      <w:pPr>
        <w:pStyle w:val="Heading1"/>
        <w:rPr>
          <w:rFonts w:ascii="Times New Roman" w:hAnsi="Times New Roman" w:cs="Times New Roman"/>
          <w:bCs w:val="0"/>
          <w:sz w:val="24"/>
          <w:szCs w:val="24"/>
        </w:rPr>
      </w:pPr>
      <w:bookmarkStart w:id="10" w:name="_Toc215469348"/>
      <w:r w:rsidRPr="00B50D2F">
        <w:rPr>
          <w:rFonts w:ascii="Times New Roman" w:hAnsi="Times New Roman" w:cs="Times New Roman"/>
          <w:bCs w:val="0"/>
          <w:sz w:val="24"/>
          <w:szCs w:val="24"/>
        </w:rPr>
        <w:t>CHƯƠNG 2: CƠ SỞ LÝ THUYẾT VÀ CÔNG NGHỆ</w:t>
      </w:r>
      <w:bookmarkEnd w:id="10"/>
    </w:p>
    <w:p w14:paraId="1BBF5A05" w14:textId="10D0A70B" w:rsidR="00A55B24" w:rsidRPr="00B50D2F" w:rsidRDefault="00A55B24" w:rsidP="069D74CA">
      <w:pPr>
        <w:pStyle w:val="Heading2"/>
        <w:rPr>
          <w:rFonts w:ascii="Times New Roman" w:hAnsi="Times New Roman" w:cs="Times New Roman"/>
          <w:bCs w:val="0"/>
          <w:sz w:val="24"/>
          <w:szCs w:val="24"/>
        </w:rPr>
      </w:pPr>
      <w:bookmarkStart w:id="11" w:name="_Toc215469349"/>
      <w:r w:rsidRPr="00B50D2F">
        <w:rPr>
          <w:rFonts w:ascii="Times New Roman" w:hAnsi="Times New Roman" w:cs="Times New Roman"/>
          <w:bCs w:val="0"/>
          <w:sz w:val="24"/>
          <w:szCs w:val="24"/>
        </w:rPr>
        <w:t xml:space="preserve">2.1. </w:t>
      </w:r>
      <w:proofErr w:type="spellStart"/>
      <w:r w:rsidR="3ACF8EF1" w:rsidRPr="00B50D2F">
        <w:rPr>
          <w:rFonts w:ascii="Times New Roman" w:hAnsi="Times New Roman" w:cs="Times New Roman"/>
          <w:bCs w:val="0"/>
          <w:sz w:val="24"/>
          <w:szCs w:val="24"/>
        </w:rPr>
        <w:t>Bài</w:t>
      </w:r>
      <w:proofErr w:type="spellEnd"/>
      <w:r w:rsidR="3ACF8EF1" w:rsidRPr="00B50D2F">
        <w:rPr>
          <w:rFonts w:ascii="Times New Roman" w:hAnsi="Times New Roman" w:cs="Times New Roman"/>
          <w:bCs w:val="0"/>
          <w:sz w:val="24"/>
          <w:szCs w:val="24"/>
        </w:rPr>
        <w:t xml:space="preserve"> </w:t>
      </w:r>
      <w:proofErr w:type="spellStart"/>
      <w:r w:rsidR="3ACF8EF1" w:rsidRPr="00B50D2F">
        <w:rPr>
          <w:rFonts w:ascii="Times New Roman" w:hAnsi="Times New Roman" w:cs="Times New Roman"/>
          <w:bCs w:val="0"/>
          <w:sz w:val="24"/>
          <w:szCs w:val="24"/>
        </w:rPr>
        <w:t>toán</w:t>
      </w:r>
      <w:proofErr w:type="spellEnd"/>
      <w:r w:rsidR="3ACF8EF1" w:rsidRPr="00B50D2F">
        <w:rPr>
          <w:rFonts w:ascii="Times New Roman" w:hAnsi="Times New Roman" w:cs="Times New Roman"/>
          <w:bCs w:val="0"/>
          <w:sz w:val="24"/>
          <w:szCs w:val="24"/>
        </w:rPr>
        <w:t xml:space="preserve"> </w:t>
      </w:r>
      <w:proofErr w:type="spellStart"/>
      <w:r w:rsidR="3ACF8EF1" w:rsidRPr="00B50D2F">
        <w:rPr>
          <w:rFonts w:ascii="Times New Roman" w:hAnsi="Times New Roman" w:cs="Times New Roman"/>
          <w:bCs w:val="0"/>
          <w:sz w:val="24"/>
          <w:szCs w:val="24"/>
        </w:rPr>
        <w:t>dự</w:t>
      </w:r>
      <w:proofErr w:type="spellEnd"/>
      <w:r w:rsidR="3ACF8EF1" w:rsidRPr="00B50D2F">
        <w:rPr>
          <w:rFonts w:ascii="Times New Roman" w:hAnsi="Times New Roman" w:cs="Times New Roman"/>
          <w:bCs w:val="0"/>
          <w:sz w:val="24"/>
          <w:szCs w:val="24"/>
        </w:rPr>
        <w:t xml:space="preserve"> </w:t>
      </w:r>
      <w:proofErr w:type="spellStart"/>
      <w:r w:rsidR="3ACF8EF1" w:rsidRPr="00B50D2F">
        <w:rPr>
          <w:rFonts w:ascii="Times New Roman" w:hAnsi="Times New Roman" w:cs="Times New Roman"/>
          <w:bCs w:val="0"/>
          <w:sz w:val="24"/>
          <w:szCs w:val="24"/>
        </w:rPr>
        <w:t>đoán</w:t>
      </w:r>
      <w:proofErr w:type="spellEnd"/>
      <w:r w:rsidR="3ACF8EF1" w:rsidRPr="00B50D2F">
        <w:rPr>
          <w:rFonts w:ascii="Times New Roman" w:hAnsi="Times New Roman" w:cs="Times New Roman"/>
          <w:bCs w:val="0"/>
          <w:sz w:val="24"/>
          <w:szCs w:val="24"/>
        </w:rPr>
        <w:t xml:space="preserve"> </w:t>
      </w:r>
      <w:proofErr w:type="spellStart"/>
      <w:r w:rsidR="3ACF8EF1" w:rsidRPr="00B50D2F">
        <w:rPr>
          <w:rFonts w:ascii="Times New Roman" w:hAnsi="Times New Roman" w:cs="Times New Roman"/>
          <w:bCs w:val="0"/>
          <w:sz w:val="24"/>
          <w:szCs w:val="24"/>
        </w:rPr>
        <w:t>thời</w:t>
      </w:r>
      <w:proofErr w:type="spellEnd"/>
      <w:r w:rsidR="3ACF8EF1" w:rsidRPr="00B50D2F">
        <w:rPr>
          <w:rFonts w:ascii="Times New Roman" w:hAnsi="Times New Roman" w:cs="Times New Roman"/>
          <w:bCs w:val="0"/>
          <w:sz w:val="24"/>
          <w:szCs w:val="24"/>
        </w:rPr>
        <w:t xml:space="preserve"> </w:t>
      </w:r>
      <w:proofErr w:type="spellStart"/>
      <w:r w:rsidR="3ACF8EF1" w:rsidRPr="00B50D2F">
        <w:rPr>
          <w:rFonts w:ascii="Times New Roman" w:hAnsi="Times New Roman" w:cs="Times New Roman"/>
          <w:bCs w:val="0"/>
          <w:sz w:val="24"/>
          <w:szCs w:val="24"/>
        </w:rPr>
        <w:t>tiết</w:t>
      </w:r>
      <w:bookmarkEnd w:id="11"/>
      <w:proofErr w:type="spellEnd"/>
    </w:p>
    <w:p w14:paraId="52BDD988" w14:textId="42211BF7" w:rsidR="63936309" w:rsidRPr="00672068" w:rsidRDefault="63936309" w:rsidP="5DE89DDD">
      <w:pPr>
        <w:spacing w:before="240" w:after="240"/>
        <w:rPr>
          <w:b w:val="0"/>
          <w:bCs/>
        </w:rPr>
      </w:pP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Bài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toán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được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đặt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ra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trong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dự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án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này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là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xây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dựng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hệ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thống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dự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báo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thời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tiết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cục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bộ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cho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khu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vực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Đà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Nẵng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 (</w:t>
      </w: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tọa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độ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 16.0471°N, 108.2068°E) </w:t>
      </w: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dựa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trên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phương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pháp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học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máy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giám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sát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 (Supervised Learning). </w:t>
      </w: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Cụ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thể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, </w:t>
      </w: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bài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toán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được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 chia </w:t>
      </w: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thành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hai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bài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toán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 con:</w:t>
      </w:r>
    </w:p>
    <w:p w14:paraId="38F770BE" w14:textId="0D94A745" w:rsidR="63936309" w:rsidRPr="00672068" w:rsidRDefault="63936309" w:rsidP="5DE89DDD">
      <w:pPr>
        <w:pStyle w:val="ListParagraph"/>
        <w:numPr>
          <w:ilvl w:val="0"/>
          <w:numId w:val="22"/>
        </w:numPr>
        <w:spacing w:before="240" w:after="240"/>
        <w:rPr>
          <w:rFonts w:ascii="Times New Roman" w:hAnsi="Times New Roman" w:cs="Times New Roman"/>
          <w:b w:val="0"/>
          <w:bCs/>
          <w:sz w:val="24"/>
          <w:szCs w:val="24"/>
        </w:rPr>
      </w:pP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lastRenderedPageBreak/>
        <w:t>Dự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báo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tổng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quan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theo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ngày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 (Daily Forecast): </w:t>
      </w: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Phân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loại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thời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tiết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ngày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tiếp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theo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vào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một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trong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 3 </w:t>
      </w: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nhãn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: </w:t>
      </w: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Nắng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, </w:t>
      </w: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Có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mây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, </w:t>
      </w: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hoặc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Mưa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.</w:t>
      </w:r>
    </w:p>
    <w:p w14:paraId="123C4B10" w14:textId="054FAE03" w:rsidR="63936309" w:rsidRPr="00672068" w:rsidRDefault="63936309" w:rsidP="5DE89DDD">
      <w:pPr>
        <w:pStyle w:val="ListParagraph"/>
        <w:numPr>
          <w:ilvl w:val="0"/>
          <w:numId w:val="22"/>
        </w:numPr>
        <w:spacing w:before="240" w:after="240"/>
        <w:rPr>
          <w:rFonts w:ascii="Times New Roman" w:hAnsi="Times New Roman" w:cs="Times New Roman"/>
          <w:b w:val="0"/>
          <w:bCs/>
          <w:sz w:val="24"/>
          <w:szCs w:val="24"/>
        </w:rPr>
      </w:pP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Dự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báo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 chi </w:t>
      </w: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tiết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theo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giờ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 (Hourly Rain Probability): </w:t>
      </w: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Dự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đoán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xác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suất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xảy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ra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mưa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trong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từng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khung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giờ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cụ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thể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cho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 48 </w:t>
      </w: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giờ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tới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.</w:t>
      </w:r>
    </w:p>
    <w:p w14:paraId="1311CC84" w14:textId="50B9264F" w:rsidR="63936309" w:rsidRPr="00672068" w:rsidRDefault="72C32A20" w:rsidP="5DE89DDD">
      <w:pPr>
        <w:spacing w:before="240" w:after="240"/>
        <w:rPr>
          <w:rFonts w:ascii="Times New Roman" w:hAnsi="Times New Roman" w:cs="Times New Roman"/>
          <w:b w:val="0"/>
          <w:bCs/>
          <w:sz w:val="24"/>
          <w:szCs w:val="24"/>
        </w:rPr>
      </w:pP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Sử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dụng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r w:rsidR="63936309"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6 </w:t>
      </w:r>
      <w:proofErr w:type="spellStart"/>
      <w:r w:rsidR="63936309" w:rsidRPr="00672068">
        <w:rPr>
          <w:rFonts w:ascii="Times New Roman" w:hAnsi="Times New Roman" w:cs="Times New Roman"/>
          <w:b w:val="0"/>
          <w:bCs/>
          <w:sz w:val="24"/>
          <w:szCs w:val="24"/>
        </w:rPr>
        <w:t>đặc</w:t>
      </w:r>
      <w:proofErr w:type="spellEnd"/>
      <w:r w:rsidR="63936309"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="63936309" w:rsidRPr="00672068">
        <w:rPr>
          <w:rFonts w:ascii="Times New Roman" w:hAnsi="Times New Roman" w:cs="Times New Roman"/>
          <w:b w:val="0"/>
          <w:bCs/>
          <w:sz w:val="24"/>
          <w:szCs w:val="24"/>
        </w:rPr>
        <w:t>trưng</w:t>
      </w:r>
      <w:proofErr w:type="spellEnd"/>
      <w:r w:rsidR="63936309"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="63936309" w:rsidRPr="00672068">
        <w:rPr>
          <w:rFonts w:ascii="Times New Roman" w:hAnsi="Times New Roman" w:cs="Times New Roman"/>
          <w:b w:val="0"/>
          <w:bCs/>
          <w:sz w:val="24"/>
          <w:szCs w:val="24"/>
        </w:rPr>
        <w:t>khí</w:t>
      </w:r>
      <w:proofErr w:type="spellEnd"/>
      <w:r w:rsidR="63936309"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="63936309" w:rsidRPr="00672068">
        <w:rPr>
          <w:rFonts w:ascii="Times New Roman" w:hAnsi="Times New Roman" w:cs="Times New Roman"/>
          <w:b w:val="0"/>
          <w:bCs/>
          <w:sz w:val="24"/>
          <w:szCs w:val="24"/>
        </w:rPr>
        <w:t>tượng</w:t>
      </w:r>
      <w:proofErr w:type="spellEnd"/>
      <w:r w:rsidR="63936309"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="63936309" w:rsidRPr="00672068">
        <w:rPr>
          <w:rFonts w:ascii="Times New Roman" w:hAnsi="Times New Roman" w:cs="Times New Roman"/>
          <w:b w:val="0"/>
          <w:bCs/>
          <w:sz w:val="24"/>
          <w:szCs w:val="24"/>
        </w:rPr>
        <w:t>chính</w:t>
      </w:r>
      <w:proofErr w:type="spellEnd"/>
      <w:r w:rsidR="63936309"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="63936309" w:rsidRPr="00672068">
        <w:rPr>
          <w:rFonts w:ascii="Times New Roman" w:hAnsi="Times New Roman" w:cs="Times New Roman"/>
          <w:b w:val="0"/>
          <w:bCs/>
          <w:sz w:val="24"/>
          <w:szCs w:val="24"/>
        </w:rPr>
        <w:t>ảnh</w:t>
      </w:r>
      <w:proofErr w:type="spellEnd"/>
      <w:r w:rsidR="63936309"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="63936309" w:rsidRPr="00672068">
        <w:rPr>
          <w:rFonts w:ascii="Times New Roman" w:hAnsi="Times New Roman" w:cs="Times New Roman"/>
          <w:b w:val="0"/>
          <w:bCs/>
          <w:sz w:val="24"/>
          <w:szCs w:val="24"/>
        </w:rPr>
        <w:t>hưởng</w:t>
      </w:r>
      <w:proofErr w:type="spellEnd"/>
      <w:r w:rsidR="63936309"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="63936309" w:rsidRPr="00672068">
        <w:rPr>
          <w:rFonts w:ascii="Times New Roman" w:hAnsi="Times New Roman" w:cs="Times New Roman"/>
          <w:b w:val="0"/>
          <w:bCs/>
          <w:sz w:val="24"/>
          <w:szCs w:val="24"/>
        </w:rPr>
        <w:t>trực</w:t>
      </w:r>
      <w:proofErr w:type="spellEnd"/>
      <w:r w:rsidR="63936309"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="63936309" w:rsidRPr="00672068">
        <w:rPr>
          <w:rFonts w:ascii="Times New Roman" w:hAnsi="Times New Roman" w:cs="Times New Roman"/>
          <w:b w:val="0"/>
          <w:bCs/>
          <w:sz w:val="24"/>
          <w:szCs w:val="24"/>
        </w:rPr>
        <w:t>tiếp</w:t>
      </w:r>
      <w:proofErr w:type="spellEnd"/>
      <w:r w:rsidR="63936309"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="63936309" w:rsidRPr="00672068">
        <w:rPr>
          <w:rFonts w:ascii="Times New Roman" w:hAnsi="Times New Roman" w:cs="Times New Roman"/>
          <w:b w:val="0"/>
          <w:bCs/>
          <w:sz w:val="24"/>
          <w:szCs w:val="24"/>
        </w:rPr>
        <w:t>đến</w:t>
      </w:r>
      <w:proofErr w:type="spellEnd"/>
      <w:r w:rsidR="63936309"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="63936309" w:rsidRPr="00672068">
        <w:rPr>
          <w:rFonts w:ascii="Times New Roman" w:hAnsi="Times New Roman" w:cs="Times New Roman"/>
          <w:b w:val="0"/>
          <w:bCs/>
          <w:sz w:val="24"/>
          <w:szCs w:val="24"/>
        </w:rPr>
        <w:t>kết</w:t>
      </w:r>
      <w:proofErr w:type="spellEnd"/>
      <w:r w:rsidR="63936309"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="63936309" w:rsidRPr="00672068">
        <w:rPr>
          <w:rFonts w:ascii="Times New Roman" w:hAnsi="Times New Roman" w:cs="Times New Roman"/>
          <w:b w:val="0"/>
          <w:bCs/>
          <w:sz w:val="24"/>
          <w:szCs w:val="24"/>
        </w:rPr>
        <w:t>quả</w:t>
      </w:r>
      <w:proofErr w:type="spellEnd"/>
      <w:r w:rsidR="63936309"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="63936309" w:rsidRPr="00672068">
        <w:rPr>
          <w:rFonts w:ascii="Times New Roman" w:hAnsi="Times New Roman" w:cs="Times New Roman"/>
          <w:b w:val="0"/>
          <w:bCs/>
          <w:sz w:val="24"/>
          <w:szCs w:val="24"/>
        </w:rPr>
        <w:t>dự</w:t>
      </w:r>
      <w:proofErr w:type="spellEnd"/>
      <w:r w:rsidR="63936309"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="63936309" w:rsidRPr="00672068">
        <w:rPr>
          <w:rFonts w:ascii="Times New Roman" w:hAnsi="Times New Roman" w:cs="Times New Roman"/>
          <w:b w:val="0"/>
          <w:bCs/>
          <w:sz w:val="24"/>
          <w:szCs w:val="24"/>
        </w:rPr>
        <w:t>báo</w:t>
      </w:r>
      <w:proofErr w:type="spellEnd"/>
      <w:r w:rsidR="63936309" w:rsidRPr="00672068">
        <w:rPr>
          <w:rFonts w:ascii="Times New Roman" w:hAnsi="Times New Roman" w:cs="Times New Roman"/>
          <w:b w:val="0"/>
          <w:bCs/>
          <w:sz w:val="24"/>
          <w:szCs w:val="24"/>
        </w:rPr>
        <w:t>:</w:t>
      </w:r>
    </w:p>
    <w:p w14:paraId="294307AC" w14:textId="139DD36D" w:rsidR="63936309" w:rsidRPr="00672068" w:rsidRDefault="63936309" w:rsidP="5DE89DDD">
      <w:pPr>
        <w:pStyle w:val="ListParagraph"/>
        <w:numPr>
          <w:ilvl w:val="0"/>
          <w:numId w:val="21"/>
        </w:numPr>
        <w:spacing w:before="240" w:after="240"/>
        <w:rPr>
          <w:rFonts w:ascii="Times New Roman" w:hAnsi="Times New Roman" w:cs="Times New Roman"/>
          <w:b w:val="0"/>
          <w:bCs/>
          <w:sz w:val="24"/>
          <w:szCs w:val="24"/>
        </w:rPr>
      </w:pP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Nhiệt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độ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 (Temperature 2m).</w:t>
      </w:r>
    </w:p>
    <w:p w14:paraId="030A5BEE" w14:textId="57BACACB" w:rsidR="63936309" w:rsidRPr="00672068" w:rsidRDefault="63936309" w:rsidP="5DE89DDD">
      <w:pPr>
        <w:pStyle w:val="ListParagraph"/>
        <w:numPr>
          <w:ilvl w:val="0"/>
          <w:numId w:val="21"/>
        </w:numPr>
        <w:spacing w:before="240" w:after="240"/>
        <w:rPr>
          <w:rFonts w:ascii="Times New Roman" w:hAnsi="Times New Roman" w:cs="Times New Roman"/>
          <w:b w:val="0"/>
          <w:bCs/>
          <w:sz w:val="24"/>
          <w:szCs w:val="24"/>
        </w:rPr>
      </w:pP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Độ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ẩm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tương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đối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 (Relative Humidity 2m).</w:t>
      </w:r>
    </w:p>
    <w:p w14:paraId="52D33235" w14:textId="66F47AEF" w:rsidR="63936309" w:rsidRPr="00672068" w:rsidRDefault="63936309" w:rsidP="5DE89DDD">
      <w:pPr>
        <w:pStyle w:val="ListParagraph"/>
        <w:numPr>
          <w:ilvl w:val="0"/>
          <w:numId w:val="21"/>
        </w:numPr>
        <w:spacing w:before="240" w:after="240"/>
        <w:rPr>
          <w:rFonts w:ascii="Times New Roman" w:hAnsi="Times New Roman" w:cs="Times New Roman"/>
          <w:b w:val="0"/>
          <w:bCs/>
          <w:sz w:val="24"/>
          <w:szCs w:val="24"/>
        </w:rPr>
      </w:pP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Độ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 bao </w:t>
      </w: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phủ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của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mây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 (Cloud Cover).</w:t>
      </w:r>
    </w:p>
    <w:p w14:paraId="393C3376" w14:textId="63FA2239" w:rsidR="63936309" w:rsidRPr="00672068" w:rsidRDefault="63936309" w:rsidP="5DE89DDD">
      <w:pPr>
        <w:pStyle w:val="ListParagraph"/>
        <w:numPr>
          <w:ilvl w:val="0"/>
          <w:numId w:val="21"/>
        </w:numPr>
        <w:spacing w:before="240" w:after="240"/>
        <w:rPr>
          <w:rFonts w:ascii="Times New Roman" w:hAnsi="Times New Roman" w:cs="Times New Roman"/>
          <w:b w:val="0"/>
          <w:bCs/>
          <w:sz w:val="24"/>
          <w:szCs w:val="24"/>
        </w:rPr>
      </w:pP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Áp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suất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khí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quyển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 (Pressure MSL).</w:t>
      </w:r>
    </w:p>
    <w:p w14:paraId="7C39518C" w14:textId="4F38E75B" w:rsidR="63936309" w:rsidRPr="00672068" w:rsidRDefault="63936309" w:rsidP="5DE89DDD">
      <w:pPr>
        <w:pStyle w:val="ListParagraph"/>
        <w:numPr>
          <w:ilvl w:val="0"/>
          <w:numId w:val="21"/>
        </w:numPr>
        <w:spacing w:before="240" w:after="240"/>
        <w:rPr>
          <w:rFonts w:ascii="Times New Roman" w:hAnsi="Times New Roman" w:cs="Times New Roman"/>
          <w:b w:val="0"/>
          <w:bCs/>
          <w:sz w:val="24"/>
          <w:szCs w:val="24"/>
        </w:rPr>
      </w:pP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Tốc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độ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gió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 (Wind Speed 10m).</w:t>
      </w:r>
    </w:p>
    <w:p w14:paraId="4202B2A8" w14:textId="6B73F5F8" w:rsidR="63936309" w:rsidRPr="00672068" w:rsidRDefault="63936309" w:rsidP="5DE89DDD">
      <w:pPr>
        <w:pStyle w:val="ListParagraph"/>
        <w:numPr>
          <w:ilvl w:val="0"/>
          <w:numId w:val="21"/>
        </w:numPr>
        <w:spacing w:before="240" w:after="240"/>
        <w:rPr>
          <w:rFonts w:ascii="Times New Roman" w:hAnsi="Times New Roman" w:cs="Times New Roman"/>
          <w:b w:val="0"/>
          <w:bCs/>
          <w:sz w:val="24"/>
          <w:szCs w:val="24"/>
        </w:rPr>
      </w:pP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Lượng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mưa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 (Precipitation) – </w:t>
      </w: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đóng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vai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trò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vừa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là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đặc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trưng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đầu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vào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vừa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là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nhãn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mục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tiêu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.</w:t>
      </w:r>
    </w:p>
    <w:p w14:paraId="3A3E9EA0" w14:textId="317AF457" w:rsidR="63936309" w:rsidRPr="00724672" w:rsidRDefault="63936309" w:rsidP="00724672">
      <w:pPr>
        <w:rPr>
          <w:rFonts w:ascii="Times New Roman" w:hAnsi="Times New Roman" w:cs="Times New Roman"/>
          <w:b w:val="0"/>
          <w:bCs/>
          <w:sz w:val="24"/>
          <w:szCs w:val="24"/>
        </w:rPr>
      </w:pPr>
      <w:proofErr w:type="spellStart"/>
      <w:r w:rsidRPr="00724672">
        <w:rPr>
          <w:rFonts w:ascii="Times New Roman" w:hAnsi="Times New Roman" w:cs="Times New Roman"/>
          <w:b w:val="0"/>
          <w:bCs/>
          <w:sz w:val="24"/>
          <w:szCs w:val="24"/>
        </w:rPr>
        <w:t>Thách</w:t>
      </w:r>
      <w:proofErr w:type="spellEnd"/>
      <w:r w:rsidRPr="00724672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724672">
        <w:rPr>
          <w:rFonts w:ascii="Times New Roman" w:hAnsi="Times New Roman" w:cs="Times New Roman"/>
          <w:b w:val="0"/>
          <w:bCs/>
          <w:sz w:val="24"/>
          <w:szCs w:val="24"/>
        </w:rPr>
        <w:t>thức</w:t>
      </w:r>
      <w:proofErr w:type="spellEnd"/>
      <w:r w:rsidRPr="00724672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724672">
        <w:rPr>
          <w:rFonts w:ascii="Times New Roman" w:hAnsi="Times New Roman" w:cs="Times New Roman"/>
          <w:b w:val="0"/>
          <w:bCs/>
          <w:sz w:val="24"/>
          <w:szCs w:val="24"/>
        </w:rPr>
        <w:t>của</w:t>
      </w:r>
      <w:proofErr w:type="spellEnd"/>
      <w:r w:rsidRPr="00724672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724672">
        <w:rPr>
          <w:rFonts w:ascii="Times New Roman" w:hAnsi="Times New Roman" w:cs="Times New Roman"/>
          <w:b w:val="0"/>
          <w:bCs/>
          <w:sz w:val="24"/>
          <w:szCs w:val="24"/>
        </w:rPr>
        <w:t>bài</w:t>
      </w:r>
      <w:proofErr w:type="spellEnd"/>
      <w:r w:rsidRPr="00724672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724672">
        <w:rPr>
          <w:rFonts w:ascii="Times New Roman" w:hAnsi="Times New Roman" w:cs="Times New Roman"/>
          <w:b w:val="0"/>
          <w:bCs/>
          <w:sz w:val="24"/>
          <w:szCs w:val="24"/>
        </w:rPr>
        <w:t>toán</w:t>
      </w:r>
      <w:proofErr w:type="spellEnd"/>
      <w:r w:rsidRPr="00724672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724672">
        <w:rPr>
          <w:rFonts w:ascii="Times New Roman" w:hAnsi="Times New Roman" w:cs="Times New Roman"/>
          <w:b w:val="0"/>
          <w:bCs/>
          <w:sz w:val="24"/>
          <w:szCs w:val="24"/>
        </w:rPr>
        <w:t>trong</w:t>
      </w:r>
      <w:proofErr w:type="spellEnd"/>
      <w:r w:rsidRPr="00724672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724672">
        <w:rPr>
          <w:rFonts w:ascii="Times New Roman" w:hAnsi="Times New Roman" w:cs="Times New Roman"/>
          <w:b w:val="0"/>
          <w:bCs/>
          <w:sz w:val="24"/>
          <w:szCs w:val="24"/>
        </w:rPr>
        <w:t>thực</w:t>
      </w:r>
      <w:proofErr w:type="spellEnd"/>
      <w:r w:rsidRPr="00724672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724672">
        <w:rPr>
          <w:rFonts w:ascii="Times New Roman" w:hAnsi="Times New Roman" w:cs="Times New Roman"/>
          <w:b w:val="0"/>
          <w:bCs/>
          <w:sz w:val="24"/>
          <w:szCs w:val="24"/>
        </w:rPr>
        <w:t>tế</w:t>
      </w:r>
      <w:proofErr w:type="spellEnd"/>
      <w:r w:rsidRPr="00724672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724672">
        <w:rPr>
          <w:rFonts w:ascii="Times New Roman" w:hAnsi="Times New Roman" w:cs="Times New Roman"/>
          <w:b w:val="0"/>
          <w:bCs/>
          <w:sz w:val="24"/>
          <w:szCs w:val="24"/>
        </w:rPr>
        <w:t>triển</w:t>
      </w:r>
      <w:proofErr w:type="spellEnd"/>
      <w:r w:rsidRPr="00724672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724672">
        <w:rPr>
          <w:rFonts w:ascii="Times New Roman" w:hAnsi="Times New Roman" w:cs="Times New Roman"/>
          <w:b w:val="0"/>
          <w:bCs/>
          <w:sz w:val="24"/>
          <w:szCs w:val="24"/>
        </w:rPr>
        <w:t>khai</w:t>
      </w:r>
      <w:proofErr w:type="spellEnd"/>
      <w:r w:rsidRPr="00724672">
        <w:rPr>
          <w:rFonts w:ascii="Times New Roman" w:hAnsi="Times New Roman" w:cs="Times New Roman"/>
          <w:b w:val="0"/>
          <w:bCs/>
          <w:sz w:val="24"/>
          <w:szCs w:val="24"/>
        </w:rPr>
        <w:t>:</w:t>
      </w:r>
    </w:p>
    <w:p w14:paraId="4413427A" w14:textId="3C410E4D" w:rsidR="63936309" w:rsidRPr="00672068" w:rsidRDefault="63936309" w:rsidP="5DE89DDD">
      <w:pPr>
        <w:pStyle w:val="ListParagraph"/>
        <w:numPr>
          <w:ilvl w:val="0"/>
          <w:numId w:val="20"/>
        </w:numPr>
        <w:spacing w:before="240" w:after="240"/>
        <w:rPr>
          <w:rFonts w:ascii="Times New Roman" w:hAnsi="Times New Roman" w:cs="Times New Roman"/>
          <w:b w:val="0"/>
          <w:bCs/>
          <w:sz w:val="24"/>
          <w:szCs w:val="24"/>
        </w:rPr>
      </w:pP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Tính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chất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 phi </w:t>
      </w: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tuyến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và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tương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tác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phức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tạp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: </w:t>
      </w: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Mối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quan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hệ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giữa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các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yếu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tố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khí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tượng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không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tuân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theo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quy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luật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tuyến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tính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đơn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giản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 (</w:t>
      </w: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ví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dụ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: </w:t>
      </w: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độ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ẩm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cao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chưa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chắc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đã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mưa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nếu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áp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suất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và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nhiệt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độ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không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phù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hợp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). </w:t>
      </w: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Mô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hình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cần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khả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năng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học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được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các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tương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tác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 phi </w:t>
      </w: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tuyến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này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 (</w:t>
      </w: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được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giải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quyết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bằng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mô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hình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XGBoost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).</w:t>
      </w:r>
    </w:p>
    <w:p w14:paraId="29DC1210" w14:textId="33955D41" w:rsidR="63936309" w:rsidRPr="00672068" w:rsidRDefault="63936309" w:rsidP="5DE89DDD">
      <w:pPr>
        <w:pStyle w:val="ListParagraph"/>
        <w:numPr>
          <w:ilvl w:val="0"/>
          <w:numId w:val="20"/>
        </w:numPr>
        <w:spacing w:before="240" w:after="240"/>
        <w:rPr>
          <w:rFonts w:ascii="Times New Roman" w:hAnsi="Times New Roman" w:cs="Times New Roman"/>
          <w:b w:val="0"/>
          <w:bCs/>
          <w:sz w:val="24"/>
          <w:szCs w:val="24"/>
        </w:rPr>
      </w:pP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Phụ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thuộc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vào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yếu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tố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thời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gian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 (Seasonality &amp; Trend): </w:t>
      </w: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Thời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tiết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chịu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ảnh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hưởng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mạnh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bởi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 chu </w:t>
      </w: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kỳ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ngày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/</w:t>
      </w: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đêm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 (</w:t>
      </w: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được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xử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lý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bằng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đặc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trưng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hour_of_day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) </w:t>
      </w: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và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 chu </w:t>
      </w: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kỳ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mùa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trong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năm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.</w:t>
      </w:r>
    </w:p>
    <w:p w14:paraId="1EE3A289" w14:textId="68C01638" w:rsidR="63936309" w:rsidRPr="00672068" w:rsidRDefault="63936309" w:rsidP="5DE89DDD">
      <w:pPr>
        <w:pStyle w:val="ListParagraph"/>
        <w:numPr>
          <w:ilvl w:val="0"/>
          <w:numId w:val="20"/>
        </w:numPr>
        <w:spacing w:before="240" w:after="240"/>
        <w:rPr>
          <w:rFonts w:ascii="Times New Roman" w:hAnsi="Times New Roman" w:cs="Times New Roman"/>
          <w:b w:val="0"/>
          <w:bCs/>
          <w:sz w:val="24"/>
          <w:szCs w:val="24"/>
        </w:rPr>
      </w:pP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Mất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cân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bằng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dữ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liệu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 (Imbalanced Data): Trong </w:t>
      </w: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thực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tế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tại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Đà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 Nẵng, </w:t>
      </w: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số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giờ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 "</w:t>
      </w: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không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mưa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" </w:t>
      </w: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thường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áp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đảo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 so </w:t>
      </w: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với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số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giờ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 "</w:t>
      </w: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có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mưa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". </w:t>
      </w: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Điều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này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dễ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khiến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mô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hình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có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 xu </w:t>
      </w: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hướng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dự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đoán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 an </w:t>
      </w: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toàn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 (</w:t>
      </w: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luôn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dự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đoán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không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mưa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) </w:t>
      </w: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nếu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không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được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xử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lý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tốt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.</w:t>
      </w:r>
    </w:p>
    <w:p w14:paraId="27536EA8" w14:textId="33AE0F80" w:rsidR="63936309" w:rsidRPr="00672068" w:rsidRDefault="63936309" w:rsidP="5DE89DDD">
      <w:pPr>
        <w:pStyle w:val="ListParagraph"/>
        <w:numPr>
          <w:ilvl w:val="0"/>
          <w:numId w:val="20"/>
        </w:numPr>
        <w:spacing w:before="240" w:after="240"/>
        <w:rPr>
          <w:rFonts w:ascii="Times New Roman" w:hAnsi="Times New Roman" w:cs="Times New Roman"/>
          <w:b w:val="0"/>
          <w:bCs/>
          <w:sz w:val="24"/>
          <w:szCs w:val="24"/>
        </w:rPr>
      </w:pP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Độ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nhiễu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cục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bộ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: </w:t>
      </w: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Dữ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liệu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được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lấy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tại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một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tọa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độ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cố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định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 (single-point forecast) </w:t>
      </w: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thay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vì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mạng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lưới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không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gian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, do </w:t>
      </w: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đó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mô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hình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nhạy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cảm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với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các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nhiễu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động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 vi </w:t>
      </w: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khí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hậu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và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thiếu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thông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 tin </w:t>
      </w: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từ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các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vùng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lân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cận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để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dự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báo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hướng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 di </w:t>
      </w: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chuyển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của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mây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/</w:t>
      </w: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mưa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.</w:t>
      </w:r>
    </w:p>
    <w:p w14:paraId="4C938E80" w14:textId="4072476F" w:rsidR="00652094" w:rsidRDefault="00444588" w:rsidP="00652094">
      <w:pPr>
        <w:pStyle w:val="Heading2"/>
        <w:rPr>
          <w:rFonts w:ascii="Times New Roman" w:hAnsi="Times New Roman" w:cs="Times New Roman"/>
        </w:rPr>
      </w:pPr>
      <w:r w:rsidRPr="00F23D0C">
        <w:rPr>
          <w:rFonts w:ascii="Times New Roman" w:hAnsi="Times New Roman" w:cs="Times New Roman"/>
        </w:rPr>
        <w:lastRenderedPageBreak/>
        <w:t>2.2</w:t>
      </w:r>
      <w:r>
        <w:t>.</w:t>
      </w:r>
      <w:r w:rsidR="398029FA">
        <w:t xml:space="preserve"> </w:t>
      </w:r>
      <w:proofErr w:type="spellStart"/>
      <w:r w:rsidR="725A0E1B" w:rsidRPr="62E9B64E">
        <w:rPr>
          <w:rFonts w:ascii="Times New Roman" w:hAnsi="Times New Roman" w:cs="Times New Roman"/>
        </w:rPr>
        <w:t>Mô</w:t>
      </w:r>
      <w:proofErr w:type="spellEnd"/>
      <w:r w:rsidR="725A0E1B" w:rsidRPr="62E9B64E">
        <w:rPr>
          <w:rFonts w:ascii="Times New Roman" w:hAnsi="Times New Roman" w:cs="Times New Roman"/>
        </w:rPr>
        <w:t xml:space="preserve"> </w:t>
      </w:r>
      <w:proofErr w:type="spellStart"/>
      <w:r w:rsidR="725A0E1B" w:rsidRPr="62E9B64E">
        <w:rPr>
          <w:rFonts w:ascii="Times New Roman" w:hAnsi="Times New Roman" w:cs="Times New Roman"/>
        </w:rPr>
        <w:t>hình</w:t>
      </w:r>
      <w:proofErr w:type="spellEnd"/>
      <w:r w:rsidR="725A0E1B" w:rsidRPr="62E9B64E">
        <w:rPr>
          <w:rFonts w:ascii="Times New Roman" w:hAnsi="Times New Roman" w:cs="Times New Roman"/>
        </w:rPr>
        <w:t xml:space="preserve"> </w:t>
      </w:r>
      <w:proofErr w:type="spellStart"/>
      <w:r w:rsidR="725A0E1B" w:rsidRPr="62E9B64E">
        <w:rPr>
          <w:rFonts w:ascii="Times New Roman" w:hAnsi="Times New Roman" w:cs="Times New Roman"/>
        </w:rPr>
        <w:t>XGBoost</w:t>
      </w:r>
      <w:proofErr w:type="spellEnd"/>
    </w:p>
    <w:p w14:paraId="394E28B4" w14:textId="7E76242E" w:rsidR="3336259D" w:rsidRDefault="008B5942" w:rsidP="71D827A2">
      <w:pPr>
        <w:rPr>
          <w:rFonts w:ascii="Times New Roman" w:hAnsi="Times New Roman" w:cs="Times New Roman"/>
          <w:sz w:val="24"/>
          <w:szCs w:val="24"/>
        </w:rPr>
      </w:pPr>
      <w:r w:rsidRPr="758EF753">
        <w:rPr>
          <w:rFonts w:ascii="Times New Roman" w:hAnsi="Times New Roman" w:cs="Times New Roman"/>
          <w:sz w:val="24"/>
          <w:szCs w:val="24"/>
        </w:rPr>
        <w:t xml:space="preserve">2.2.1. </w:t>
      </w:r>
      <w:proofErr w:type="spellStart"/>
      <w:r w:rsidR="0B382684" w:rsidRPr="71D827A2">
        <w:rPr>
          <w:rFonts w:ascii="Times New Roman" w:hAnsi="Times New Roman" w:cs="Times New Roman"/>
          <w:sz w:val="24"/>
          <w:szCs w:val="24"/>
        </w:rPr>
        <w:t>Tổng</w:t>
      </w:r>
      <w:proofErr w:type="spellEnd"/>
      <w:r w:rsidR="0B382684" w:rsidRPr="71D827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B382684" w:rsidRPr="71D827A2">
        <w:rPr>
          <w:rFonts w:ascii="Times New Roman" w:hAnsi="Times New Roman" w:cs="Times New Roman"/>
          <w:sz w:val="24"/>
          <w:szCs w:val="24"/>
        </w:rPr>
        <w:t>quan</w:t>
      </w:r>
      <w:proofErr w:type="spellEnd"/>
      <w:r w:rsidR="0B382684" w:rsidRPr="71D827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B382684" w:rsidRPr="71D827A2">
        <w:rPr>
          <w:rFonts w:ascii="Times New Roman" w:hAnsi="Times New Roman" w:cs="Times New Roman"/>
          <w:sz w:val="24"/>
          <w:szCs w:val="24"/>
        </w:rPr>
        <w:t>về</w:t>
      </w:r>
      <w:proofErr w:type="spellEnd"/>
      <w:r w:rsidR="0B382684" w:rsidRPr="71D827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3336259D" w:rsidRPr="71D827A2">
        <w:rPr>
          <w:rFonts w:ascii="Times New Roman" w:hAnsi="Times New Roman" w:cs="Times New Roman"/>
          <w:sz w:val="24"/>
          <w:szCs w:val="24"/>
        </w:rPr>
        <w:t>XGBoost</w:t>
      </w:r>
      <w:proofErr w:type="spellEnd"/>
    </w:p>
    <w:p w14:paraId="0A0CBF75" w14:textId="2401BEBE" w:rsidR="3336259D" w:rsidRPr="00672068" w:rsidRDefault="3336259D" w:rsidP="00672068">
      <w:pPr>
        <w:spacing w:before="240" w:after="240"/>
        <w:ind w:firstLine="720"/>
        <w:rPr>
          <w:b w:val="0"/>
          <w:bCs/>
        </w:rPr>
      </w:pPr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Trong </w:t>
      </w: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lĩnh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vực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học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máy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 (Machine Learning), </w:t>
      </w: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các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phương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pháp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học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kết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hợp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 (Ensemble Learning) </w:t>
      </w: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luôn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được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đánh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giá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cao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nhờ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khả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năng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cải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thiện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độ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chính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xác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bằng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cách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tổng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hợp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kết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quả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từ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nhiều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mô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hình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 con. Trong </w:t>
      </w: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đó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, </w:t>
      </w: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XGBoost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 (Extreme Gradient Boosting) </w:t>
      </w: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nổi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lên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như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một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trong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những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thuật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toán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mạnh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mẽ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và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hiệu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quả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nhất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hiện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 nay </w:t>
      </w: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đối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với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dữ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liệu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dạng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bảng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 (tabular data).</w:t>
      </w:r>
    </w:p>
    <w:p w14:paraId="518D3934" w14:textId="37DC2A04" w:rsidR="3336259D" w:rsidRPr="00672068" w:rsidRDefault="3336259D" w:rsidP="00672068">
      <w:pPr>
        <w:spacing w:before="240" w:after="240"/>
        <w:ind w:firstLine="720"/>
        <w:rPr>
          <w:b w:val="0"/>
          <w:bCs/>
        </w:rPr>
      </w:pP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XGBoost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được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giới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thiệu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lần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đầu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bởi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 Tianqi Chen </w:t>
      </w: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vào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năm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 2014. </w:t>
      </w: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Đây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là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một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phiên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bản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cải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tiến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vượt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bậc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của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thuật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toán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 Gradient Boosting Machine (GBM). </w:t>
      </w: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Nếu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như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 GBM </w:t>
      </w: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truyền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thống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xây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dựng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mô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hình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một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cách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tuần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tự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và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tối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ưu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hóa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chậm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chạp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, </w:t>
      </w: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thì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XGBoost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được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thiết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kế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tập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trung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vào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hiệu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suất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tính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toán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và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tốc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độ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xử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lý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mô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hình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 (model performance and execution speed).</w:t>
      </w:r>
    </w:p>
    <w:p w14:paraId="23589A1F" w14:textId="66C336E0" w:rsidR="3336259D" w:rsidRPr="00672068" w:rsidRDefault="3336259D" w:rsidP="00672068">
      <w:pPr>
        <w:spacing w:before="240" w:after="240"/>
        <w:ind w:firstLine="720"/>
        <w:rPr>
          <w:rFonts w:ascii="Times New Roman" w:hAnsi="Times New Roman" w:cs="Times New Roman"/>
          <w:b w:val="0"/>
          <w:bCs/>
          <w:sz w:val="24"/>
          <w:szCs w:val="24"/>
        </w:rPr>
      </w:pP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Sức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mạnh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của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XGBoost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đã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được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kiểm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chứng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rộng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rãi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trong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cộng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đồng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 khoa </w:t>
      </w: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học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dữ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liệu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. Theo </w:t>
      </w: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thống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kê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từ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 Kaggle (</w:t>
      </w: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nền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tảng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thi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đấu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về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 khoa </w:t>
      </w: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học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dữ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liệu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lớn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nhất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thế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giới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), </w:t>
      </w: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trong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năm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 2015, </w:t>
      </w: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có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tới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 17 </w:t>
      </w: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trên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 29 </w:t>
      </w: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giải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pháp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chiến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thắng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đã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sử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dụng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XGBoost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như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một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thành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phần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cốt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lõi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. </w:t>
      </w: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Thuật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toán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này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không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chỉ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giải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quyết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tốt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các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bài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toán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phân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loại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 (Classification) </w:t>
      </w: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và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hồi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quy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 (Regression) </w:t>
      </w: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mà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còn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hỗ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trợ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xếp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hạng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 (Ranking) </w:t>
      </w: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với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khả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năng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mở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rộng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>cao</w:t>
      </w:r>
      <w:proofErr w:type="spellEnd"/>
      <w:r w:rsidRPr="00672068">
        <w:rPr>
          <w:rFonts w:ascii="Times New Roman" w:hAnsi="Times New Roman" w:cs="Times New Roman"/>
          <w:b w:val="0"/>
          <w:bCs/>
          <w:sz w:val="24"/>
          <w:szCs w:val="24"/>
        </w:rPr>
        <w:t xml:space="preserve">. </w:t>
      </w:r>
    </w:p>
    <w:p w14:paraId="3A9DB0BC" w14:textId="3480C3E7" w:rsidR="71D827A2" w:rsidRDefault="422C357D" w:rsidP="71D827A2">
      <w:pPr>
        <w:rPr>
          <w:rFonts w:ascii="Times New Roman" w:hAnsi="Times New Roman" w:cs="Times New Roman"/>
          <w:sz w:val="24"/>
          <w:szCs w:val="24"/>
        </w:rPr>
      </w:pPr>
      <w:r w:rsidRPr="667DB178">
        <w:rPr>
          <w:rFonts w:ascii="Times New Roman" w:hAnsi="Times New Roman" w:cs="Times New Roman"/>
          <w:sz w:val="24"/>
          <w:szCs w:val="24"/>
        </w:rPr>
        <w:t xml:space="preserve">2.2.1. </w:t>
      </w:r>
      <w:proofErr w:type="spellStart"/>
      <w:r w:rsidRPr="667DB178">
        <w:rPr>
          <w:rFonts w:ascii="Times New Roman" w:hAnsi="Times New Roman" w:cs="Times New Roman"/>
          <w:sz w:val="24"/>
          <w:szCs w:val="24"/>
        </w:rPr>
        <w:t>Cơ</w:t>
      </w:r>
      <w:proofErr w:type="spellEnd"/>
      <w:r w:rsidRPr="667DB1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667DB178">
        <w:rPr>
          <w:rFonts w:ascii="Times New Roman" w:hAnsi="Times New Roman" w:cs="Times New Roman"/>
          <w:sz w:val="24"/>
          <w:szCs w:val="24"/>
        </w:rPr>
        <w:t>sở</w:t>
      </w:r>
      <w:proofErr w:type="spellEnd"/>
      <w:r w:rsidRPr="667DB1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667DB178">
        <w:rPr>
          <w:rFonts w:ascii="Times New Roman" w:hAnsi="Times New Roman" w:cs="Times New Roman"/>
          <w:sz w:val="24"/>
          <w:szCs w:val="24"/>
        </w:rPr>
        <w:t>toán</w:t>
      </w:r>
      <w:proofErr w:type="spellEnd"/>
      <w:r w:rsidRPr="667DB1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667DB178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667DB17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5C8018E" w14:textId="6AA0CEED" w:rsidR="422C357D" w:rsidRDefault="422C357D" w:rsidP="3AAB2D19">
      <w:pPr>
        <w:rPr>
          <w:rFonts w:ascii="Times New Roman" w:hAnsi="Times New Roman" w:cs="Times New Roman"/>
          <w:sz w:val="24"/>
          <w:szCs w:val="24"/>
        </w:rPr>
      </w:pPr>
      <w:r w:rsidRPr="3AAB2D19">
        <w:rPr>
          <w:rFonts w:ascii="Times New Roman" w:hAnsi="Times New Roman" w:cs="Times New Roman"/>
          <w:sz w:val="24"/>
          <w:szCs w:val="24"/>
        </w:rPr>
        <w:t>2.2.1.</w:t>
      </w:r>
      <w:r w:rsidRPr="3F5BE67C">
        <w:rPr>
          <w:rFonts w:ascii="Times New Roman" w:hAnsi="Times New Roman" w:cs="Times New Roman"/>
          <w:sz w:val="24"/>
          <w:szCs w:val="24"/>
        </w:rPr>
        <w:t>1</w:t>
      </w:r>
      <w:r w:rsidRPr="3AAB2D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374E6AF2" w:rsidRPr="492A8A81">
        <w:rPr>
          <w:rFonts w:ascii="Inter" w:eastAsia="Inter" w:hAnsi="Inter" w:cs="Inter"/>
          <w:bCs/>
          <w:color w:val="1A1C1E"/>
          <w:sz w:val="21"/>
          <w:szCs w:val="21"/>
        </w:rPr>
        <w:t>Cấu</w:t>
      </w:r>
      <w:proofErr w:type="spellEnd"/>
      <w:r w:rsidR="374E6AF2" w:rsidRPr="492A8A81">
        <w:rPr>
          <w:rFonts w:ascii="Inter" w:eastAsia="Inter" w:hAnsi="Inter" w:cs="Inter"/>
          <w:bCs/>
          <w:color w:val="1A1C1E"/>
          <w:sz w:val="21"/>
          <w:szCs w:val="21"/>
        </w:rPr>
        <w:t xml:space="preserve"> </w:t>
      </w:r>
      <w:proofErr w:type="spellStart"/>
      <w:r w:rsidR="374E6AF2" w:rsidRPr="492A8A81">
        <w:rPr>
          <w:rFonts w:ascii="Inter" w:eastAsia="Inter" w:hAnsi="Inter" w:cs="Inter"/>
          <w:bCs/>
          <w:color w:val="1A1C1E"/>
          <w:sz w:val="21"/>
          <w:szCs w:val="21"/>
        </w:rPr>
        <w:t>trúc</w:t>
      </w:r>
      <w:proofErr w:type="spellEnd"/>
      <w:r w:rsidR="374E6AF2" w:rsidRPr="492A8A81">
        <w:rPr>
          <w:rFonts w:ascii="Inter" w:eastAsia="Inter" w:hAnsi="Inter" w:cs="Inter"/>
          <w:bCs/>
          <w:color w:val="1A1C1E"/>
          <w:sz w:val="21"/>
          <w:szCs w:val="21"/>
        </w:rPr>
        <w:t xml:space="preserve"> </w:t>
      </w:r>
      <w:proofErr w:type="spellStart"/>
      <w:r w:rsidRPr="492A8A81">
        <w:rPr>
          <w:rFonts w:ascii="Inter" w:eastAsia="Inter" w:hAnsi="Inter" w:cs="Inter"/>
          <w:color w:val="1A1C1E"/>
          <w:sz w:val="21"/>
          <w:szCs w:val="21"/>
        </w:rPr>
        <w:t>Cây</w:t>
      </w:r>
      <w:proofErr w:type="spellEnd"/>
      <w:r w:rsidRPr="492A8A81">
        <w:rPr>
          <w:rFonts w:ascii="Inter" w:eastAsia="Inter" w:hAnsi="Inter" w:cs="Inter"/>
          <w:color w:val="1A1C1E"/>
          <w:sz w:val="21"/>
          <w:szCs w:val="21"/>
        </w:rPr>
        <w:t xml:space="preserve"> </w:t>
      </w:r>
      <w:proofErr w:type="spellStart"/>
      <w:r w:rsidR="374E6AF2" w:rsidRPr="492A8A81">
        <w:rPr>
          <w:rFonts w:ascii="Inter" w:eastAsia="Inter" w:hAnsi="Inter" w:cs="Inter"/>
          <w:bCs/>
          <w:color w:val="1A1C1E"/>
          <w:sz w:val="21"/>
          <w:szCs w:val="21"/>
        </w:rPr>
        <w:t>quyết</w:t>
      </w:r>
      <w:proofErr w:type="spellEnd"/>
      <w:r w:rsidR="374E6AF2" w:rsidRPr="492A8A81">
        <w:rPr>
          <w:rFonts w:ascii="Inter" w:eastAsia="Inter" w:hAnsi="Inter" w:cs="Inter"/>
          <w:bCs/>
          <w:color w:val="1A1C1E"/>
          <w:sz w:val="21"/>
          <w:szCs w:val="21"/>
        </w:rPr>
        <w:t xml:space="preserve"> </w:t>
      </w:r>
      <w:proofErr w:type="spellStart"/>
      <w:r w:rsidR="374E6AF2" w:rsidRPr="492A8A81">
        <w:rPr>
          <w:rFonts w:ascii="Inter" w:eastAsia="Inter" w:hAnsi="Inter" w:cs="Inter"/>
          <w:bCs/>
          <w:color w:val="1A1C1E"/>
          <w:sz w:val="21"/>
          <w:szCs w:val="21"/>
        </w:rPr>
        <w:t>định</w:t>
      </w:r>
      <w:proofErr w:type="spellEnd"/>
    </w:p>
    <w:p w14:paraId="1F86EE14" w14:textId="3370CEA5" w:rsidR="0F7A3819" w:rsidRDefault="3A38CA92" w:rsidP="0F7A3819">
      <w:pPr>
        <w:rPr>
          <w:rFonts w:ascii="Times New Roman" w:eastAsia="Inter" w:hAnsi="Times New Roman" w:cs="Times New Roman"/>
          <w:sz w:val="24"/>
          <w:szCs w:val="24"/>
        </w:rPr>
      </w:pPr>
      <w:proofErr w:type="spellStart"/>
      <w:r w:rsidRPr="103B5C6F">
        <w:rPr>
          <w:rFonts w:ascii="Inter" w:eastAsia="Inter" w:hAnsi="Inter" w:cs="Inter"/>
          <w:bCs/>
          <w:color w:val="1A1C1E"/>
          <w:sz w:val="21"/>
          <w:szCs w:val="21"/>
        </w:rPr>
        <w:t>Cấu</w:t>
      </w:r>
      <w:proofErr w:type="spellEnd"/>
      <w:r w:rsidRPr="103B5C6F">
        <w:rPr>
          <w:rFonts w:ascii="Inter" w:eastAsia="Inter" w:hAnsi="Inter" w:cs="Inter"/>
          <w:bCs/>
          <w:color w:val="1A1C1E"/>
          <w:sz w:val="21"/>
          <w:szCs w:val="21"/>
        </w:rPr>
        <w:t xml:space="preserve"> </w:t>
      </w:r>
      <w:proofErr w:type="spellStart"/>
      <w:r w:rsidRPr="103B5C6F">
        <w:rPr>
          <w:rFonts w:ascii="Inter" w:eastAsia="Inter" w:hAnsi="Inter" w:cs="Inter"/>
          <w:bCs/>
          <w:color w:val="1A1C1E"/>
          <w:sz w:val="21"/>
          <w:szCs w:val="21"/>
        </w:rPr>
        <w:t>trúc</w:t>
      </w:r>
      <w:proofErr w:type="spellEnd"/>
      <w:r w:rsidRPr="103B5C6F">
        <w:rPr>
          <w:rFonts w:ascii="Inter" w:eastAsia="Inter" w:hAnsi="Inter" w:cs="Inter"/>
          <w:bCs/>
          <w:color w:val="1A1C1E"/>
          <w:sz w:val="21"/>
          <w:szCs w:val="21"/>
        </w:rPr>
        <w:t xml:space="preserve"> </w:t>
      </w:r>
      <w:proofErr w:type="spellStart"/>
      <w:r w:rsidRPr="103B5C6F">
        <w:rPr>
          <w:rFonts w:ascii="Inter" w:eastAsia="Inter" w:hAnsi="Inter" w:cs="Inter"/>
          <w:bCs/>
          <w:color w:val="1A1C1E"/>
          <w:sz w:val="21"/>
          <w:szCs w:val="21"/>
        </w:rPr>
        <w:t>Cây</w:t>
      </w:r>
      <w:proofErr w:type="spellEnd"/>
      <w:r w:rsidRPr="103B5C6F">
        <w:rPr>
          <w:rFonts w:ascii="Inter" w:eastAsia="Inter" w:hAnsi="Inter" w:cs="Inter"/>
          <w:bCs/>
          <w:color w:val="1A1C1E"/>
          <w:sz w:val="21"/>
          <w:szCs w:val="21"/>
        </w:rPr>
        <w:t xml:space="preserve"> </w:t>
      </w:r>
      <w:proofErr w:type="spellStart"/>
      <w:r w:rsidRPr="103B5C6F">
        <w:rPr>
          <w:rFonts w:ascii="Inter" w:eastAsia="Inter" w:hAnsi="Inter" w:cs="Inter"/>
          <w:bCs/>
          <w:color w:val="1A1C1E"/>
          <w:sz w:val="21"/>
          <w:szCs w:val="21"/>
        </w:rPr>
        <w:t>quyết</w:t>
      </w:r>
      <w:proofErr w:type="spellEnd"/>
      <w:r w:rsidRPr="103B5C6F">
        <w:rPr>
          <w:rFonts w:ascii="Inter" w:eastAsia="Inter" w:hAnsi="Inter" w:cs="Inter"/>
          <w:bCs/>
          <w:color w:val="1A1C1E"/>
          <w:sz w:val="21"/>
          <w:szCs w:val="21"/>
        </w:rPr>
        <w:t xml:space="preserve"> </w:t>
      </w:r>
      <w:proofErr w:type="spellStart"/>
      <w:r w:rsidRPr="103B5C6F">
        <w:rPr>
          <w:rFonts w:ascii="Inter" w:eastAsia="Inter" w:hAnsi="Inter" w:cs="Inter"/>
          <w:bCs/>
          <w:color w:val="1A1C1E"/>
          <w:sz w:val="21"/>
          <w:szCs w:val="21"/>
        </w:rPr>
        <w:t>định</w:t>
      </w:r>
      <w:proofErr w:type="spellEnd"/>
    </w:p>
    <w:p w14:paraId="5FF29E33" w14:textId="148D721C" w:rsidR="0F7A3819" w:rsidRDefault="26D3C7DB" w:rsidP="0F7A3819">
      <w:pPr>
        <w:rPr>
          <w:rFonts w:ascii="Inter" w:eastAsia="Inter" w:hAnsi="Inter" w:cs="Inter"/>
          <w:b w:val="0"/>
          <w:color w:val="1A1C1E"/>
          <w:sz w:val="21"/>
          <w:szCs w:val="21"/>
        </w:rPr>
      </w:pPr>
      <w:proofErr w:type="spellStart"/>
      <w:r w:rsidRPr="7DDC2598">
        <w:rPr>
          <w:rFonts w:ascii="Inter" w:eastAsia="Inter" w:hAnsi="Inter" w:cs="Inter"/>
          <w:b w:val="0"/>
          <w:color w:val="1A1C1E"/>
          <w:sz w:val="21"/>
          <w:szCs w:val="21"/>
        </w:rPr>
        <w:t>XGBoost</w:t>
      </w:r>
      <w:proofErr w:type="spellEnd"/>
      <w:r w:rsidRPr="7DDC2598">
        <w:rPr>
          <w:rFonts w:ascii="Inter" w:eastAsia="Inter" w:hAnsi="Inter" w:cs="Inter"/>
          <w:b w:val="0"/>
          <w:color w:val="1A1C1E"/>
          <w:sz w:val="21"/>
          <w:szCs w:val="21"/>
        </w:rPr>
        <w:t xml:space="preserve"> (</w:t>
      </w:r>
      <w:proofErr w:type="spellStart"/>
      <w:r w:rsidRPr="7DDC2598">
        <w:rPr>
          <w:rFonts w:ascii="Inter" w:eastAsia="Inter" w:hAnsi="Inter" w:cs="Inter"/>
          <w:b w:val="0"/>
          <w:color w:val="1A1C1E"/>
          <w:sz w:val="21"/>
          <w:szCs w:val="21"/>
        </w:rPr>
        <w:t>eXtreme</w:t>
      </w:r>
      <w:proofErr w:type="spellEnd"/>
      <w:r w:rsidRPr="7DDC2598">
        <w:rPr>
          <w:rFonts w:ascii="Inter" w:eastAsia="Inter" w:hAnsi="Inter" w:cs="Inter"/>
          <w:b w:val="0"/>
          <w:color w:val="1A1C1E"/>
          <w:sz w:val="21"/>
          <w:szCs w:val="21"/>
        </w:rPr>
        <w:t xml:space="preserve"> Gradient Boosting) </w:t>
      </w:r>
      <w:proofErr w:type="spellStart"/>
      <w:r w:rsidRPr="7DDC2598">
        <w:rPr>
          <w:rFonts w:ascii="Inter" w:eastAsia="Inter" w:hAnsi="Inter" w:cs="Inter"/>
          <w:b w:val="0"/>
          <w:color w:val="1A1C1E"/>
          <w:sz w:val="21"/>
          <w:szCs w:val="21"/>
        </w:rPr>
        <w:t>là</w:t>
      </w:r>
      <w:proofErr w:type="spellEnd"/>
      <w:r w:rsidRPr="7DDC2598">
        <w:rPr>
          <w:rFonts w:ascii="Inter" w:eastAsia="Inter" w:hAnsi="Inter" w:cs="Inter"/>
          <w:b w:val="0"/>
          <w:color w:val="1A1C1E"/>
          <w:sz w:val="21"/>
          <w:szCs w:val="21"/>
        </w:rPr>
        <w:t xml:space="preserve"> </w:t>
      </w:r>
      <w:proofErr w:type="spellStart"/>
      <w:r w:rsidRPr="7DDC2598">
        <w:rPr>
          <w:rFonts w:ascii="Inter" w:eastAsia="Inter" w:hAnsi="Inter" w:cs="Inter"/>
          <w:b w:val="0"/>
          <w:color w:val="1A1C1E"/>
          <w:sz w:val="21"/>
          <w:szCs w:val="21"/>
        </w:rPr>
        <w:t>một</w:t>
      </w:r>
      <w:proofErr w:type="spellEnd"/>
      <w:r w:rsidRPr="7DDC2598">
        <w:rPr>
          <w:rFonts w:ascii="Inter" w:eastAsia="Inter" w:hAnsi="Inter" w:cs="Inter"/>
          <w:b w:val="0"/>
          <w:color w:val="1A1C1E"/>
          <w:sz w:val="21"/>
          <w:szCs w:val="21"/>
        </w:rPr>
        <w:t xml:space="preserve"> </w:t>
      </w:r>
      <w:proofErr w:type="spellStart"/>
      <w:r w:rsidRPr="7DDC2598">
        <w:rPr>
          <w:rFonts w:ascii="Inter" w:eastAsia="Inter" w:hAnsi="Inter" w:cs="Inter"/>
          <w:b w:val="0"/>
          <w:color w:val="1A1C1E"/>
          <w:sz w:val="21"/>
          <w:szCs w:val="21"/>
        </w:rPr>
        <w:t>thuật</w:t>
      </w:r>
      <w:proofErr w:type="spellEnd"/>
      <w:r w:rsidRPr="7DDC2598">
        <w:rPr>
          <w:rFonts w:ascii="Inter" w:eastAsia="Inter" w:hAnsi="Inter" w:cs="Inter"/>
          <w:b w:val="0"/>
          <w:color w:val="1A1C1E"/>
          <w:sz w:val="21"/>
          <w:szCs w:val="21"/>
        </w:rPr>
        <w:t xml:space="preserve"> </w:t>
      </w:r>
      <w:proofErr w:type="spellStart"/>
      <w:r w:rsidRPr="7DDC2598">
        <w:rPr>
          <w:rFonts w:ascii="Inter" w:eastAsia="Inter" w:hAnsi="Inter" w:cs="Inter"/>
          <w:b w:val="0"/>
          <w:color w:val="1A1C1E"/>
          <w:sz w:val="21"/>
          <w:szCs w:val="21"/>
        </w:rPr>
        <w:t>toán</w:t>
      </w:r>
      <w:proofErr w:type="spellEnd"/>
      <w:r w:rsidRPr="7DDC2598">
        <w:rPr>
          <w:rFonts w:ascii="Inter" w:eastAsia="Inter" w:hAnsi="Inter" w:cs="Inter"/>
          <w:b w:val="0"/>
          <w:color w:val="1A1C1E"/>
          <w:sz w:val="21"/>
          <w:szCs w:val="21"/>
        </w:rPr>
        <w:t xml:space="preserve"> </w:t>
      </w:r>
      <w:proofErr w:type="spellStart"/>
      <w:r w:rsidRPr="7DDC2598">
        <w:rPr>
          <w:rFonts w:ascii="Inter" w:eastAsia="Inter" w:hAnsi="Inter" w:cs="Inter"/>
          <w:b w:val="0"/>
          <w:color w:val="1A1C1E"/>
          <w:sz w:val="21"/>
          <w:szCs w:val="21"/>
        </w:rPr>
        <w:t>thuộc</w:t>
      </w:r>
      <w:proofErr w:type="spellEnd"/>
      <w:r w:rsidRPr="7DDC2598">
        <w:rPr>
          <w:rFonts w:ascii="Inter" w:eastAsia="Inter" w:hAnsi="Inter" w:cs="Inter"/>
          <w:b w:val="0"/>
          <w:color w:val="1A1C1E"/>
          <w:sz w:val="21"/>
          <w:szCs w:val="21"/>
        </w:rPr>
        <w:t xml:space="preserve"> </w:t>
      </w:r>
      <w:proofErr w:type="spellStart"/>
      <w:r w:rsidRPr="7DDC2598">
        <w:rPr>
          <w:rFonts w:ascii="Inter" w:eastAsia="Inter" w:hAnsi="Inter" w:cs="Inter"/>
          <w:b w:val="0"/>
          <w:color w:val="1A1C1E"/>
          <w:sz w:val="21"/>
          <w:szCs w:val="21"/>
        </w:rPr>
        <w:t>nhóm</w:t>
      </w:r>
      <w:proofErr w:type="spellEnd"/>
      <w:r w:rsidRPr="7DDC2598">
        <w:rPr>
          <w:rFonts w:ascii="Inter" w:eastAsia="Inter" w:hAnsi="Inter" w:cs="Inter"/>
          <w:b w:val="0"/>
          <w:color w:val="1A1C1E"/>
          <w:sz w:val="21"/>
          <w:szCs w:val="21"/>
        </w:rPr>
        <w:t xml:space="preserve"> Ensemble Learning, </w:t>
      </w:r>
      <w:proofErr w:type="spellStart"/>
      <w:r w:rsidRPr="7DDC2598">
        <w:rPr>
          <w:rFonts w:ascii="Inter" w:eastAsia="Inter" w:hAnsi="Inter" w:cs="Inter"/>
          <w:b w:val="0"/>
          <w:color w:val="1A1C1E"/>
          <w:sz w:val="21"/>
          <w:szCs w:val="21"/>
        </w:rPr>
        <w:t>hoạt</w:t>
      </w:r>
      <w:proofErr w:type="spellEnd"/>
      <w:r w:rsidRPr="7DDC2598">
        <w:rPr>
          <w:rFonts w:ascii="Inter" w:eastAsia="Inter" w:hAnsi="Inter" w:cs="Inter"/>
          <w:b w:val="0"/>
          <w:color w:val="1A1C1E"/>
          <w:sz w:val="21"/>
          <w:szCs w:val="21"/>
        </w:rPr>
        <w:t xml:space="preserve"> </w:t>
      </w:r>
      <w:proofErr w:type="spellStart"/>
      <w:r w:rsidRPr="7DDC2598">
        <w:rPr>
          <w:rFonts w:ascii="Inter" w:eastAsia="Inter" w:hAnsi="Inter" w:cs="Inter"/>
          <w:b w:val="0"/>
          <w:color w:val="1A1C1E"/>
          <w:sz w:val="21"/>
          <w:szCs w:val="21"/>
        </w:rPr>
        <w:t>động</w:t>
      </w:r>
      <w:proofErr w:type="spellEnd"/>
      <w:r w:rsidRPr="7DDC2598">
        <w:rPr>
          <w:rFonts w:ascii="Inter" w:eastAsia="Inter" w:hAnsi="Inter" w:cs="Inter"/>
          <w:b w:val="0"/>
          <w:color w:val="1A1C1E"/>
          <w:sz w:val="21"/>
          <w:szCs w:val="21"/>
        </w:rPr>
        <w:t xml:space="preserve"> </w:t>
      </w:r>
      <w:proofErr w:type="spellStart"/>
      <w:r w:rsidRPr="7DDC2598">
        <w:rPr>
          <w:rFonts w:ascii="Inter" w:eastAsia="Inter" w:hAnsi="Inter" w:cs="Inter"/>
          <w:b w:val="0"/>
          <w:color w:val="1A1C1E"/>
          <w:sz w:val="21"/>
          <w:szCs w:val="21"/>
        </w:rPr>
        <w:t>bằng</w:t>
      </w:r>
      <w:proofErr w:type="spellEnd"/>
      <w:r w:rsidRPr="7DDC2598">
        <w:rPr>
          <w:rFonts w:ascii="Inter" w:eastAsia="Inter" w:hAnsi="Inter" w:cs="Inter"/>
          <w:b w:val="0"/>
          <w:color w:val="1A1C1E"/>
          <w:sz w:val="21"/>
          <w:szCs w:val="21"/>
        </w:rPr>
        <w:t xml:space="preserve"> </w:t>
      </w:r>
      <w:proofErr w:type="spellStart"/>
      <w:r w:rsidRPr="7DDC2598">
        <w:rPr>
          <w:rFonts w:ascii="Inter" w:eastAsia="Inter" w:hAnsi="Inter" w:cs="Inter"/>
          <w:b w:val="0"/>
          <w:color w:val="1A1C1E"/>
          <w:sz w:val="21"/>
          <w:szCs w:val="21"/>
        </w:rPr>
        <w:t>cách</w:t>
      </w:r>
      <w:proofErr w:type="spellEnd"/>
      <w:r w:rsidRPr="7DDC2598">
        <w:rPr>
          <w:rFonts w:ascii="Inter" w:eastAsia="Inter" w:hAnsi="Inter" w:cs="Inter"/>
          <w:b w:val="0"/>
          <w:color w:val="1A1C1E"/>
          <w:sz w:val="21"/>
          <w:szCs w:val="21"/>
        </w:rPr>
        <w:t xml:space="preserve"> </w:t>
      </w:r>
      <w:proofErr w:type="spellStart"/>
      <w:r w:rsidRPr="7DDC2598">
        <w:rPr>
          <w:rFonts w:ascii="Inter" w:eastAsia="Inter" w:hAnsi="Inter" w:cs="Inter"/>
          <w:b w:val="0"/>
          <w:color w:val="1A1C1E"/>
          <w:sz w:val="21"/>
          <w:szCs w:val="21"/>
        </w:rPr>
        <w:t>kết</w:t>
      </w:r>
      <w:proofErr w:type="spellEnd"/>
      <w:r w:rsidRPr="7DDC2598">
        <w:rPr>
          <w:rFonts w:ascii="Inter" w:eastAsia="Inter" w:hAnsi="Inter" w:cs="Inter"/>
          <w:b w:val="0"/>
          <w:color w:val="1A1C1E"/>
          <w:sz w:val="21"/>
          <w:szCs w:val="21"/>
        </w:rPr>
        <w:t xml:space="preserve"> </w:t>
      </w:r>
      <w:proofErr w:type="spellStart"/>
      <w:r w:rsidRPr="7DDC2598">
        <w:rPr>
          <w:rFonts w:ascii="Inter" w:eastAsia="Inter" w:hAnsi="Inter" w:cs="Inter"/>
          <w:b w:val="0"/>
          <w:color w:val="1A1C1E"/>
          <w:sz w:val="21"/>
          <w:szCs w:val="21"/>
        </w:rPr>
        <w:t>hợp</w:t>
      </w:r>
      <w:proofErr w:type="spellEnd"/>
      <w:r w:rsidRPr="7DDC2598">
        <w:rPr>
          <w:rFonts w:ascii="Inter" w:eastAsia="Inter" w:hAnsi="Inter" w:cs="Inter"/>
          <w:b w:val="0"/>
          <w:color w:val="1A1C1E"/>
          <w:sz w:val="21"/>
          <w:szCs w:val="21"/>
        </w:rPr>
        <w:t xml:space="preserve"> </w:t>
      </w:r>
      <w:proofErr w:type="spellStart"/>
      <w:r w:rsidRPr="7DDC2598">
        <w:rPr>
          <w:rFonts w:ascii="Inter" w:eastAsia="Inter" w:hAnsi="Inter" w:cs="Inter"/>
          <w:b w:val="0"/>
          <w:color w:val="1A1C1E"/>
          <w:sz w:val="21"/>
          <w:szCs w:val="21"/>
        </w:rPr>
        <w:t>nhiều</w:t>
      </w:r>
      <w:proofErr w:type="spellEnd"/>
      <w:r w:rsidRPr="7DDC2598">
        <w:rPr>
          <w:rFonts w:ascii="Inter" w:eastAsia="Inter" w:hAnsi="Inter" w:cs="Inter"/>
          <w:b w:val="0"/>
          <w:color w:val="1A1C1E"/>
          <w:sz w:val="21"/>
          <w:szCs w:val="21"/>
        </w:rPr>
        <w:t xml:space="preserve"> </w:t>
      </w:r>
      <w:proofErr w:type="spellStart"/>
      <w:r w:rsidRPr="7DDC2598">
        <w:rPr>
          <w:rFonts w:ascii="Inter" w:eastAsia="Inter" w:hAnsi="Inter" w:cs="Inter"/>
          <w:b w:val="0"/>
          <w:color w:val="1A1C1E"/>
          <w:sz w:val="21"/>
          <w:szCs w:val="21"/>
        </w:rPr>
        <w:t>mô</w:t>
      </w:r>
      <w:proofErr w:type="spellEnd"/>
      <w:r w:rsidRPr="7DDC2598">
        <w:rPr>
          <w:rFonts w:ascii="Inter" w:eastAsia="Inter" w:hAnsi="Inter" w:cs="Inter"/>
          <w:b w:val="0"/>
          <w:color w:val="1A1C1E"/>
          <w:sz w:val="21"/>
          <w:szCs w:val="21"/>
        </w:rPr>
        <w:t xml:space="preserve"> </w:t>
      </w:r>
      <w:proofErr w:type="spellStart"/>
      <w:r w:rsidRPr="7DDC2598">
        <w:rPr>
          <w:rFonts w:ascii="Inter" w:eastAsia="Inter" w:hAnsi="Inter" w:cs="Inter"/>
          <w:b w:val="0"/>
          <w:color w:val="1A1C1E"/>
          <w:sz w:val="21"/>
          <w:szCs w:val="21"/>
        </w:rPr>
        <w:t>hình</w:t>
      </w:r>
      <w:proofErr w:type="spellEnd"/>
      <w:r w:rsidRPr="7DDC2598">
        <w:rPr>
          <w:rFonts w:ascii="Inter" w:eastAsia="Inter" w:hAnsi="Inter" w:cs="Inter"/>
          <w:b w:val="0"/>
          <w:color w:val="1A1C1E"/>
          <w:sz w:val="21"/>
          <w:szCs w:val="21"/>
        </w:rPr>
        <w:t xml:space="preserve"> </w:t>
      </w:r>
      <w:proofErr w:type="spellStart"/>
      <w:r w:rsidRPr="7DDC2598">
        <w:rPr>
          <w:rFonts w:ascii="Inter" w:eastAsia="Inter" w:hAnsi="Inter" w:cs="Inter"/>
          <w:b w:val="0"/>
          <w:color w:val="1A1C1E"/>
          <w:sz w:val="21"/>
          <w:szCs w:val="21"/>
        </w:rPr>
        <w:t>đơn</w:t>
      </w:r>
      <w:proofErr w:type="spellEnd"/>
      <w:r w:rsidRPr="7DDC2598">
        <w:rPr>
          <w:rFonts w:ascii="Inter" w:eastAsia="Inter" w:hAnsi="Inter" w:cs="Inter"/>
          <w:b w:val="0"/>
          <w:color w:val="1A1C1E"/>
          <w:sz w:val="21"/>
          <w:szCs w:val="21"/>
        </w:rPr>
        <w:t xml:space="preserve"> </w:t>
      </w:r>
      <w:proofErr w:type="spellStart"/>
      <w:r w:rsidRPr="7DDC2598">
        <w:rPr>
          <w:rFonts w:ascii="Inter" w:eastAsia="Inter" w:hAnsi="Inter" w:cs="Inter"/>
          <w:b w:val="0"/>
          <w:color w:val="1A1C1E"/>
          <w:sz w:val="21"/>
          <w:szCs w:val="21"/>
        </w:rPr>
        <w:t>giản</w:t>
      </w:r>
      <w:proofErr w:type="spellEnd"/>
      <w:r w:rsidRPr="7DDC2598">
        <w:rPr>
          <w:rFonts w:ascii="Inter" w:eastAsia="Inter" w:hAnsi="Inter" w:cs="Inter"/>
          <w:b w:val="0"/>
          <w:color w:val="1A1C1E"/>
          <w:sz w:val="21"/>
          <w:szCs w:val="21"/>
        </w:rPr>
        <w:t xml:space="preserve"> </w:t>
      </w:r>
      <w:proofErr w:type="spellStart"/>
      <w:r w:rsidRPr="7DDC2598">
        <w:rPr>
          <w:rFonts w:ascii="Inter" w:eastAsia="Inter" w:hAnsi="Inter" w:cs="Inter"/>
          <w:b w:val="0"/>
          <w:color w:val="1A1C1E"/>
          <w:sz w:val="21"/>
          <w:szCs w:val="21"/>
        </w:rPr>
        <w:t>lại</w:t>
      </w:r>
      <w:proofErr w:type="spellEnd"/>
      <w:r w:rsidRPr="7DDC2598">
        <w:rPr>
          <w:rFonts w:ascii="Inter" w:eastAsia="Inter" w:hAnsi="Inter" w:cs="Inter"/>
          <w:b w:val="0"/>
          <w:color w:val="1A1C1E"/>
          <w:sz w:val="21"/>
          <w:szCs w:val="21"/>
        </w:rPr>
        <w:t xml:space="preserve"> </w:t>
      </w:r>
      <w:proofErr w:type="spellStart"/>
      <w:r w:rsidRPr="7DDC2598">
        <w:rPr>
          <w:rFonts w:ascii="Inter" w:eastAsia="Inter" w:hAnsi="Inter" w:cs="Inter"/>
          <w:b w:val="0"/>
          <w:color w:val="1A1C1E"/>
          <w:sz w:val="21"/>
          <w:szCs w:val="21"/>
        </w:rPr>
        <w:t>với</w:t>
      </w:r>
      <w:proofErr w:type="spellEnd"/>
      <w:r w:rsidRPr="7DDC2598">
        <w:rPr>
          <w:rFonts w:ascii="Inter" w:eastAsia="Inter" w:hAnsi="Inter" w:cs="Inter"/>
          <w:b w:val="0"/>
          <w:color w:val="1A1C1E"/>
          <w:sz w:val="21"/>
          <w:szCs w:val="21"/>
        </w:rPr>
        <w:t xml:space="preserve"> </w:t>
      </w:r>
      <w:proofErr w:type="spellStart"/>
      <w:r w:rsidRPr="7DDC2598">
        <w:rPr>
          <w:rFonts w:ascii="Inter" w:eastAsia="Inter" w:hAnsi="Inter" w:cs="Inter"/>
          <w:b w:val="0"/>
          <w:color w:val="1A1C1E"/>
          <w:sz w:val="21"/>
          <w:szCs w:val="21"/>
        </w:rPr>
        <w:t>nhau</w:t>
      </w:r>
      <w:proofErr w:type="spellEnd"/>
      <w:r w:rsidRPr="7DDC2598">
        <w:rPr>
          <w:rFonts w:ascii="Inter" w:eastAsia="Inter" w:hAnsi="Inter" w:cs="Inter"/>
          <w:b w:val="0"/>
          <w:color w:val="1A1C1E"/>
          <w:sz w:val="21"/>
          <w:szCs w:val="21"/>
        </w:rPr>
        <w:t xml:space="preserve">. Trong </w:t>
      </w:r>
      <w:proofErr w:type="spellStart"/>
      <w:r w:rsidRPr="7DDC2598">
        <w:rPr>
          <w:rFonts w:ascii="Inter" w:eastAsia="Inter" w:hAnsi="Inter" w:cs="Inter"/>
          <w:b w:val="0"/>
          <w:color w:val="1A1C1E"/>
          <w:sz w:val="21"/>
          <w:szCs w:val="21"/>
        </w:rPr>
        <w:t>XGBoost</w:t>
      </w:r>
      <w:proofErr w:type="spellEnd"/>
      <w:r w:rsidRPr="7DDC2598">
        <w:rPr>
          <w:rFonts w:ascii="Inter" w:eastAsia="Inter" w:hAnsi="Inter" w:cs="Inter"/>
          <w:b w:val="0"/>
          <w:color w:val="1A1C1E"/>
          <w:sz w:val="21"/>
          <w:szCs w:val="21"/>
        </w:rPr>
        <w:t xml:space="preserve">, </w:t>
      </w:r>
      <w:proofErr w:type="spellStart"/>
      <w:r w:rsidRPr="7DDC2598">
        <w:rPr>
          <w:rFonts w:ascii="Inter" w:eastAsia="Inter" w:hAnsi="Inter" w:cs="Inter"/>
          <w:b w:val="0"/>
          <w:color w:val="1A1C1E"/>
          <w:sz w:val="21"/>
          <w:szCs w:val="21"/>
        </w:rPr>
        <w:t>các</w:t>
      </w:r>
      <w:proofErr w:type="spellEnd"/>
      <w:r w:rsidRPr="7DDC2598">
        <w:rPr>
          <w:rFonts w:ascii="Inter" w:eastAsia="Inter" w:hAnsi="Inter" w:cs="Inter"/>
          <w:b w:val="0"/>
          <w:color w:val="1A1C1E"/>
          <w:sz w:val="21"/>
          <w:szCs w:val="21"/>
        </w:rPr>
        <w:t xml:space="preserve"> </w:t>
      </w:r>
      <w:proofErr w:type="spellStart"/>
      <w:r w:rsidRPr="7DDC2598">
        <w:rPr>
          <w:rFonts w:ascii="Inter" w:eastAsia="Inter" w:hAnsi="Inter" w:cs="Inter"/>
          <w:b w:val="0"/>
          <w:color w:val="1A1C1E"/>
          <w:sz w:val="21"/>
          <w:szCs w:val="21"/>
        </w:rPr>
        <w:t>mô</w:t>
      </w:r>
      <w:proofErr w:type="spellEnd"/>
      <w:r w:rsidRPr="7DDC2598">
        <w:rPr>
          <w:rFonts w:ascii="Inter" w:eastAsia="Inter" w:hAnsi="Inter" w:cs="Inter"/>
          <w:b w:val="0"/>
          <w:color w:val="1A1C1E"/>
          <w:sz w:val="21"/>
          <w:szCs w:val="21"/>
        </w:rPr>
        <w:t xml:space="preserve"> </w:t>
      </w:r>
      <w:proofErr w:type="spellStart"/>
      <w:r w:rsidRPr="7DDC2598">
        <w:rPr>
          <w:rFonts w:ascii="Inter" w:eastAsia="Inter" w:hAnsi="Inter" w:cs="Inter"/>
          <w:b w:val="0"/>
          <w:color w:val="1A1C1E"/>
          <w:sz w:val="21"/>
          <w:szCs w:val="21"/>
        </w:rPr>
        <w:t>hình</w:t>
      </w:r>
      <w:proofErr w:type="spellEnd"/>
      <w:r w:rsidRPr="7DDC2598">
        <w:rPr>
          <w:rFonts w:ascii="Inter" w:eastAsia="Inter" w:hAnsi="Inter" w:cs="Inter"/>
          <w:b w:val="0"/>
          <w:color w:val="1A1C1E"/>
          <w:sz w:val="21"/>
          <w:szCs w:val="21"/>
        </w:rPr>
        <w:t xml:space="preserve"> </w:t>
      </w:r>
      <w:proofErr w:type="spellStart"/>
      <w:r w:rsidRPr="7DDC2598">
        <w:rPr>
          <w:rFonts w:ascii="Inter" w:eastAsia="Inter" w:hAnsi="Inter" w:cs="Inter"/>
          <w:b w:val="0"/>
          <w:color w:val="1A1C1E"/>
          <w:sz w:val="21"/>
          <w:szCs w:val="21"/>
        </w:rPr>
        <w:t>đơn</w:t>
      </w:r>
      <w:proofErr w:type="spellEnd"/>
      <w:r w:rsidRPr="7DDC2598">
        <w:rPr>
          <w:rFonts w:ascii="Inter" w:eastAsia="Inter" w:hAnsi="Inter" w:cs="Inter"/>
          <w:b w:val="0"/>
          <w:color w:val="1A1C1E"/>
          <w:sz w:val="21"/>
          <w:szCs w:val="21"/>
        </w:rPr>
        <w:t xml:space="preserve"> </w:t>
      </w:r>
      <w:proofErr w:type="spellStart"/>
      <w:r w:rsidRPr="7DDC2598">
        <w:rPr>
          <w:rFonts w:ascii="Inter" w:eastAsia="Inter" w:hAnsi="Inter" w:cs="Inter"/>
          <w:b w:val="0"/>
          <w:color w:val="1A1C1E"/>
          <w:sz w:val="21"/>
          <w:szCs w:val="21"/>
        </w:rPr>
        <w:t>giản</w:t>
      </w:r>
      <w:proofErr w:type="spellEnd"/>
      <w:r w:rsidRPr="7DDC2598">
        <w:rPr>
          <w:rFonts w:ascii="Inter" w:eastAsia="Inter" w:hAnsi="Inter" w:cs="Inter"/>
          <w:b w:val="0"/>
          <w:color w:val="1A1C1E"/>
          <w:sz w:val="21"/>
          <w:szCs w:val="21"/>
        </w:rPr>
        <w:t xml:space="preserve"> </w:t>
      </w:r>
      <w:proofErr w:type="spellStart"/>
      <w:r w:rsidRPr="7DDC2598">
        <w:rPr>
          <w:rFonts w:ascii="Inter" w:eastAsia="Inter" w:hAnsi="Inter" w:cs="Inter"/>
          <w:b w:val="0"/>
          <w:color w:val="1A1C1E"/>
          <w:sz w:val="21"/>
          <w:szCs w:val="21"/>
        </w:rPr>
        <w:t>này</w:t>
      </w:r>
      <w:proofErr w:type="spellEnd"/>
      <w:r w:rsidRPr="7DDC2598">
        <w:rPr>
          <w:rFonts w:ascii="Inter" w:eastAsia="Inter" w:hAnsi="Inter" w:cs="Inter"/>
          <w:b w:val="0"/>
          <w:color w:val="1A1C1E"/>
          <w:sz w:val="21"/>
          <w:szCs w:val="21"/>
        </w:rPr>
        <w:t xml:space="preserve"> </w:t>
      </w:r>
      <w:proofErr w:type="spellStart"/>
      <w:r w:rsidRPr="7DDC2598">
        <w:rPr>
          <w:rFonts w:ascii="Inter" w:eastAsia="Inter" w:hAnsi="Inter" w:cs="Inter"/>
          <w:b w:val="0"/>
          <w:color w:val="1A1C1E"/>
          <w:sz w:val="21"/>
          <w:szCs w:val="21"/>
        </w:rPr>
        <w:t>chính</w:t>
      </w:r>
      <w:proofErr w:type="spellEnd"/>
      <w:r w:rsidRPr="7DDC2598">
        <w:rPr>
          <w:rFonts w:ascii="Inter" w:eastAsia="Inter" w:hAnsi="Inter" w:cs="Inter"/>
          <w:b w:val="0"/>
          <w:color w:val="1A1C1E"/>
          <w:sz w:val="21"/>
          <w:szCs w:val="21"/>
        </w:rPr>
        <w:t xml:space="preserve"> </w:t>
      </w:r>
      <w:proofErr w:type="spellStart"/>
      <w:r w:rsidRPr="7DDC2598">
        <w:rPr>
          <w:rFonts w:ascii="Inter" w:eastAsia="Inter" w:hAnsi="Inter" w:cs="Inter"/>
          <w:b w:val="0"/>
          <w:color w:val="1A1C1E"/>
          <w:sz w:val="21"/>
          <w:szCs w:val="21"/>
        </w:rPr>
        <w:t>là</w:t>
      </w:r>
      <w:proofErr w:type="spellEnd"/>
      <w:r w:rsidRPr="7DDC2598">
        <w:rPr>
          <w:rFonts w:ascii="Inter" w:eastAsia="Inter" w:hAnsi="Inter" w:cs="Inter"/>
          <w:b w:val="0"/>
          <w:color w:val="1A1C1E"/>
          <w:sz w:val="21"/>
          <w:szCs w:val="21"/>
        </w:rPr>
        <w:t xml:space="preserve"> </w:t>
      </w:r>
      <w:proofErr w:type="spellStart"/>
      <w:r w:rsidRPr="7DDC2598">
        <w:rPr>
          <w:rFonts w:ascii="Inter" w:eastAsia="Inter" w:hAnsi="Inter" w:cs="Inter"/>
          <w:b w:val="0"/>
          <w:color w:val="1A1C1E"/>
          <w:sz w:val="21"/>
          <w:szCs w:val="21"/>
        </w:rPr>
        <w:t>các</w:t>
      </w:r>
      <w:proofErr w:type="spellEnd"/>
      <w:r w:rsidRPr="7DDC2598">
        <w:rPr>
          <w:rFonts w:ascii="Inter" w:eastAsia="Inter" w:hAnsi="Inter" w:cs="Inter"/>
          <w:b w:val="0"/>
          <w:color w:val="1A1C1E"/>
          <w:sz w:val="21"/>
          <w:szCs w:val="21"/>
        </w:rPr>
        <w:t xml:space="preserve"> </w:t>
      </w:r>
      <w:proofErr w:type="spellStart"/>
      <w:r w:rsidRPr="7DDC2598">
        <w:rPr>
          <w:rFonts w:ascii="Inter" w:eastAsia="Inter" w:hAnsi="Inter" w:cs="Inter"/>
          <w:bCs/>
          <w:color w:val="1A1C1E"/>
          <w:sz w:val="21"/>
          <w:szCs w:val="21"/>
        </w:rPr>
        <w:t>Cây</w:t>
      </w:r>
      <w:proofErr w:type="spellEnd"/>
      <w:r w:rsidRPr="7DDC2598">
        <w:rPr>
          <w:rFonts w:ascii="Inter" w:eastAsia="Inter" w:hAnsi="Inter" w:cs="Inter"/>
          <w:bCs/>
          <w:color w:val="1A1C1E"/>
          <w:sz w:val="21"/>
          <w:szCs w:val="21"/>
        </w:rPr>
        <w:t xml:space="preserve"> </w:t>
      </w:r>
      <w:proofErr w:type="spellStart"/>
      <w:r w:rsidRPr="7DDC2598">
        <w:rPr>
          <w:rFonts w:ascii="Inter" w:eastAsia="Inter" w:hAnsi="Inter" w:cs="Inter"/>
          <w:bCs/>
          <w:color w:val="1A1C1E"/>
          <w:sz w:val="21"/>
          <w:szCs w:val="21"/>
        </w:rPr>
        <w:t>quyết</w:t>
      </w:r>
      <w:proofErr w:type="spellEnd"/>
      <w:r w:rsidRPr="7DDC2598">
        <w:rPr>
          <w:rFonts w:ascii="Inter" w:eastAsia="Inter" w:hAnsi="Inter" w:cs="Inter"/>
          <w:bCs/>
          <w:color w:val="1A1C1E"/>
          <w:sz w:val="21"/>
          <w:szCs w:val="21"/>
        </w:rPr>
        <w:t xml:space="preserve"> </w:t>
      </w:r>
      <w:proofErr w:type="spellStart"/>
      <w:r w:rsidRPr="7DDC2598">
        <w:rPr>
          <w:rFonts w:ascii="Inter" w:eastAsia="Inter" w:hAnsi="Inter" w:cs="Inter"/>
          <w:bCs/>
          <w:color w:val="1A1C1E"/>
          <w:sz w:val="21"/>
          <w:szCs w:val="21"/>
        </w:rPr>
        <w:t>định</w:t>
      </w:r>
      <w:proofErr w:type="spellEnd"/>
      <w:r w:rsidRPr="7DDC2598">
        <w:rPr>
          <w:rFonts w:ascii="Inter" w:eastAsia="Inter" w:hAnsi="Inter" w:cs="Inter"/>
          <w:bCs/>
          <w:color w:val="1A1C1E"/>
          <w:sz w:val="21"/>
          <w:szCs w:val="21"/>
        </w:rPr>
        <w:t xml:space="preserve"> (Decision Trees</w:t>
      </w:r>
      <w:r w:rsidRPr="52FC14AF">
        <w:rPr>
          <w:rFonts w:ascii="Inter" w:eastAsia="Inter" w:hAnsi="Inter" w:cs="Inter"/>
          <w:color w:val="1A1C1E"/>
          <w:sz w:val="21"/>
          <w:szCs w:val="21"/>
        </w:rPr>
        <w:t>)</w:t>
      </w:r>
      <w:r w:rsidR="0B8E9B43" w:rsidRPr="52FC14AF">
        <w:rPr>
          <w:rFonts w:ascii="Inter" w:eastAsia="Inter" w:hAnsi="Inter" w:cs="Inter"/>
          <w:color w:val="1A1C1E"/>
          <w:sz w:val="21"/>
          <w:szCs w:val="21"/>
        </w:rPr>
        <w:t xml:space="preserve">. </w:t>
      </w:r>
      <w:proofErr w:type="spellStart"/>
      <w:r w:rsidR="0B8E9B43" w:rsidRPr="52FC14AF">
        <w:rPr>
          <w:rFonts w:ascii="Inter" w:eastAsia="Inter" w:hAnsi="Inter" w:cs="Inter"/>
          <w:b w:val="0"/>
          <w:color w:val="1A1C1E"/>
          <w:sz w:val="21"/>
          <w:szCs w:val="21"/>
        </w:rPr>
        <w:t>Đây</w:t>
      </w:r>
      <w:proofErr w:type="spellEnd"/>
      <w:r w:rsidR="0B8E9B43" w:rsidRPr="52FC14AF">
        <w:rPr>
          <w:rFonts w:ascii="Inter" w:eastAsia="Inter" w:hAnsi="Inter" w:cs="Inter"/>
          <w:b w:val="0"/>
          <w:color w:val="1A1C1E"/>
          <w:sz w:val="21"/>
          <w:szCs w:val="21"/>
        </w:rPr>
        <w:t xml:space="preserve"> </w:t>
      </w:r>
      <w:proofErr w:type="spellStart"/>
      <w:r w:rsidR="0B8E9B43" w:rsidRPr="52FC14AF">
        <w:rPr>
          <w:rFonts w:ascii="Inter" w:eastAsia="Inter" w:hAnsi="Inter" w:cs="Inter"/>
          <w:b w:val="0"/>
          <w:color w:val="1A1C1E"/>
          <w:sz w:val="21"/>
          <w:szCs w:val="21"/>
        </w:rPr>
        <w:t>có</w:t>
      </w:r>
      <w:proofErr w:type="spellEnd"/>
      <w:r w:rsidR="0B8E9B43" w:rsidRPr="52FC14AF">
        <w:rPr>
          <w:rFonts w:ascii="Inter" w:eastAsia="Inter" w:hAnsi="Inter" w:cs="Inter"/>
          <w:b w:val="0"/>
          <w:color w:val="1A1C1E"/>
          <w:sz w:val="21"/>
          <w:szCs w:val="21"/>
        </w:rPr>
        <w:t xml:space="preserve"> </w:t>
      </w:r>
      <w:proofErr w:type="spellStart"/>
      <w:r w:rsidR="0B8E9B43" w:rsidRPr="52FC14AF">
        <w:rPr>
          <w:rFonts w:ascii="Inter" w:eastAsia="Inter" w:hAnsi="Inter" w:cs="Inter"/>
          <w:b w:val="0"/>
          <w:color w:val="1A1C1E"/>
          <w:sz w:val="21"/>
          <w:szCs w:val="21"/>
        </w:rPr>
        <w:t>thểcoi</w:t>
      </w:r>
      <w:proofErr w:type="spellEnd"/>
      <w:r w:rsidR="0B8E9B43" w:rsidRPr="52FC14AF">
        <w:rPr>
          <w:rFonts w:ascii="Inter" w:eastAsia="Inter" w:hAnsi="Inter" w:cs="Inter"/>
          <w:b w:val="0"/>
          <w:color w:val="1A1C1E"/>
          <w:sz w:val="21"/>
          <w:szCs w:val="21"/>
        </w:rPr>
        <w:t xml:space="preserve"> </w:t>
      </w:r>
      <w:proofErr w:type="spellStart"/>
      <w:r w:rsidR="0B8E9B43" w:rsidRPr="52FC14AF">
        <w:rPr>
          <w:rFonts w:ascii="Inter" w:eastAsia="Inter" w:hAnsi="Inter" w:cs="Inter"/>
          <w:b w:val="0"/>
          <w:color w:val="1A1C1E"/>
          <w:sz w:val="21"/>
          <w:szCs w:val="21"/>
        </w:rPr>
        <w:t>là</w:t>
      </w:r>
      <w:proofErr w:type="spellEnd"/>
      <w:r w:rsidR="0B8E9B43" w:rsidRPr="52FC14AF">
        <w:rPr>
          <w:rFonts w:ascii="Inter" w:eastAsia="Inter" w:hAnsi="Inter" w:cs="Inter"/>
          <w:b w:val="0"/>
          <w:color w:val="1A1C1E"/>
          <w:sz w:val="21"/>
          <w:szCs w:val="21"/>
        </w:rPr>
        <w:t xml:space="preserve"> </w:t>
      </w:r>
      <w:proofErr w:type="spellStart"/>
      <w:r w:rsidR="0B8E9B43" w:rsidRPr="52FC14AF">
        <w:rPr>
          <w:rFonts w:ascii="Inter" w:eastAsia="Inter" w:hAnsi="Inter" w:cs="Inter"/>
          <w:b w:val="0"/>
          <w:color w:val="1A1C1E"/>
          <w:sz w:val="21"/>
          <w:szCs w:val="21"/>
        </w:rPr>
        <w:t>một</w:t>
      </w:r>
      <w:proofErr w:type="spellEnd"/>
      <w:r w:rsidR="0B8E9B43" w:rsidRPr="52FC14AF">
        <w:rPr>
          <w:rFonts w:ascii="Inter" w:eastAsia="Inter" w:hAnsi="Inter" w:cs="Inter"/>
          <w:b w:val="0"/>
          <w:color w:val="1A1C1E"/>
          <w:sz w:val="21"/>
          <w:szCs w:val="21"/>
        </w:rPr>
        <w:t xml:space="preserve"> </w:t>
      </w:r>
      <w:proofErr w:type="spellStart"/>
      <w:r w:rsidR="0B8E9B43" w:rsidRPr="52FC14AF">
        <w:rPr>
          <w:rFonts w:ascii="Inter" w:eastAsia="Inter" w:hAnsi="Inter" w:cs="Inter"/>
          <w:b w:val="0"/>
          <w:color w:val="1A1C1E"/>
          <w:sz w:val="21"/>
          <w:szCs w:val="21"/>
        </w:rPr>
        <w:t>mô</w:t>
      </w:r>
      <w:proofErr w:type="spellEnd"/>
      <w:r w:rsidR="0B8E9B43" w:rsidRPr="52FC14AF">
        <w:rPr>
          <w:rFonts w:ascii="Inter" w:eastAsia="Inter" w:hAnsi="Inter" w:cs="Inter"/>
          <w:b w:val="0"/>
          <w:color w:val="1A1C1E"/>
          <w:sz w:val="21"/>
          <w:szCs w:val="21"/>
        </w:rPr>
        <w:t xml:space="preserve"> </w:t>
      </w:r>
      <w:proofErr w:type="spellStart"/>
      <w:r w:rsidR="0B8E9B43" w:rsidRPr="52FC14AF">
        <w:rPr>
          <w:rFonts w:ascii="Inter" w:eastAsia="Inter" w:hAnsi="Inter" w:cs="Inter"/>
          <w:b w:val="0"/>
          <w:color w:val="1A1C1E"/>
          <w:sz w:val="21"/>
          <w:szCs w:val="21"/>
        </w:rPr>
        <w:t>hình</w:t>
      </w:r>
      <w:proofErr w:type="spellEnd"/>
      <w:r w:rsidR="0B8E9B43" w:rsidRPr="52FC14AF">
        <w:rPr>
          <w:rFonts w:ascii="Inter" w:eastAsia="Inter" w:hAnsi="Inter" w:cs="Inter"/>
          <w:b w:val="0"/>
          <w:color w:val="1A1C1E"/>
          <w:sz w:val="21"/>
          <w:szCs w:val="21"/>
        </w:rPr>
        <w:t xml:space="preserve"> </w:t>
      </w:r>
      <w:proofErr w:type="spellStart"/>
      <w:r w:rsidR="0B8E9B43" w:rsidRPr="52FC14AF">
        <w:rPr>
          <w:rFonts w:ascii="Inter" w:eastAsia="Inter" w:hAnsi="Inter" w:cs="Inter"/>
          <w:b w:val="0"/>
          <w:color w:val="1A1C1E"/>
          <w:sz w:val="21"/>
          <w:szCs w:val="21"/>
        </w:rPr>
        <w:t>học</w:t>
      </w:r>
      <w:proofErr w:type="spellEnd"/>
      <w:r w:rsidR="0B8E9B43" w:rsidRPr="52FC14AF">
        <w:rPr>
          <w:rFonts w:ascii="Inter" w:eastAsia="Inter" w:hAnsi="Inter" w:cs="Inter"/>
          <w:b w:val="0"/>
          <w:color w:val="1A1C1E"/>
          <w:sz w:val="21"/>
          <w:szCs w:val="21"/>
        </w:rPr>
        <w:t xml:space="preserve"> </w:t>
      </w:r>
      <w:proofErr w:type="spellStart"/>
      <w:r w:rsidR="0B8E9B43" w:rsidRPr="52FC14AF">
        <w:rPr>
          <w:rFonts w:ascii="Inter" w:eastAsia="Inter" w:hAnsi="Inter" w:cs="Inter"/>
          <w:b w:val="0"/>
          <w:color w:val="1A1C1E"/>
          <w:sz w:val="21"/>
          <w:szCs w:val="21"/>
        </w:rPr>
        <w:t>có</w:t>
      </w:r>
      <w:proofErr w:type="spellEnd"/>
      <w:r w:rsidR="0B8E9B43" w:rsidRPr="52FC14AF">
        <w:rPr>
          <w:rFonts w:ascii="Inter" w:eastAsia="Inter" w:hAnsi="Inter" w:cs="Inter"/>
          <w:b w:val="0"/>
          <w:color w:val="1A1C1E"/>
          <w:sz w:val="21"/>
          <w:szCs w:val="21"/>
        </w:rPr>
        <w:t xml:space="preserve"> </w:t>
      </w:r>
      <w:proofErr w:type="spellStart"/>
      <w:r w:rsidR="0B8E9B43" w:rsidRPr="52FC14AF">
        <w:rPr>
          <w:rFonts w:ascii="Inter" w:eastAsia="Inter" w:hAnsi="Inter" w:cs="Inter"/>
          <w:b w:val="0"/>
          <w:color w:val="1A1C1E"/>
          <w:sz w:val="21"/>
          <w:szCs w:val="21"/>
        </w:rPr>
        <w:t>giám</w:t>
      </w:r>
      <w:proofErr w:type="spellEnd"/>
      <w:r w:rsidR="0B8E9B43" w:rsidRPr="52FC14AF">
        <w:rPr>
          <w:rFonts w:ascii="Inter" w:eastAsia="Inter" w:hAnsi="Inter" w:cs="Inter"/>
          <w:b w:val="0"/>
          <w:color w:val="1A1C1E"/>
          <w:sz w:val="21"/>
          <w:szCs w:val="21"/>
        </w:rPr>
        <w:t xml:space="preserve"> </w:t>
      </w:r>
      <w:proofErr w:type="spellStart"/>
      <w:r w:rsidR="0B8E9B43" w:rsidRPr="52FC14AF">
        <w:rPr>
          <w:rFonts w:ascii="Inter" w:eastAsia="Inter" w:hAnsi="Inter" w:cs="Inter"/>
          <w:b w:val="0"/>
          <w:color w:val="1A1C1E"/>
          <w:sz w:val="21"/>
          <w:szCs w:val="21"/>
        </w:rPr>
        <w:t>sát</w:t>
      </w:r>
      <w:proofErr w:type="spellEnd"/>
      <w:r w:rsidR="0B8E9B43" w:rsidRPr="52FC14AF">
        <w:rPr>
          <w:rFonts w:ascii="Inter" w:eastAsia="Inter" w:hAnsi="Inter" w:cs="Inter"/>
          <w:b w:val="0"/>
          <w:color w:val="1A1C1E"/>
          <w:sz w:val="21"/>
          <w:szCs w:val="21"/>
        </w:rPr>
        <w:t xml:space="preserve"> (supervised learning) </w:t>
      </w:r>
      <w:proofErr w:type="spellStart"/>
      <w:r w:rsidR="0B8E9B43" w:rsidRPr="52FC14AF">
        <w:rPr>
          <w:rFonts w:ascii="Inter" w:eastAsia="Inter" w:hAnsi="Inter" w:cs="Inter"/>
          <w:b w:val="0"/>
          <w:color w:val="1A1C1E"/>
          <w:sz w:val="21"/>
          <w:szCs w:val="21"/>
        </w:rPr>
        <w:t>được</w:t>
      </w:r>
      <w:proofErr w:type="spellEnd"/>
      <w:r w:rsidR="0B8E9B43" w:rsidRPr="52FC14AF">
        <w:rPr>
          <w:rFonts w:ascii="Inter" w:eastAsia="Inter" w:hAnsi="Inter" w:cs="Inter"/>
          <w:b w:val="0"/>
          <w:color w:val="1A1C1E"/>
          <w:sz w:val="21"/>
          <w:szCs w:val="21"/>
        </w:rPr>
        <w:t xml:space="preserve"> </w:t>
      </w:r>
      <w:proofErr w:type="spellStart"/>
      <w:r w:rsidR="0B8E9B43" w:rsidRPr="52FC14AF">
        <w:rPr>
          <w:rFonts w:ascii="Inter" w:eastAsia="Inter" w:hAnsi="Inter" w:cs="Inter"/>
          <w:b w:val="0"/>
          <w:color w:val="1A1C1E"/>
          <w:sz w:val="21"/>
          <w:szCs w:val="21"/>
        </w:rPr>
        <w:t>sử</w:t>
      </w:r>
      <w:proofErr w:type="spellEnd"/>
      <w:r w:rsidR="0B8E9B43" w:rsidRPr="52FC14AF">
        <w:rPr>
          <w:rFonts w:ascii="Inter" w:eastAsia="Inter" w:hAnsi="Inter" w:cs="Inter"/>
          <w:b w:val="0"/>
          <w:color w:val="1A1C1E"/>
          <w:sz w:val="21"/>
          <w:szCs w:val="21"/>
        </w:rPr>
        <w:t xml:space="preserve"> </w:t>
      </w:r>
      <w:proofErr w:type="spellStart"/>
      <w:r w:rsidR="0B8E9B43" w:rsidRPr="52FC14AF">
        <w:rPr>
          <w:rFonts w:ascii="Inter" w:eastAsia="Inter" w:hAnsi="Inter" w:cs="Inter"/>
          <w:b w:val="0"/>
          <w:color w:val="1A1C1E"/>
          <w:sz w:val="21"/>
          <w:szCs w:val="21"/>
        </w:rPr>
        <w:t>dụng</w:t>
      </w:r>
      <w:proofErr w:type="spellEnd"/>
      <w:r w:rsidR="0B8E9B43" w:rsidRPr="52FC14AF">
        <w:rPr>
          <w:rFonts w:ascii="Inter" w:eastAsia="Inter" w:hAnsi="Inter" w:cs="Inter"/>
          <w:b w:val="0"/>
          <w:color w:val="1A1C1E"/>
          <w:sz w:val="21"/>
          <w:szCs w:val="21"/>
        </w:rPr>
        <w:t xml:space="preserve"> </w:t>
      </w:r>
      <w:proofErr w:type="spellStart"/>
      <w:r w:rsidR="0B8E9B43" w:rsidRPr="52FC14AF">
        <w:rPr>
          <w:rFonts w:ascii="Inter" w:eastAsia="Inter" w:hAnsi="Inter" w:cs="Inter"/>
          <w:b w:val="0"/>
          <w:color w:val="1A1C1E"/>
          <w:sz w:val="21"/>
          <w:szCs w:val="21"/>
        </w:rPr>
        <w:t>cho</w:t>
      </w:r>
      <w:proofErr w:type="spellEnd"/>
      <w:r w:rsidR="0B8E9B43" w:rsidRPr="52FC14AF">
        <w:rPr>
          <w:rFonts w:ascii="Inter" w:eastAsia="Inter" w:hAnsi="Inter" w:cs="Inter"/>
          <w:b w:val="0"/>
          <w:color w:val="1A1C1E"/>
          <w:sz w:val="21"/>
          <w:szCs w:val="21"/>
        </w:rPr>
        <w:t xml:space="preserve"> </w:t>
      </w:r>
      <w:proofErr w:type="spellStart"/>
      <w:r w:rsidR="0B8E9B43" w:rsidRPr="52FC14AF">
        <w:rPr>
          <w:rFonts w:ascii="Inter" w:eastAsia="Inter" w:hAnsi="Inter" w:cs="Inter"/>
          <w:b w:val="0"/>
          <w:color w:val="1A1C1E"/>
          <w:sz w:val="21"/>
          <w:szCs w:val="21"/>
        </w:rPr>
        <w:t>cả</w:t>
      </w:r>
      <w:proofErr w:type="spellEnd"/>
      <w:r w:rsidR="0B8E9B43" w:rsidRPr="52FC14AF">
        <w:rPr>
          <w:rFonts w:ascii="Inter" w:eastAsia="Inter" w:hAnsi="Inter" w:cs="Inter"/>
          <w:b w:val="0"/>
          <w:color w:val="1A1C1E"/>
          <w:sz w:val="21"/>
          <w:szCs w:val="21"/>
        </w:rPr>
        <w:t xml:space="preserve"> </w:t>
      </w:r>
      <w:proofErr w:type="spellStart"/>
      <w:r w:rsidR="0B8E9B43" w:rsidRPr="52FC14AF">
        <w:rPr>
          <w:rFonts w:ascii="Inter" w:eastAsia="Inter" w:hAnsi="Inter" w:cs="Inter"/>
          <w:b w:val="0"/>
          <w:color w:val="1A1C1E"/>
          <w:sz w:val="21"/>
          <w:szCs w:val="21"/>
        </w:rPr>
        <w:t>bài</w:t>
      </w:r>
      <w:proofErr w:type="spellEnd"/>
      <w:r w:rsidR="0B8E9B43" w:rsidRPr="52FC14AF">
        <w:rPr>
          <w:rFonts w:ascii="Inter" w:eastAsia="Inter" w:hAnsi="Inter" w:cs="Inter"/>
          <w:b w:val="0"/>
          <w:color w:val="1A1C1E"/>
          <w:sz w:val="21"/>
          <w:szCs w:val="21"/>
        </w:rPr>
        <w:t xml:space="preserve"> </w:t>
      </w:r>
      <w:proofErr w:type="spellStart"/>
      <w:r w:rsidR="0B8E9B43" w:rsidRPr="52FC14AF">
        <w:rPr>
          <w:rFonts w:ascii="Inter" w:eastAsia="Inter" w:hAnsi="Inter" w:cs="Inter"/>
          <w:b w:val="0"/>
          <w:color w:val="1A1C1E"/>
          <w:sz w:val="21"/>
          <w:szCs w:val="21"/>
        </w:rPr>
        <w:t>toán</w:t>
      </w:r>
      <w:proofErr w:type="spellEnd"/>
      <w:r w:rsidR="0B8E9B43" w:rsidRPr="52FC14AF">
        <w:rPr>
          <w:rFonts w:ascii="Inter" w:eastAsia="Inter" w:hAnsi="Inter" w:cs="Inter"/>
          <w:b w:val="0"/>
          <w:color w:val="1A1C1E"/>
          <w:sz w:val="21"/>
          <w:szCs w:val="21"/>
        </w:rPr>
        <w:t xml:space="preserve"> </w:t>
      </w:r>
      <w:proofErr w:type="spellStart"/>
      <w:r w:rsidR="0B8E9B43" w:rsidRPr="52FC14AF">
        <w:rPr>
          <w:rFonts w:ascii="Inter" w:eastAsia="Inter" w:hAnsi="Inter" w:cs="Inter"/>
          <w:b w:val="0"/>
          <w:color w:val="1A1C1E"/>
          <w:sz w:val="21"/>
          <w:szCs w:val="21"/>
        </w:rPr>
        <w:t>phân</w:t>
      </w:r>
      <w:proofErr w:type="spellEnd"/>
      <w:r w:rsidR="0B8E9B43" w:rsidRPr="52FC14AF">
        <w:rPr>
          <w:rFonts w:ascii="Inter" w:eastAsia="Inter" w:hAnsi="Inter" w:cs="Inter"/>
          <w:b w:val="0"/>
          <w:color w:val="1A1C1E"/>
          <w:sz w:val="21"/>
          <w:szCs w:val="21"/>
        </w:rPr>
        <w:t xml:space="preserve"> </w:t>
      </w:r>
      <w:proofErr w:type="spellStart"/>
      <w:r w:rsidR="0B8E9B43" w:rsidRPr="52FC14AF">
        <w:rPr>
          <w:rFonts w:ascii="Inter" w:eastAsia="Inter" w:hAnsi="Inter" w:cs="Inter"/>
          <w:b w:val="0"/>
          <w:color w:val="1A1C1E"/>
          <w:sz w:val="21"/>
          <w:szCs w:val="21"/>
        </w:rPr>
        <w:t>loại</w:t>
      </w:r>
      <w:proofErr w:type="spellEnd"/>
      <w:r w:rsidR="0B8E9B43" w:rsidRPr="52FC14AF">
        <w:rPr>
          <w:rFonts w:ascii="Inter" w:eastAsia="Inter" w:hAnsi="Inter" w:cs="Inter"/>
          <w:b w:val="0"/>
          <w:color w:val="1A1C1E"/>
          <w:sz w:val="21"/>
          <w:szCs w:val="21"/>
        </w:rPr>
        <w:t xml:space="preserve"> </w:t>
      </w:r>
      <w:proofErr w:type="spellStart"/>
      <w:r w:rsidR="0B8E9B43" w:rsidRPr="52FC14AF">
        <w:rPr>
          <w:rFonts w:ascii="Inter" w:eastAsia="Inter" w:hAnsi="Inter" w:cs="Inter"/>
          <w:b w:val="0"/>
          <w:color w:val="1A1C1E"/>
          <w:sz w:val="21"/>
          <w:szCs w:val="21"/>
        </w:rPr>
        <w:t>và</w:t>
      </w:r>
      <w:proofErr w:type="spellEnd"/>
      <w:r w:rsidR="0B8E9B43" w:rsidRPr="52FC14AF">
        <w:rPr>
          <w:rFonts w:ascii="Inter" w:eastAsia="Inter" w:hAnsi="Inter" w:cs="Inter"/>
          <w:b w:val="0"/>
          <w:color w:val="1A1C1E"/>
          <w:sz w:val="21"/>
          <w:szCs w:val="21"/>
        </w:rPr>
        <w:t xml:space="preserve"> </w:t>
      </w:r>
      <w:proofErr w:type="spellStart"/>
      <w:r w:rsidR="0B8E9B43" w:rsidRPr="52FC14AF">
        <w:rPr>
          <w:rFonts w:ascii="Inter" w:eastAsia="Inter" w:hAnsi="Inter" w:cs="Inter"/>
          <w:b w:val="0"/>
          <w:color w:val="1A1C1E"/>
          <w:sz w:val="21"/>
          <w:szCs w:val="21"/>
        </w:rPr>
        <w:t>hồi</w:t>
      </w:r>
      <w:proofErr w:type="spellEnd"/>
      <w:r w:rsidR="0B8E9B43" w:rsidRPr="52FC14AF">
        <w:rPr>
          <w:rFonts w:ascii="Inter" w:eastAsia="Inter" w:hAnsi="Inter" w:cs="Inter"/>
          <w:b w:val="0"/>
          <w:color w:val="1A1C1E"/>
          <w:sz w:val="21"/>
          <w:szCs w:val="21"/>
        </w:rPr>
        <w:t xml:space="preserve"> </w:t>
      </w:r>
      <w:proofErr w:type="spellStart"/>
      <w:r w:rsidR="0B8E9B43" w:rsidRPr="52FC14AF">
        <w:rPr>
          <w:rFonts w:ascii="Inter" w:eastAsia="Inter" w:hAnsi="Inter" w:cs="Inter"/>
          <w:b w:val="0"/>
          <w:color w:val="1A1C1E"/>
          <w:sz w:val="21"/>
          <w:szCs w:val="21"/>
        </w:rPr>
        <w:t>quy</w:t>
      </w:r>
      <w:proofErr w:type="spellEnd"/>
      <w:r w:rsidR="0B8E9B43" w:rsidRPr="52FC14AF">
        <w:rPr>
          <w:rFonts w:ascii="Inter" w:eastAsia="Inter" w:hAnsi="Inter" w:cs="Inter"/>
          <w:b w:val="0"/>
          <w:color w:val="1A1C1E"/>
          <w:sz w:val="21"/>
          <w:szCs w:val="21"/>
        </w:rPr>
        <w:t xml:space="preserve">. </w:t>
      </w:r>
    </w:p>
    <w:p w14:paraId="55DE2FF7" w14:textId="06E40D23" w:rsidR="1D8A7A0D" w:rsidRDefault="505298E9" w:rsidP="18AC2DCA">
      <w:pPr>
        <w:rPr>
          <w:rFonts w:ascii="Inter" w:eastAsia="Inter" w:hAnsi="Inter" w:cs="Inter"/>
          <w:color w:val="1A1C1E"/>
          <w:sz w:val="21"/>
          <w:szCs w:val="21"/>
        </w:rPr>
      </w:pPr>
      <w:proofErr w:type="spellStart"/>
      <w:r w:rsidRPr="18AC2DCA">
        <w:rPr>
          <w:rFonts w:ascii="Inter" w:eastAsia="Inter" w:hAnsi="Inter" w:cs="Inter"/>
          <w:color w:val="1A1C1E"/>
          <w:sz w:val="21"/>
          <w:szCs w:val="21"/>
        </w:rPr>
        <w:t>Hình</w:t>
      </w:r>
      <w:proofErr w:type="spellEnd"/>
      <w:r w:rsidRPr="18AC2DCA">
        <w:rPr>
          <w:rFonts w:ascii="Inter" w:eastAsia="Inter" w:hAnsi="Inter" w:cs="Inter"/>
          <w:color w:val="1A1C1E"/>
          <w:sz w:val="21"/>
          <w:szCs w:val="21"/>
        </w:rPr>
        <w:t xml:space="preserve"> </w:t>
      </w:r>
      <w:proofErr w:type="spellStart"/>
      <w:r w:rsidRPr="18AC2DCA">
        <w:rPr>
          <w:rFonts w:ascii="Inter" w:eastAsia="Inter" w:hAnsi="Inter" w:cs="Inter"/>
          <w:color w:val="1A1C1E"/>
          <w:sz w:val="21"/>
          <w:szCs w:val="21"/>
        </w:rPr>
        <w:t>Cây</w:t>
      </w:r>
      <w:proofErr w:type="spellEnd"/>
      <w:r w:rsidRPr="18AC2DCA">
        <w:rPr>
          <w:rFonts w:ascii="Inter" w:eastAsia="Inter" w:hAnsi="Inter" w:cs="Inter"/>
          <w:color w:val="1A1C1E"/>
          <w:sz w:val="21"/>
          <w:szCs w:val="21"/>
        </w:rPr>
        <w:t xml:space="preserve"> </w:t>
      </w:r>
      <w:proofErr w:type="spellStart"/>
      <w:r w:rsidRPr="18AC2DCA">
        <w:rPr>
          <w:rFonts w:ascii="Inter" w:eastAsia="Inter" w:hAnsi="Inter" w:cs="Inter"/>
          <w:color w:val="1A1C1E"/>
          <w:sz w:val="21"/>
          <w:szCs w:val="21"/>
        </w:rPr>
        <w:t>quyết</w:t>
      </w:r>
      <w:proofErr w:type="spellEnd"/>
      <w:r w:rsidRPr="18AC2DCA">
        <w:rPr>
          <w:rFonts w:ascii="Inter" w:eastAsia="Inter" w:hAnsi="Inter" w:cs="Inter"/>
          <w:color w:val="1A1C1E"/>
          <w:sz w:val="21"/>
          <w:szCs w:val="21"/>
        </w:rPr>
        <w:t xml:space="preserve"> </w:t>
      </w:r>
      <w:proofErr w:type="spellStart"/>
      <w:r w:rsidRPr="18AC2DCA">
        <w:rPr>
          <w:rFonts w:ascii="Inter" w:eastAsia="Inter" w:hAnsi="Inter" w:cs="Inter"/>
          <w:color w:val="1A1C1E"/>
          <w:sz w:val="21"/>
          <w:szCs w:val="21"/>
        </w:rPr>
        <w:t>định</w:t>
      </w:r>
      <w:proofErr w:type="spellEnd"/>
    </w:p>
    <w:p w14:paraId="58F21EA9" w14:textId="55202DA6" w:rsidR="1D8A7A0D" w:rsidRDefault="505298E9" w:rsidP="18AC2DCA">
      <w:r>
        <w:rPr>
          <w:noProof/>
        </w:rPr>
        <w:lastRenderedPageBreak/>
        <w:drawing>
          <wp:inline distT="0" distB="0" distL="0" distR="0" wp14:anchorId="299B7B6B" wp14:editId="23D71E94">
            <wp:extent cx="5486400" cy="3238500"/>
            <wp:effectExtent l="0" t="0" r="0" b="0"/>
            <wp:docPr id="93247441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474418" name="Picture 93247441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71AC6" w14:textId="23C22382" w:rsidR="1D8A7A0D" w:rsidRDefault="1D8A7A0D" w:rsidP="1D8A7A0D">
      <w:pPr>
        <w:rPr>
          <w:rFonts w:ascii="Inter" w:eastAsia="Inter" w:hAnsi="Inter" w:cs="Inter"/>
          <w:bCs/>
          <w:color w:val="1A1C1E"/>
          <w:sz w:val="21"/>
          <w:szCs w:val="21"/>
        </w:rPr>
      </w:pPr>
    </w:p>
    <w:p w14:paraId="6B796872" w14:textId="3ACAE45D" w:rsidR="1D8A7A0D" w:rsidRDefault="15228042" w:rsidP="52FC14AF">
      <w:pPr>
        <w:rPr>
          <w:rFonts w:ascii="Inter" w:eastAsia="Inter" w:hAnsi="Inter" w:cs="Inter"/>
          <w:b w:val="0"/>
          <w:color w:val="1A1C1E"/>
          <w:sz w:val="21"/>
          <w:szCs w:val="21"/>
        </w:rPr>
      </w:pPr>
      <w:proofErr w:type="spellStart"/>
      <w:r w:rsidRPr="52FC14AF">
        <w:rPr>
          <w:rFonts w:ascii="Inter" w:eastAsia="Inter" w:hAnsi="Inter" w:cs="Inter"/>
          <w:b w:val="0"/>
          <w:color w:val="1A1C1E"/>
          <w:sz w:val="21"/>
          <w:szCs w:val="21"/>
        </w:rPr>
        <w:t>Dựa</w:t>
      </w:r>
      <w:proofErr w:type="spellEnd"/>
      <w:r w:rsidRPr="52FC14AF">
        <w:rPr>
          <w:rFonts w:ascii="Inter" w:eastAsia="Inter" w:hAnsi="Inter" w:cs="Inter"/>
          <w:b w:val="0"/>
          <w:color w:val="1A1C1E"/>
          <w:sz w:val="21"/>
          <w:szCs w:val="21"/>
        </w:rPr>
        <w:t xml:space="preserve"> </w:t>
      </w:r>
      <w:proofErr w:type="spellStart"/>
      <w:r w:rsidRPr="52FC14AF">
        <w:rPr>
          <w:rFonts w:ascii="Inter" w:eastAsia="Inter" w:hAnsi="Inter" w:cs="Inter"/>
          <w:b w:val="0"/>
          <w:color w:val="1A1C1E"/>
          <w:sz w:val="21"/>
          <w:szCs w:val="21"/>
        </w:rPr>
        <w:t>trên</w:t>
      </w:r>
      <w:proofErr w:type="spellEnd"/>
      <w:r w:rsidRPr="52FC14AF">
        <w:rPr>
          <w:rFonts w:ascii="Inter" w:eastAsia="Inter" w:hAnsi="Inter" w:cs="Inter"/>
          <w:b w:val="0"/>
          <w:color w:val="1A1C1E"/>
          <w:sz w:val="21"/>
          <w:szCs w:val="21"/>
        </w:rPr>
        <w:t xml:space="preserve"> </w:t>
      </w:r>
      <w:proofErr w:type="spellStart"/>
      <w:r w:rsidRPr="52FC14AF">
        <w:rPr>
          <w:rFonts w:ascii="Inter" w:eastAsia="Inter" w:hAnsi="Inter" w:cs="Inter"/>
          <w:b w:val="0"/>
          <w:color w:val="1A1C1E"/>
          <w:sz w:val="21"/>
          <w:szCs w:val="21"/>
        </w:rPr>
        <w:t>dữ</w:t>
      </w:r>
      <w:proofErr w:type="spellEnd"/>
      <w:r w:rsidRPr="52FC14AF">
        <w:rPr>
          <w:rFonts w:ascii="Inter" w:eastAsia="Inter" w:hAnsi="Inter" w:cs="Inter"/>
          <w:b w:val="0"/>
          <w:color w:val="1A1C1E"/>
          <w:sz w:val="21"/>
          <w:szCs w:val="21"/>
        </w:rPr>
        <w:t xml:space="preserve"> </w:t>
      </w:r>
      <w:proofErr w:type="spellStart"/>
      <w:r w:rsidRPr="52FC14AF">
        <w:rPr>
          <w:rFonts w:ascii="Inter" w:eastAsia="Inter" w:hAnsi="Inter" w:cs="Inter"/>
          <w:b w:val="0"/>
          <w:color w:val="1A1C1E"/>
          <w:sz w:val="21"/>
          <w:szCs w:val="21"/>
        </w:rPr>
        <w:t>liệu</w:t>
      </w:r>
      <w:proofErr w:type="spellEnd"/>
      <w:r w:rsidRPr="52FC14AF">
        <w:rPr>
          <w:rFonts w:ascii="Inter" w:eastAsia="Inter" w:hAnsi="Inter" w:cs="Inter"/>
          <w:b w:val="0"/>
          <w:color w:val="1A1C1E"/>
          <w:sz w:val="21"/>
          <w:szCs w:val="21"/>
        </w:rPr>
        <w:t xml:space="preserve"> </w:t>
      </w:r>
      <w:proofErr w:type="spellStart"/>
      <w:r w:rsidRPr="52FC14AF">
        <w:rPr>
          <w:rFonts w:ascii="Inter" w:eastAsia="Inter" w:hAnsi="Inter" w:cs="Inter"/>
          <w:b w:val="0"/>
          <w:color w:val="1A1C1E"/>
          <w:sz w:val="21"/>
          <w:szCs w:val="21"/>
        </w:rPr>
        <w:t>đầu</w:t>
      </w:r>
      <w:proofErr w:type="spellEnd"/>
      <w:r w:rsidRPr="52FC14AF">
        <w:rPr>
          <w:rFonts w:ascii="Inter" w:eastAsia="Inter" w:hAnsi="Inter" w:cs="Inter"/>
          <w:b w:val="0"/>
          <w:color w:val="1A1C1E"/>
          <w:sz w:val="21"/>
          <w:szCs w:val="21"/>
        </w:rPr>
        <w:t xml:space="preserve"> </w:t>
      </w:r>
      <w:proofErr w:type="spellStart"/>
      <w:r w:rsidRPr="52FC14AF">
        <w:rPr>
          <w:rFonts w:ascii="Inter" w:eastAsia="Inter" w:hAnsi="Inter" w:cs="Inter"/>
          <w:b w:val="0"/>
          <w:color w:val="1A1C1E"/>
          <w:sz w:val="21"/>
          <w:szCs w:val="21"/>
        </w:rPr>
        <w:t>vào</w:t>
      </w:r>
      <w:proofErr w:type="spellEnd"/>
      <w:r w:rsidRPr="52FC14AF">
        <w:rPr>
          <w:rFonts w:ascii="Inter" w:eastAsia="Inter" w:hAnsi="Inter" w:cs="Inter"/>
          <w:b w:val="0"/>
          <w:color w:val="1A1C1E"/>
          <w:sz w:val="21"/>
          <w:szCs w:val="21"/>
        </w:rPr>
        <w:t xml:space="preserve">, </w:t>
      </w:r>
      <w:proofErr w:type="spellStart"/>
      <w:r w:rsidRPr="52FC14AF">
        <w:rPr>
          <w:rFonts w:ascii="Inter" w:eastAsia="Inter" w:hAnsi="Inter" w:cs="Inter"/>
          <w:b w:val="0"/>
          <w:color w:val="1A1C1E"/>
          <w:sz w:val="21"/>
          <w:szCs w:val="21"/>
        </w:rPr>
        <w:t>cây</w:t>
      </w:r>
      <w:proofErr w:type="spellEnd"/>
      <w:r w:rsidRPr="52FC14AF">
        <w:rPr>
          <w:rFonts w:ascii="Inter" w:eastAsia="Inter" w:hAnsi="Inter" w:cs="Inter"/>
          <w:b w:val="0"/>
          <w:color w:val="1A1C1E"/>
          <w:sz w:val="21"/>
          <w:szCs w:val="21"/>
        </w:rPr>
        <w:t xml:space="preserve"> </w:t>
      </w:r>
      <w:proofErr w:type="spellStart"/>
      <w:r w:rsidRPr="52FC14AF">
        <w:rPr>
          <w:rFonts w:ascii="Inter" w:eastAsia="Inter" w:hAnsi="Inter" w:cs="Inter"/>
          <w:b w:val="0"/>
          <w:color w:val="1A1C1E"/>
          <w:sz w:val="21"/>
          <w:szCs w:val="21"/>
        </w:rPr>
        <w:t>quyết</w:t>
      </w:r>
      <w:proofErr w:type="spellEnd"/>
      <w:r w:rsidRPr="52FC14AF">
        <w:rPr>
          <w:rFonts w:ascii="Inter" w:eastAsia="Inter" w:hAnsi="Inter" w:cs="Inter"/>
          <w:b w:val="0"/>
          <w:color w:val="1A1C1E"/>
          <w:sz w:val="21"/>
          <w:szCs w:val="21"/>
        </w:rPr>
        <w:t xml:space="preserve"> </w:t>
      </w:r>
      <w:proofErr w:type="spellStart"/>
      <w:r w:rsidRPr="52FC14AF">
        <w:rPr>
          <w:rFonts w:ascii="Inter" w:eastAsia="Inter" w:hAnsi="Inter" w:cs="Inter"/>
          <w:b w:val="0"/>
          <w:color w:val="1A1C1E"/>
          <w:sz w:val="21"/>
          <w:szCs w:val="21"/>
        </w:rPr>
        <w:t>định</w:t>
      </w:r>
      <w:proofErr w:type="spellEnd"/>
      <w:r w:rsidRPr="52FC14AF">
        <w:rPr>
          <w:rFonts w:ascii="Inter" w:eastAsia="Inter" w:hAnsi="Inter" w:cs="Inter"/>
          <w:b w:val="0"/>
          <w:color w:val="1A1C1E"/>
          <w:sz w:val="21"/>
          <w:szCs w:val="21"/>
        </w:rPr>
        <w:t xml:space="preserve"> </w:t>
      </w:r>
      <w:proofErr w:type="spellStart"/>
      <w:r w:rsidRPr="52FC14AF">
        <w:rPr>
          <w:rFonts w:ascii="Inter" w:eastAsia="Inter" w:hAnsi="Inter" w:cs="Inter"/>
          <w:b w:val="0"/>
          <w:color w:val="1A1C1E"/>
          <w:sz w:val="21"/>
          <w:szCs w:val="21"/>
        </w:rPr>
        <w:t>hoạt</w:t>
      </w:r>
      <w:proofErr w:type="spellEnd"/>
      <w:r w:rsidRPr="52FC14AF">
        <w:rPr>
          <w:rFonts w:ascii="Inter" w:eastAsia="Inter" w:hAnsi="Inter" w:cs="Inter"/>
          <w:b w:val="0"/>
          <w:color w:val="1A1C1E"/>
          <w:sz w:val="21"/>
          <w:szCs w:val="21"/>
        </w:rPr>
        <w:t xml:space="preserve"> </w:t>
      </w:r>
      <w:proofErr w:type="spellStart"/>
      <w:r w:rsidRPr="52FC14AF">
        <w:rPr>
          <w:rFonts w:ascii="Inter" w:eastAsia="Inter" w:hAnsi="Inter" w:cs="Inter"/>
          <w:b w:val="0"/>
          <w:color w:val="1A1C1E"/>
          <w:sz w:val="21"/>
          <w:szCs w:val="21"/>
        </w:rPr>
        <w:t>động</w:t>
      </w:r>
      <w:proofErr w:type="spellEnd"/>
      <w:r w:rsidRPr="52FC14AF">
        <w:rPr>
          <w:rFonts w:ascii="Inter" w:eastAsia="Inter" w:hAnsi="Inter" w:cs="Inter"/>
          <w:b w:val="0"/>
          <w:color w:val="1A1C1E"/>
          <w:sz w:val="21"/>
          <w:szCs w:val="21"/>
        </w:rPr>
        <w:t xml:space="preserve"> </w:t>
      </w:r>
      <w:proofErr w:type="spellStart"/>
      <w:r w:rsidRPr="52FC14AF">
        <w:rPr>
          <w:rFonts w:ascii="Inter" w:eastAsia="Inter" w:hAnsi="Inter" w:cs="Inter"/>
          <w:b w:val="0"/>
          <w:color w:val="1A1C1E"/>
          <w:sz w:val="21"/>
          <w:szCs w:val="21"/>
        </w:rPr>
        <w:t>để</w:t>
      </w:r>
      <w:proofErr w:type="spellEnd"/>
      <w:r w:rsidRPr="52FC14AF">
        <w:rPr>
          <w:rFonts w:ascii="Inter" w:eastAsia="Inter" w:hAnsi="Inter" w:cs="Inter"/>
          <w:b w:val="0"/>
          <w:color w:val="1A1C1E"/>
          <w:sz w:val="21"/>
          <w:szCs w:val="21"/>
        </w:rPr>
        <w:t xml:space="preserve"> </w:t>
      </w:r>
      <w:proofErr w:type="spellStart"/>
      <w:r w:rsidRPr="52FC14AF">
        <w:rPr>
          <w:rFonts w:ascii="Inter" w:eastAsia="Inter" w:hAnsi="Inter" w:cs="Inter"/>
          <w:b w:val="0"/>
          <w:color w:val="1A1C1E"/>
          <w:sz w:val="21"/>
          <w:szCs w:val="21"/>
        </w:rPr>
        <w:t>dự</w:t>
      </w:r>
      <w:proofErr w:type="spellEnd"/>
      <w:r w:rsidRPr="52FC14AF">
        <w:rPr>
          <w:rFonts w:ascii="Inter" w:eastAsia="Inter" w:hAnsi="Inter" w:cs="Inter"/>
          <w:b w:val="0"/>
          <w:color w:val="1A1C1E"/>
          <w:sz w:val="21"/>
          <w:szCs w:val="21"/>
        </w:rPr>
        <w:t xml:space="preserve"> </w:t>
      </w:r>
      <w:proofErr w:type="spellStart"/>
      <w:r w:rsidRPr="52FC14AF">
        <w:rPr>
          <w:rFonts w:ascii="Inter" w:eastAsia="Inter" w:hAnsi="Inter" w:cs="Inter"/>
          <w:b w:val="0"/>
          <w:color w:val="1A1C1E"/>
          <w:sz w:val="21"/>
          <w:szCs w:val="21"/>
        </w:rPr>
        <w:t>đoán</w:t>
      </w:r>
      <w:proofErr w:type="spellEnd"/>
      <w:r w:rsidRPr="52FC14AF">
        <w:rPr>
          <w:rFonts w:ascii="Inter" w:eastAsia="Inter" w:hAnsi="Inter" w:cs="Inter"/>
          <w:b w:val="0"/>
          <w:color w:val="1A1C1E"/>
          <w:sz w:val="21"/>
          <w:szCs w:val="21"/>
        </w:rPr>
        <w:t xml:space="preserve"> </w:t>
      </w:r>
      <w:proofErr w:type="spellStart"/>
      <w:r w:rsidRPr="52FC14AF">
        <w:rPr>
          <w:rFonts w:ascii="Inter" w:eastAsia="Inter" w:hAnsi="Inter" w:cs="Inter"/>
          <w:b w:val="0"/>
          <w:color w:val="1A1C1E"/>
          <w:sz w:val="21"/>
          <w:szCs w:val="21"/>
        </w:rPr>
        <w:t>giá</w:t>
      </w:r>
      <w:proofErr w:type="spellEnd"/>
      <w:r w:rsidRPr="52FC14AF">
        <w:rPr>
          <w:rFonts w:ascii="Inter" w:eastAsia="Inter" w:hAnsi="Inter" w:cs="Inter"/>
          <w:b w:val="0"/>
          <w:color w:val="1A1C1E"/>
          <w:sz w:val="21"/>
          <w:szCs w:val="21"/>
        </w:rPr>
        <w:t xml:space="preserve"> </w:t>
      </w:r>
      <w:proofErr w:type="spellStart"/>
      <w:r w:rsidRPr="52FC14AF">
        <w:rPr>
          <w:rFonts w:ascii="Inter" w:eastAsia="Inter" w:hAnsi="Inter" w:cs="Inter"/>
          <w:b w:val="0"/>
          <w:color w:val="1A1C1E"/>
          <w:sz w:val="21"/>
          <w:szCs w:val="21"/>
        </w:rPr>
        <w:t>trị</w:t>
      </w:r>
      <w:proofErr w:type="spellEnd"/>
      <w:r w:rsidRPr="52FC14AF">
        <w:rPr>
          <w:rFonts w:ascii="Inter" w:eastAsia="Inter" w:hAnsi="Inter" w:cs="Inter"/>
          <w:b w:val="0"/>
          <w:color w:val="1A1C1E"/>
          <w:sz w:val="21"/>
          <w:szCs w:val="21"/>
        </w:rPr>
        <w:t xml:space="preserve"> </w:t>
      </w:r>
      <w:proofErr w:type="spellStart"/>
      <w:r w:rsidRPr="52FC14AF">
        <w:rPr>
          <w:rFonts w:ascii="Inter" w:eastAsia="Inter" w:hAnsi="Inter" w:cs="Inter"/>
          <w:b w:val="0"/>
          <w:color w:val="1A1C1E"/>
          <w:sz w:val="21"/>
          <w:szCs w:val="21"/>
        </w:rPr>
        <w:t>của</w:t>
      </w:r>
      <w:proofErr w:type="spellEnd"/>
      <w:r w:rsidRPr="52FC14AF">
        <w:rPr>
          <w:rFonts w:ascii="Inter" w:eastAsia="Inter" w:hAnsi="Inter" w:cs="Inter"/>
          <w:b w:val="0"/>
          <w:color w:val="1A1C1E"/>
          <w:sz w:val="21"/>
          <w:szCs w:val="21"/>
        </w:rPr>
        <w:t xml:space="preserve"> </w:t>
      </w:r>
      <w:proofErr w:type="spellStart"/>
      <w:r w:rsidRPr="52FC14AF">
        <w:rPr>
          <w:rFonts w:ascii="Inter" w:eastAsia="Inter" w:hAnsi="Inter" w:cs="Inter"/>
          <w:b w:val="0"/>
          <w:color w:val="1A1C1E"/>
          <w:sz w:val="21"/>
          <w:szCs w:val="21"/>
        </w:rPr>
        <w:t>biến</w:t>
      </w:r>
      <w:proofErr w:type="spellEnd"/>
      <w:r w:rsidRPr="52FC14AF">
        <w:rPr>
          <w:rFonts w:ascii="Inter" w:eastAsia="Inter" w:hAnsi="Inter" w:cs="Inter"/>
          <w:b w:val="0"/>
          <w:color w:val="1A1C1E"/>
          <w:sz w:val="21"/>
          <w:szCs w:val="21"/>
        </w:rPr>
        <w:t xml:space="preserve"> </w:t>
      </w:r>
      <w:proofErr w:type="spellStart"/>
      <w:r w:rsidRPr="52FC14AF">
        <w:rPr>
          <w:rFonts w:ascii="Inter" w:eastAsia="Inter" w:hAnsi="Inter" w:cs="Inter"/>
          <w:b w:val="0"/>
          <w:color w:val="1A1C1E"/>
          <w:sz w:val="21"/>
          <w:szCs w:val="21"/>
        </w:rPr>
        <w:t>mục</w:t>
      </w:r>
      <w:proofErr w:type="spellEnd"/>
      <w:r w:rsidRPr="52FC14AF">
        <w:rPr>
          <w:rFonts w:ascii="Inter" w:eastAsia="Inter" w:hAnsi="Inter" w:cs="Inter"/>
          <w:b w:val="0"/>
          <w:color w:val="1A1C1E"/>
          <w:sz w:val="21"/>
          <w:szCs w:val="21"/>
        </w:rPr>
        <w:t xml:space="preserve"> </w:t>
      </w:r>
      <w:proofErr w:type="spellStart"/>
      <w:r w:rsidRPr="52FC14AF">
        <w:rPr>
          <w:rFonts w:ascii="Inter" w:eastAsia="Inter" w:hAnsi="Inter" w:cs="Inter"/>
          <w:b w:val="0"/>
          <w:color w:val="1A1C1E"/>
          <w:sz w:val="21"/>
          <w:szCs w:val="21"/>
        </w:rPr>
        <w:t>tiêu</w:t>
      </w:r>
      <w:proofErr w:type="spellEnd"/>
      <w:r w:rsidRPr="52FC14AF">
        <w:rPr>
          <w:rFonts w:ascii="Inter" w:eastAsia="Inter" w:hAnsi="Inter" w:cs="Inter"/>
          <w:b w:val="0"/>
          <w:color w:val="1A1C1E"/>
          <w:sz w:val="21"/>
          <w:szCs w:val="21"/>
        </w:rPr>
        <w:t xml:space="preserve"> </w:t>
      </w:r>
      <w:proofErr w:type="spellStart"/>
      <w:r w:rsidRPr="52FC14AF">
        <w:rPr>
          <w:rFonts w:ascii="Inter" w:eastAsia="Inter" w:hAnsi="Inter" w:cs="Inter"/>
          <w:b w:val="0"/>
          <w:color w:val="1A1C1E"/>
          <w:sz w:val="21"/>
          <w:szCs w:val="21"/>
        </w:rPr>
        <w:t>thông</w:t>
      </w:r>
      <w:proofErr w:type="spellEnd"/>
      <w:r w:rsidRPr="52FC14AF">
        <w:rPr>
          <w:rFonts w:ascii="Inter" w:eastAsia="Inter" w:hAnsi="Inter" w:cs="Inter"/>
          <w:b w:val="0"/>
          <w:color w:val="1A1C1E"/>
          <w:sz w:val="21"/>
          <w:szCs w:val="21"/>
        </w:rPr>
        <w:t xml:space="preserve"> qua </w:t>
      </w:r>
      <w:proofErr w:type="spellStart"/>
      <w:r w:rsidRPr="52FC14AF">
        <w:rPr>
          <w:rFonts w:ascii="Inter" w:eastAsia="Inter" w:hAnsi="Inter" w:cs="Inter"/>
          <w:b w:val="0"/>
          <w:color w:val="1A1C1E"/>
          <w:sz w:val="21"/>
          <w:szCs w:val="21"/>
        </w:rPr>
        <w:t>các</w:t>
      </w:r>
      <w:proofErr w:type="spellEnd"/>
      <w:r w:rsidRPr="52FC14AF">
        <w:rPr>
          <w:rFonts w:ascii="Inter" w:eastAsia="Inter" w:hAnsi="Inter" w:cs="Inter"/>
          <w:b w:val="0"/>
          <w:color w:val="1A1C1E"/>
          <w:sz w:val="21"/>
          <w:szCs w:val="21"/>
        </w:rPr>
        <w:t xml:space="preserve"> </w:t>
      </w:r>
      <w:proofErr w:type="spellStart"/>
      <w:r w:rsidR="1142F9BA" w:rsidRPr="3F9DE826">
        <w:rPr>
          <w:rFonts w:ascii="Inter" w:eastAsia="Inter" w:hAnsi="Inter" w:cs="Inter"/>
          <w:b w:val="0"/>
          <w:color w:val="1A1C1E"/>
          <w:sz w:val="21"/>
          <w:szCs w:val="21"/>
        </w:rPr>
        <w:t>quá</w:t>
      </w:r>
      <w:proofErr w:type="spellEnd"/>
      <w:r w:rsidR="1142F9BA" w:rsidRPr="3F9DE826">
        <w:rPr>
          <w:rFonts w:ascii="Inter" w:eastAsia="Inter" w:hAnsi="Inter" w:cs="Inter"/>
          <w:b w:val="0"/>
          <w:color w:val="1A1C1E"/>
          <w:sz w:val="21"/>
          <w:szCs w:val="21"/>
        </w:rPr>
        <w:t xml:space="preserve"> </w:t>
      </w:r>
      <w:proofErr w:type="spellStart"/>
      <w:r w:rsidR="1142F9BA" w:rsidRPr="3F9DE826">
        <w:rPr>
          <w:rFonts w:ascii="Inter" w:eastAsia="Inter" w:hAnsi="Inter" w:cs="Inter"/>
          <w:b w:val="0"/>
          <w:color w:val="1A1C1E"/>
          <w:sz w:val="21"/>
          <w:szCs w:val="21"/>
        </w:rPr>
        <w:t>trình</w:t>
      </w:r>
      <w:proofErr w:type="spellEnd"/>
      <w:r w:rsidR="1142F9BA" w:rsidRPr="3F9DE826">
        <w:rPr>
          <w:rFonts w:ascii="Inter" w:eastAsia="Inter" w:hAnsi="Inter" w:cs="Inter"/>
          <w:b w:val="0"/>
          <w:color w:val="1A1C1E"/>
          <w:sz w:val="21"/>
          <w:szCs w:val="21"/>
        </w:rPr>
        <w:t xml:space="preserve"> </w:t>
      </w:r>
      <w:proofErr w:type="spellStart"/>
      <w:r w:rsidR="1142F9BA" w:rsidRPr="3F9DE826">
        <w:rPr>
          <w:rFonts w:ascii="Inter" w:eastAsia="Inter" w:hAnsi="Inter" w:cs="Inter"/>
          <w:b w:val="0"/>
          <w:color w:val="1A1C1E"/>
          <w:sz w:val="21"/>
          <w:szCs w:val="21"/>
        </w:rPr>
        <w:t>sau</w:t>
      </w:r>
      <w:proofErr w:type="spellEnd"/>
      <w:r w:rsidR="1142F9BA" w:rsidRPr="3F9DE826">
        <w:rPr>
          <w:rFonts w:ascii="Inter" w:eastAsia="Inter" w:hAnsi="Inter" w:cs="Inter"/>
          <w:b w:val="0"/>
          <w:color w:val="1A1C1E"/>
          <w:sz w:val="21"/>
          <w:szCs w:val="21"/>
        </w:rPr>
        <w:t>:</w:t>
      </w:r>
    </w:p>
    <w:p w14:paraId="5FBD2CCC" w14:textId="592D2113" w:rsidR="1D8A7A0D" w:rsidRDefault="1142F9BA" w:rsidP="6D369088">
      <w:pPr>
        <w:spacing w:before="240" w:after="240"/>
      </w:pPr>
      <w:r w:rsidRPr="6D369088">
        <w:rPr>
          <w:rFonts w:ascii="Inter" w:eastAsia="Inter" w:hAnsi="Inter" w:cs="Inter"/>
          <w:bCs/>
          <w:sz w:val="21"/>
          <w:szCs w:val="21"/>
        </w:rPr>
        <w:t xml:space="preserve">1. </w:t>
      </w:r>
      <w:proofErr w:type="spellStart"/>
      <w:r w:rsidRPr="6D369088">
        <w:rPr>
          <w:rFonts w:ascii="Inter" w:eastAsia="Inter" w:hAnsi="Inter" w:cs="Inter"/>
          <w:bCs/>
          <w:sz w:val="21"/>
          <w:szCs w:val="21"/>
        </w:rPr>
        <w:t>Cấu</w:t>
      </w:r>
      <w:proofErr w:type="spellEnd"/>
      <w:r w:rsidRPr="6D369088">
        <w:rPr>
          <w:rFonts w:ascii="Inter" w:eastAsia="Inter" w:hAnsi="Inter" w:cs="Inter"/>
          <w:bCs/>
          <w:sz w:val="21"/>
          <w:szCs w:val="21"/>
        </w:rPr>
        <w:t xml:space="preserve"> </w:t>
      </w:r>
      <w:proofErr w:type="spellStart"/>
      <w:r w:rsidRPr="6D369088">
        <w:rPr>
          <w:rFonts w:ascii="Inter" w:eastAsia="Inter" w:hAnsi="Inter" w:cs="Inter"/>
          <w:bCs/>
          <w:sz w:val="21"/>
          <w:szCs w:val="21"/>
        </w:rPr>
        <w:t>trúc</w:t>
      </w:r>
      <w:proofErr w:type="spellEnd"/>
      <w:r w:rsidRPr="6D369088">
        <w:rPr>
          <w:rFonts w:ascii="Inter" w:eastAsia="Inter" w:hAnsi="Inter" w:cs="Inter"/>
          <w:bCs/>
          <w:sz w:val="21"/>
          <w:szCs w:val="21"/>
        </w:rPr>
        <w:t xml:space="preserve"> </w:t>
      </w:r>
      <w:proofErr w:type="spellStart"/>
      <w:r w:rsidRPr="6D369088">
        <w:rPr>
          <w:rFonts w:ascii="Inter" w:eastAsia="Inter" w:hAnsi="Inter" w:cs="Inter"/>
          <w:bCs/>
          <w:sz w:val="21"/>
          <w:szCs w:val="21"/>
        </w:rPr>
        <w:t>phân</w:t>
      </w:r>
      <w:proofErr w:type="spellEnd"/>
      <w:r w:rsidRPr="6D369088">
        <w:rPr>
          <w:rFonts w:ascii="Inter" w:eastAsia="Inter" w:hAnsi="Inter" w:cs="Inter"/>
          <w:bCs/>
          <w:sz w:val="21"/>
          <w:szCs w:val="21"/>
        </w:rPr>
        <w:t xml:space="preserve"> </w:t>
      </w:r>
      <w:proofErr w:type="spellStart"/>
      <w:r w:rsidRPr="6D369088">
        <w:rPr>
          <w:rFonts w:ascii="Inter" w:eastAsia="Inter" w:hAnsi="Inter" w:cs="Inter"/>
          <w:bCs/>
          <w:sz w:val="21"/>
          <w:szCs w:val="21"/>
        </w:rPr>
        <w:t>nhánh</w:t>
      </w:r>
      <w:proofErr w:type="spellEnd"/>
    </w:p>
    <w:p w14:paraId="114FD3B6" w14:textId="6F967D74" w:rsidR="1D8A7A0D" w:rsidRDefault="1142F9BA" w:rsidP="6D369088">
      <w:pPr>
        <w:spacing w:before="240" w:after="240"/>
      </w:pPr>
      <w:r w:rsidRPr="6D369088">
        <w:rPr>
          <w:rFonts w:ascii="Inter" w:eastAsia="Inter" w:hAnsi="Inter" w:cs="Inter"/>
          <w:sz w:val="21"/>
          <w:szCs w:val="21"/>
        </w:rPr>
        <w:t xml:space="preserve"> </w:t>
      </w:r>
      <w:proofErr w:type="spellStart"/>
      <w:r w:rsidRPr="6D369088">
        <w:rPr>
          <w:rFonts w:ascii="Inter" w:eastAsia="Inter" w:hAnsi="Inter" w:cs="Inter"/>
          <w:sz w:val="21"/>
          <w:szCs w:val="21"/>
        </w:rPr>
        <w:t>Mô</w:t>
      </w:r>
      <w:proofErr w:type="spellEnd"/>
      <w:r w:rsidRPr="6D369088">
        <w:rPr>
          <w:rFonts w:ascii="Inter" w:eastAsia="Inter" w:hAnsi="Inter" w:cs="Inter"/>
          <w:sz w:val="21"/>
          <w:szCs w:val="21"/>
        </w:rPr>
        <w:t xml:space="preserve"> </w:t>
      </w:r>
      <w:proofErr w:type="spellStart"/>
      <w:r w:rsidRPr="6D369088">
        <w:rPr>
          <w:rFonts w:ascii="Inter" w:eastAsia="Inter" w:hAnsi="Inter" w:cs="Inter"/>
          <w:sz w:val="21"/>
          <w:szCs w:val="21"/>
        </w:rPr>
        <w:t>hình</w:t>
      </w:r>
      <w:proofErr w:type="spellEnd"/>
      <w:r w:rsidRPr="6D369088">
        <w:rPr>
          <w:rFonts w:ascii="Inter" w:eastAsia="Inter" w:hAnsi="Inter" w:cs="Inter"/>
          <w:sz w:val="21"/>
          <w:szCs w:val="21"/>
        </w:rPr>
        <w:t xml:space="preserve"> </w:t>
      </w:r>
      <w:proofErr w:type="spellStart"/>
      <w:r w:rsidRPr="6D369088">
        <w:rPr>
          <w:rFonts w:ascii="Inter" w:eastAsia="Inter" w:hAnsi="Inter" w:cs="Inter"/>
          <w:sz w:val="21"/>
          <w:szCs w:val="21"/>
        </w:rPr>
        <w:t>được</w:t>
      </w:r>
      <w:proofErr w:type="spellEnd"/>
      <w:r w:rsidRPr="6D369088">
        <w:rPr>
          <w:rFonts w:ascii="Inter" w:eastAsia="Inter" w:hAnsi="Inter" w:cs="Inter"/>
          <w:sz w:val="21"/>
          <w:szCs w:val="21"/>
        </w:rPr>
        <w:t xml:space="preserve"> </w:t>
      </w:r>
      <w:proofErr w:type="spellStart"/>
      <w:r w:rsidRPr="6D369088">
        <w:rPr>
          <w:rFonts w:ascii="Inter" w:eastAsia="Inter" w:hAnsi="Inter" w:cs="Inter"/>
          <w:sz w:val="21"/>
          <w:szCs w:val="21"/>
        </w:rPr>
        <w:t>biểu</w:t>
      </w:r>
      <w:proofErr w:type="spellEnd"/>
      <w:r w:rsidRPr="6D369088">
        <w:rPr>
          <w:rFonts w:ascii="Inter" w:eastAsia="Inter" w:hAnsi="Inter" w:cs="Inter"/>
          <w:sz w:val="21"/>
          <w:szCs w:val="21"/>
        </w:rPr>
        <w:t xml:space="preserve"> </w:t>
      </w:r>
      <w:proofErr w:type="spellStart"/>
      <w:r w:rsidRPr="6D369088">
        <w:rPr>
          <w:rFonts w:ascii="Inter" w:eastAsia="Inter" w:hAnsi="Inter" w:cs="Inter"/>
          <w:sz w:val="21"/>
          <w:szCs w:val="21"/>
        </w:rPr>
        <w:t>diễn</w:t>
      </w:r>
      <w:proofErr w:type="spellEnd"/>
      <w:r w:rsidRPr="6D369088">
        <w:rPr>
          <w:rFonts w:ascii="Inter" w:eastAsia="Inter" w:hAnsi="Inter" w:cs="Inter"/>
          <w:sz w:val="21"/>
          <w:szCs w:val="21"/>
        </w:rPr>
        <w:t xml:space="preserve"> </w:t>
      </w:r>
      <w:proofErr w:type="spellStart"/>
      <w:r w:rsidRPr="6D369088">
        <w:rPr>
          <w:rFonts w:ascii="Inter" w:eastAsia="Inter" w:hAnsi="Inter" w:cs="Inter"/>
          <w:sz w:val="21"/>
          <w:szCs w:val="21"/>
        </w:rPr>
        <w:t>trực</w:t>
      </w:r>
      <w:proofErr w:type="spellEnd"/>
      <w:r w:rsidRPr="6D369088">
        <w:rPr>
          <w:rFonts w:ascii="Inter" w:eastAsia="Inter" w:hAnsi="Inter" w:cs="Inter"/>
          <w:sz w:val="21"/>
          <w:szCs w:val="21"/>
        </w:rPr>
        <w:t xml:space="preserve"> </w:t>
      </w:r>
      <w:proofErr w:type="spellStart"/>
      <w:r w:rsidRPr="6D369088">
        <w:rPr>
          <w:rFonts w:ascii="Inter" w:eastAsia="Inter" w:hAnsi="Inter" w:cs="Inter"/>
          <w:sz w:val="21"/>
          <w:szCs w:val="21"/>
        </w:rPr>
        <w:t>quan</w:t>
      </w:r>
      <w:proofErr w:type="spellEnd"/>
      <w:r w:rsidRPr="6D369088">
        <w:rPr>
          <w:rFonts w:ascii="Inter" w:eastAsia="Inter" w:hAnsi="Inter" w:cs="Inter"/>
          <w:sz w:val="21"/>
          <w:szCs w:val="21"/>
        </w:rPr>
        <w:t xml:space="preserve"> </w:t>
      </w:r>
      <w:proofErr w:type="spellStart"/>
      <w:r w:rsidRPr="6D369088">
        <w:rPr>
          <w:rFonts w:ascii="Inter" w:eastAsia="Inter" w:hAnsi="Inter" w:cs="Inter"/>
          <w:sz w:val="21"/>
          <w:szCs w:val="21"/>
        </w:rPr>
        <w:t>dưới</w:t>
      </w:r>
      <w:proofErr w:type="spellEnd"/>
      <w:r w:rsidRPr="6D369088">
        <w:rPr>
          <w:rFonts w:ascii="Inter" w:eastAsia="Inter" w:hAnsi="Inter" w:cs="Inter"/>
          <w:sz w:val="21"/>
          <w:szCs w:val="21"/>
        </w:rPr>
        <w:t xml:space="preserve"> </w:t>
      </w:r>
      <w:proofErr w:type="spellStart"/>
      <w:r w:rsidRPr="6D369088">
        <w:rPr>
          <w:rFonts w:ascii="Inter" w:eastAsia="Inter" w:hAnsi="Inter" w:cs="Inter"/>
          <w:sz w:val="21"/>
          <w:szCs w:val="21"/>
        </w:rPr>
        <w:t>dạng</w:t>
      </w:r>
      <w:proofErr w:type="spellEnd"/>
      <w:r w:rsidRPr="6D369088">
        <w:rPr>
          <w:rFonts w:ascii="Inter" w:eastAsia="Inter" w:hAnsi="Inter" w:cs="Inter"/>
          <w:sz w:val="21"/>
          <w:szCs w:val="21"/>
        </w:rPr>
        <w:t xml:space="preserve"> </w:t>
      </w:r>
      <w:proofErr w:type="spellStart"/>
      <w:r w:rsidRPr="6D369088">
        <w:rPr>
          <w:rFonts w:ascii="Inter" w:eastAsia="Inter" w:hAnsi="Inter" w:cs="Inter"/>
          <w:sz w:val="21"/>
          <w:szCs w:val="21"/>
        </w:rPr>
        <w:t>một</w:t>
      </w:r>
      <w:proofErr w:type="spellEnd"/>
      <w:r w:rsidRPr="6D369088">
        <w:rPr>
          <w:rFonts w:ascii="Inter" w:eastAsia="Inter" w:hAnsi="Inter" w:cs="Inter"/>
          <w:sz w:val="21"/>
          <w:szCs w:val="21"/>
        </w:rPr>
        <w:t xml:space="preserve"> </w:t>
      </w:r>
      <w:proofErr w:type="spellStart"/>
      <w:r w:rsidRPr="6D369088">
        <w:rPr>
          <w:rFonts w:ascii="Inter" w:eastAsia="Inter" w:hAnsi="Inter" w:cs="Inter"/>
          <w:sz w:val="21"/>
          <w:szCs w:val="21"/>
        </w:rPr>
        <w:t>cấu</w:t>
      </w:r>
      <w:proofErr w:type="spellEnd"/>
      <w:r w:rsidRPr="6D369088">
        <w:rPr>
          <w:rFonts w:ascii="Inter" w:eastAsia="Inter" w:hAnsi="Inter" w:cs="Inter"/>
          <w:sz w:val="21"/>
          <w:szCs w:val="21"/>
        </w:rPr>
        <w:t xml:space="preserve"> </w:t>
      </w:r>
      <w:proofErr w:type="spellStart"/>
      <w:r w:rsidRPr="6D369088">
        <w:rPr>
          <w:rFonts w:ascii="Inter" w:eastAsia="Inter" w:hAnsi="Inter" w:cs="Inter"/>
          <w:sz w:val="21"/>
          <w:szCs w:val="21"/>
        </w:rPr>
        <w:t>trúc</w:t>
      </w:r>
      <w:proofErr w:type="spellEnd"/>
      <w:r w:rsidRPr="6D369088">
        <w:rPr>
          <w:rFonts w:ascii="Inter" w:eastAsia="Inter" w:hAnsi="Inter" w:cs="Inter"/>
          <w:sz w:val="21"/>
          <w:szCs w:val="21"/>
        </w:rPr>
        <w:t xml:space="preserve"> </w:t>
      </w:r>
      <w:proofErr w:type="spellStart"/>
      <w:r w:rsidRPr="6D369088">
        <w:rPr>
          <w:rFonts w:ascii="Inter" w:eastAsia="Inter" w:hAnsi="Inter" w:cs="Inter"/>
          <w:sz w:val="21"/>
          <w:szCs w:val="21"/>
        </w:rPr>
        <w:t>cây</w:t>
      </w:r>
      <w:proofErr w:type="spellEnd"/>
      <w:r w:rsidRPr="6D369088">
        <w:rPr>
          <w:rFonts w:ascii="Inter" w:eastAsia="Inter" w:hAnsi="Inter" w:cs="Inter"/>
          <w:sz w:val="21"/>
          <w:szCs w:val="21"/>
        </w:rPr>
        <w:t xml:space="preserve"> </w:t>
      </w:r>
      <w:proofErr w:type="spellStart"/>
      <w:r w:rsidRPr="6D369088">
        <w:rPr>
          <w:rFonts w:ascii="Inter" w:eastAsia="Inter" w:hAnsi="Inter" w:cs="Inter"/>
          <w:sz w:val="21"/>
          <w:szCs w:val="21"/>
        </w:rPr>
        <w:t>đảo</w:t>
      </w:r>
      <w:proofErr w:type="spellEnd"/>
      <w:r w:rsidRPr="6D369088">
        <w:rPr>
          <w:rFonts w:ascii="Inter" w:eastAsia="Inter" w:hAnsi="Inter" w:cs="Inter"/>
          <w:sz w:val="21"/>
          <w:szCs w:val="21"/>
        </w:rPr>
        <w:t xml:space="preserve"> </w:t>
      </w:r>
      <w:proofErr w:type="spellStart"/>
      <w:r w:rsidRPr="6D369088">
        <w:rPr>
          <w:rFonts w:ascii="Inter" w:eastAsia="Inter" w:hAnsi="Inter" w:cs="Inter"/>
          <w:sz w:val="21"/>
          <w:szCs w:val="21"/>
        </w:rPr>
        <w:t>ngược</w:t>
      </w:r>
      <w:proofErr w:type="spellEnd"/>
      <w:r w:rsidRPr="6D369088">
        <w:rPr>
          <w:rFonts w:ascii="Inter" w:eastAsia="Inter" w:hAnsi="Inter" w:cs="Inter"/>
          <w:sz w:val="21"/>
          <w:szCs w:val="21"/>
        </w:rPr>
        <w:t xml:space="preserve">. </w:t>
      </w:r>
      <w:proofErr w:type="spellStart"/>
      <w:r w:rsidRPr="6D369088">
        <w:rPr>
          <w:rFonts w:ascii="Inter" w:eastAsia="Inter" w:hAnsi="Inter" w:cs="Inter"/>
          <w:sz w:val="21"/>
          <w:szCs w:val="21"/>
        </w:rPr>
        <w:t>Quá</w:t>
      </w:r>
      <w:proofErr w:type="spellEnd"/>
      <w:r w:rsidRPr="6D369088">
        <w:rPr>
          <w:rFonts w:ascii="Inter" w:eastAsia="Inter" w:hAnsi="Inter" w:cs="Inter"/>
          <w:sz w:val="21"/>
          <w:szCs w:val="21"/>
        </w:rPr>
        <w:t xml:space="preserve"> </w:t>
      </w:r>
      <w:proofErr w:type="spellStart"/>
      <w:r w:rsidRPr="6D369088">
        <w:rPr>
          <w:rFonts w:ascii="Inter" w:eastAsia="Inter" w:hAnsi="Inter" w:cs="Inter"/>
          <w:sz w:val="21"/>
          <w:szCs w:val="21"/>
        </w:rPr>
        <w:t>trình</w:t>
      </w:r>
      <w:proofErr w:type="spellEnd"/>
      <w:r w:rsidRPr="6D369088">
        <w:rPr>
          <w:rFonts w:ascii="Inter" w:eastAsia="Inter" w:hAnsi="Inter" w:cs="Inter"/>
          <w:sz w:val="21"/>
          <w:szCs w:val="21"/>
        </w:rPr>
        <w:t xml:space="preserve"> </w:t>
      </w:r>
      <w:proofErr w:type="spellStart"/>
      <w:r w:rsidRPr="6D369088">
        <w:rPr>
          <w:rFonts w:ascii="Inter" w:eastAsia="Inter" w:hAnsi="Inter" w:cs="Inter"/>
          <w:sz w:val="21"/>
          <w:szCs w:val="21"/>
        </w:rPr>
        <w:t>xử</w:t>
      </w:r>
      <w:proofErr w:type="spellEnd"/>
      <w:r w:rsidRPr="6D369088">
        <w:rPr>
          <w:rFonts w:ascii="Inter" w:eastAsia="Inter" w:hAnsi="Inter" w:cs="Inter"/>
          <w:sz w:val="21"/>
          <w:szCs w:val="21"/>
        </w:rPr>
        <w:t xml:space="preserve"> </w:t>
      </w:r>
      <w:proofErr w:type="spellStart"/>
      <w:r w:rsidRPr="6D369088">
        <w:rPr>
          <w:rFonts w:ascii="Inter" w:eastAsia="Inter" w:hAnsi="Inter" w:cs="Inter"/>
          <w:sz w:val="21"/>
          <w:szCs w:val="21"/>
        </w:rPr>
        <w:t>lý</w:t>
      </w:r>
      <w:proofErr w:type="spellEnd"/>
      <w:r w:rsidRPr="6D369088">
        <w:rPr>
          <w:rFonts w:ascii="Inter" w:eastAsia="Inter" w:hAnsi="Inter" w:cs="Inter"/>
          <w:sz w:val="21"/>
          <w:szCs w:val="21"/>
        </w:rPr>
        <w:t xml:space="preserve"> </w:t>
      </w:r>
      <w:proofErr w:type="spellStart"/>
      <w:r w:rsidRPr="6D369088">
        <w:rPr>
          <w:rFonts w:ascii="Inter" w:eastAsia="Inter" w:hAnsi="Inter" w:cs="Inter"/>
          <w:sz w:val="21"/>
          <w:szCs w:val="21"/>
        </w:rPr>
        <w:t>bắt</w:t>
      </w:r>
      <w:proofErr w:type="spellEnd"/>
      <w:r w:rsidRPr="6D369088">
        <w:rPr>
          <w:rFonts w:ascii="Inter" w:eastAsia="Inter" w:hAnsi="Inter" w:cs="Inter"/>
          <w:sz w:val="21"/>
          <w:szCs w:val="21"/>
        </w:rPr>
        <w:t xml:space="preserve"> </w:t>
      </w:r>
      <w:proofErr w:type="spellStart"/>
      <w:r w:rsidRPr="6D369088">
        <w:rPr>
          <w:rFonts w:ascii="Inter" w:eastAsia="Inter" w:hAnsi="Inter" w:cs="Inter"/>
          <w:sz w:val="21"/>
          <w:szCs w:val="21"/>
        </w:rPr>
        <w:t>đầu</w:t>
      </w:r>
      <w:proofErr w:type="spellEnd"/>
      <w:r w:rsidRPr="6D369088">
        <w:rPr>
          <w:rFonts w:ascii="Inter" w:eastAsia="Inter" w:hAnsi="Inter" w:cs="Inter"/>
          <w:sz w:val="21"/>
          <w:szCs w:val="21"/>
        </w:rPr>
        <w:t xml:space="preserve"> </w:t>
      </w:r>
      <w:proofErr w:type="spellStart"/>
      <w:r w:rsidRPr="6D369088">
        <w:rPr>
          <w:rFonts w:ascii="Inter" w:eastAsia="Inter" w:hAnsi="Inter" w:cs="Inter"/>
          <w:sz w:val="21"/>
          <w:szCs w:val="21"/>
        </w:rPr>
        <w:t>từ</w:t>
      </w:r>
      <w:proofErr w:type="spellEnd"/>
      <w:r w:rsidRPr="6D369088">
        <w:rPr>
          <w:rFonts w:ascii="Inter" w:eastAsia="Inter" w:hAnsi="Inter" w:cs="Inter"/>
          <w:sz w:val="21"/>
          <w:szCs w:val="21"/>
        </w:rPr>
        <w:t xml:space="preserve"> </w:t>
      </w:r>
      <w:proofErr w:type="spellStart"/>
      <w:r w:rsidRPr="6D369088">
        <w:rPr>
          <w:rFonts w:ascii="Inter" w:eastAsia="Inter" w:hAnsi="Inter" w:cs="Inter"/>
          <w:sz w:val="21"/>
          <w:szCs w:val="21"/>
        </w:rPr>
        <w:t>nút</w:t>
      </w:r>
      <w:proofErr w:type="spellEnd"/>
      <w:r w:rsidRPr="6D369088">
        <w:rPr>
          <w:rFonts w:ascii="Inter" w:eastAsia="Inter" w:hAnsi="Inter" w:cs="Inter"/>
          <w:sz w:val="21"/>
          <w:szCs w:val="21"/>
        </w:rPr>
        <w:t xml:space="preserve"> </w:t>
      </w:r>
      <w:proofErr w:type="spellStart"/>
      <w:r w:rsidRPr="6D369088">
        <w:rPr>
          <w:rFonts w:ascii="Inter" w:eastAsia="Inter" w:hAnsi="Inter" w:cs="Inter"/>
          <w:sz w:val="21"/>
          <w:szCs w:val="21"/>
        </w:rPr>
        <w:t>gốc</w:t>
      </w:r>
      <w:proofErr w:type="spellEnd"/>
      <w:r w:rsidRPr="6D369088">
        <w:rPr>
          <w:rFonts w:ascii="Inter" w:eastAsia="Inter" w:hAnsi="Inter" w:cs="Inter"/>
          <w:sz w:val="21"/>
          <w:szCs w:val="21"/>
        </w:rPr>
        <w:t xml:space="preserve"> </w:t>
      </w:r>
      <w:proofErr w:type="spellStart"/>
      <w:r w:rsidRPr="6D369088">
        <w:rPr>
          <w:rFonts w:ascii="Inter" w:eastAsia="Inter" w:hAnsi="Inter" w:cs="Inter"/>
          <w:sz w:val="21"/>
          <w:szCs w:val="21"/>
        </w:rPr>
        <w:t>và</w:t>
      </w:r>
      <w:proofErr w:type="spellEnd"/>
      <w:r w:rsidRPr="6D369088">
        <w:rPr>
          <w:rFonts w:ascii="Inter" w:eastAsia="Inter" w:hAnsi="Inter" w:cs="Inter"/>
          <w:sz w:val="21"/>
          <w:szCs w:val="21"/>
        </w:rPr>
        <w:t xml:space="preserve"> chia </w:t>
      </w:r>
      <w:proofErr w:type="spellStart"/>
      <w:r w:rsidRPr="6D369088">
        <w:rPr>
          <w:rFonts w:ascii="Inter" w:eastAsia="Inter" w:hAnsi="Inter" w:cs="Inter"/>
          <w:sz w:val="21"/>
          <w:szCs w:val="21"/>
        </w:rPr>
        <w:t>tập</w:t>
      </w:r>
      <w:proofErr w:type="spellEnd"/>
      <w:r w:rsidRPr="6D369088">
        <w:rPr>
          <w:rFonts w:ascii="Inter" w:eastAsia="Inter" w:hAnsi="Inter" w:cs="Inter"/>
          <w:sz w:val="21"/>
          <w:szCs w:val="21"/>
        </w:rPr>
        <w:t xml:space="preserve"> </w:t>
      </w:r>
      <w:proofErr w:type="spellStart"/>
      <w:r w:rsidRPr="6D369088">
        <w:rPr>
          <w:rFonts w:ascii="Inter" w:eastAsia="Inter" w:hAnsi="Inter" w:cs="Inter"/>
          <w:sz w:val="21"/>
          <w:szCs w:val="21"/>
        </w:rPr>
        <w:t>dữ</w:t>
      </w:r>
      <w:proofErr w:type="spellEnd"/>
      <w:r w:rsidRPr="6D369088">
        <w:rPr>
          <w:rFonts w:ascii="Inter" w:eastAsia="Inter" w:hAnsi="Inter" w:cs="Inter"/>
          <w:sz w:val="21"/>
          <w:szCs w:val="21"/>
        </w:rPr>
        <w:t xml:space="preserve"> </w:t>
      </w:r>
      <w:proofErr w:type="spellStart"/>
      <w:r w:rsidRPr="6D369088">
        <w:rPr>
          <w:rFonts w:ascii="Inter" w:eastAsia="Inter" w:hAnsi="Inter" w:cs="Inter"/>
          <w:sz w:val="21"/>
          <w:szCs w:val="21"/>
        </w:rPr>
        <w:t>liệu</w:t>
      </w:r>
      <w:proofErr w:type="spellEnd"/>
      <w:r w:rsidRPr="6D369088">
        <w:rPr>
          <w:rFonts w:ascii="Inter" w:eastAsia="Inter" w:hAnsi="Inter" w:cs="Inter"/>
          <w:sz w:val="21"/>
          <w:szCs w:val="21"/>
        </w:rPr>
        <w:t xml:space="preserve"> </w:t>
      </w:r>
      <w:proofErr w:type="spellStart"/>
      <w:r w:rsidRPr="6D369088">
        <w:rPr>
          <w:rFonts w:ascii="Inter" w:eastAsia="Inter" w:hAnsi="Inter" w:cs="Inter"/>
          <w:sz w:val="21"/>
          <w:szCs w:val="21"/>
        </w:rPr>
        <w:t>thành</w:t>
      </w:r>
      <w:proofErr w:type="spellEnd"/>
      <w:r w:rsidRPr="6D369088">
        <w:rPr>
          <w:rFonts w:ascii="Inter" w:eastAsia="Inter" w:hAnsi="Inter" w:cs="Inter"/>
          <w:sz w:val="21"/>
          <w:szCs w:val="21"/>
        </w:rPr>
        <w:t xml:space="preserve"> </w:t>
      </w:r>
      <w:proofErr w:type="spellStart"/>
      <w:r w:rsidRPr="6D369088">
        <w:rPr>
          <w:rFonts w:ascii="Inter" w:eastAsia="Inter" w:hAnsi="Inter" w:cs="Inter"/>
          <w:sz w:val="21"/>
          <w:szCs w:val="21"/>
        </w:rPr>
        <w:t>các</w:t>
      </w:r>
      <w:proofErr w:type="spellEnd"/>
      <w:r w:rsidRPr="6D369088">
        <w:rPr>
          <w:rFonts w:ascii="Inter" w:eastAsia="Inter" w:hAnsi="Inter" w:cs="Inter"/>
          <w:sz w:val="21"/>
          <w:szCs w:val="21"/>
        </w:rPr>
        <w:t xml:space="preserve"> </w:t>
      </w:r>
      <w:proofErr w:type="spellStart"/>
      <w:r w:rsidRPr="6D369088">
        <w:rPr>
          <w:rFonts w:ascii="Inter" w:eastAsia="Inter" w:hAnsi="Inter" w:cs="Inter"/>
          <w:sz w:val="21"/>
          <w:szCs w:val="21"/>
        </w:rPr>
        <w:t>tập</w:t>
      </w:r>
      <w:proofErr w:type="spellEnd"/>
      <w:r w:rsidRPr="6D369088">
        <w:rPr>
          <w:rFonts w:ascii="Inter" w:eastAsia="Inter" w:hAnsi="Inter" w:cs="Inter"/>
          <w:sz w:val="21"/>
          <w:szCs w:val="21"/>
        </w:rPr>
        <w:t xml:space="preserve"> con </w:t>
      </w:r>
      <w:proofErr w:type="spellStart"/>
      <w:r w:rsidRPr="6D369088">
        <w:rPr>
          <w:rFonts w:ascii="Inter" w:eastAsia="Inter" w:hAnsi="Inter" w:cs="Inter"/>
          <w:sz w:val="21"/>
          <w:szCs w:val="21"/>
        </w:rPr>
        <w:t>nhỏ</w:t>
      </w:r>
      <w:proofErr w:type="spellEnd"/>
      <w:r w:rsidRPr="6D369088">
        <w:rPr>
          <w:rFonts w:ascii="Inter" w:eastAsia="Inter" w:hAnsi="Inter" w:cs="Inter"/>
          <w:sz w:val="21"/>
          <w:szCs w:val="21"/>
        </w:rPr>
        <w:t xml:space="preserve"> </w:t>
      </w:r>
      <w:proofErr w:type="spellStart"/>
      <w:r w:rsidRPr="6D369088">
        <w:rPr>
          <w:rFonts w:ascii="Inter" w:eastAsia="Inter" w:hAnsi="Inter" w:cs="Inter"/>
          <w:sz w:val="21"/>
          <w:szCs w:val="21"/>
        </w:rPr>
        <w:t>dần</w:t>
      </w:r>
      <w:proofErr w:type="spellEnd"/>
      <w:r w:rsidRPr="6D369088">
        <w:rPr>
          <w:rFonts w:ascii="Inter" w:eastAsia="Inter" w:hAnsi="Inter" w:cs="Inter"/>
          <w:sz w:val="21"/>
          <w:szCs w:val="21"/>
        </w:rPr>
        <w:t>:</w:t>
      </w:r>
    </w:p>
    <w:p w14:paraId="3580330E" w14:textId="60AC352C" w:rsidR="1D8A7A0D" w:rsidRDefault="1142F9BA" w:rsidP="6D369088">
      <w:pPr>
        <w:pStyle w:val="ListParagraph"/>
        <w:numPr>
          <w:ilvl w:val="0"/>
          <w:numId w:val="26"/>
        </w:numPr>
        <w:spacing w:before="240" w:after="240"/>
        <w:rPr>
          <w:rFonts w:ascii="Inter" w:eastAsia="Inter" w:hAnsi="Inter" w:cs="Inter"/>
          <w:sz w:val="21"/>
          <w:szCs w:val="21"/>
        </w:rPr>
      </w:pPr>
      <w:proofErr w:type="spellStart"/>
      <w:r w:rsidRPr="6D369088">
        <w:rPr>
          <w:rFonts w:ascii="Inter" w:eastAsia="Inter" w:hAnsi="Inter" w:cs="Inter"/>
          <w:bCs/>
          <w:sz w:val="21"/>
          <w:szCs w:val="21"/>
        </w:rPr>
        <w:t>Nút</w:t>
      </w:r>
      <w:proofErr w:type="spellEnd"/>
      <w:r w:rsidRPr="6D369088">
        <w:rPr>
          <w:rFonts w:ascii="Inter" w:eastAsia="Inter" w:hAnsi="Inter" w:cs="Inter"/>
          <w:bCs/>
          <w:sz w:val="21"/>
          <w:szCs w:val="21"/>
        </w:rPr>
        <w:t xml:space="preserve"> </w:t>
      </w:r>
      <w:proofErr w:type="spellStart"/>
      <w:r w:rsidRPr="6D369088">
        <w:rPr>
          <w:rFonts w:ascii="Inter" w:eastAsia="Inter" w:hAnsi="Inter" w:cs="Inter"/>
          <w:bCs/>
          <w:sz w:val="21"/>
          <w:szCs w:val="21"/>
        </w:rPr>
        <w:t>quyết</w:t>
      </w:r>
      <w:proofErr w:type="spellEnd"/>
      <w:r w:rsidRPr="6D369088">
        <w:rPr>
          <w:rFonts w:ascii="Inter" w:eastAsia="Inter" w:hAnsi="Inter" w:cs="Inter"/>
          <w:bCs/>
          <w:sz w:val="21"/>
          <w:szCs w:val="21"/>
        </w:rPr>
        <w:t xml:space="preserve"> </w:t>
      </w:r>
      <w:proofErr w:type="spellStart"/>
      <w:r w:rsidRPr="6D369088">
        <w:rPr>
          <w:rFonts w:ascii="Inter" w:eastAsia="Inter" w:hAnsi="Inter" w:cs="Inter"/>
          <w:bCs/>
          <w:sz w:val="21"/>
          <w:szCs w:val="21"/>
        </w:rPr>
        <w:t>định</w:t>
      </w:r>
      <w:proofErr w:type="spellEnd"/>
      <w:r w:rsidRPr="6D369088">
        <w:rPr>
          <w:rFonts w:ascii="Inter" w:eastAsia="Inter" w:hAnsi="Inter" w:cs="Inter"/>
          <w:bCs/>
          <w:sz w:val="21"/>
          <w:szCs w:val="21"/>
        </w:rPr>
        <w:t xml:space="preserve"> (Internal/Decision Node): </w:t>
      </w:r>
      <w:proofErr w:type="spellStart"/>
      <w:r w:rsidRPr="6D369088">
        <w:rPr>
          <w:rFonts w:ascii="Inter" w:eastAsia="Inter" w:hAnsi="Inter" w:cs="Inter"/>
          <w:bCs/>
          <w:sz w:val="21"/>
          <w:szCs w:val="21"/>
        </w:rPr>
        <w:t>Tại</w:t>
      </w:r>
      <w:proofErr w:type="spellEnd"/>
      <w:r w:rsidRPr="6D369088">
        <w:rPr>
          <w:rFonts w:ascii="Inter" w:eastAsia="Inter" w:hAnsi="Inter" w:cs="Inter"/>
          <w:bCs/>
          <w:sz w:val="21"/>
          <w:szCs w:val="21"/>
        </w:rPr>
        <w:t xml:space="preserve"> </w:t>
      </w:r>
      <w:proofErr w:type="spellStart"/>
      <w:r w:rsidRPr="6D369088">
        <w:rPr>
          <w:rFonts w:ascii="Inter" w:eastAsia="Inter" w:hAnsi="Inter" w:cs="Inter"/>
          <w:bCs/>
          <w:sz w:val="21"/>
          <w:szCs w:val="21"/>
        </w:rPr>
        <w:t>mỗi</w:t>
      </w:r>
      <w:proofErr w:type="spellEnd"/>
      <w:r w:rsidRPr="6D369088">
        <w:rPr>
          <w:rFonts w:ascii="Inter" w:eastAsia="Inter" w:hAnsi="Inter" w:cs="Inter"/>
          <w:bCs/>
          <w:sz w:val="21"/>
          <w:szCs w:val="21"/>
        </w:rPr>
        <w:t xml:space="preserve"> </w:t>
      </w:r>
      <w:proofErr w:type="spellStart"/>
      <w:r w:rsidRPr="6D369088">
        <w:rPr>
          <w:rFonts w:ascii="Inter" w:eastAsia="Inter" w:hAnsi="Inter" w:cs="Inter"/>
          <w:bCs/>
          <w:sz w:val="21"/>
          <w:szCs w:val="21"/>
        </w:rPr>
        <w:t>nút</w:t>
      </w:r>
      <w:proofErr w:type="spellEnd"/>
      <w:r w:rsidRPr="6D369088">
        <w:rPr>
          <w:rFonts w:ascii="Inter" w:eastAsia="Inter" w:hAnsi="Inter" w:cs="Inter"/>
          <w:bCs/>
          <w:sz w:val="21"/>
          <w:szCs w:val="21"/>
        </w:rPr>
        <w:t xml:space="preserve">, </w:t>
      </w:r>
      <w:proofErr w:type="spellStart"/>
      <w:r w:rsidRPr="6D369088">
        <w:rPr>
          <w:rFonts w:ascii="Inter" w:eastAsia="Inter" w:hAnsi="Inter" w:cs="Inter"/>
          <w:bCs/>
          <w:sz w:val="21"/>
          <w:szCs w:val="21"/>
        </w:rPr>
        <w:t>mô</w:t>
      </w:r>
      <w:proofErr w:type="spellEnd"/>
      <w:r w:rsidRPr="6D369088">
        <w:rPr>
          <w:rFonts w:ascii="Inter" w:eastAsia="Inter" w:hAnsi="Inter" w:cs="Inter"/>
          <w:bCs/>
          <w:sz w:val="21"/>
          <w:szCs w:val="21"/>
        </w:rPr>
        <w:t xml:space="preserve"> </w:t>
      </w:r>
      <w:proofErr w:type="spellStart"/>
      <w:r w:rsidRPr="6D369088">
        <w:rPr>
          <w:rFonts w:ascii="Inter" w:eastAsia="Inter" w:hAnsi="Inter" w:cs="Inter"/>
          <w:bCs/>
          <w:sz w:val="21"/>
          <w:szCs w:val="21"/>
        </w:rPr>
        <w:t>hình</w:t>
      </w:r>
      <w:proofErr w:type="spellEnd"/>
      <w:r w:rsidRPr="6D369088">
        <w:rPr>
          <w:rFonts w:ascii="Inter" w:eastAsia="Inter" w:hAnsi="Inter" w:cs="Inter"/>
          <w:bCs/>
          <w:sz w:val="21"/>
          <w:szCs w:val="21"/>
        </w:rPr>
        <w:t xml:space="preserve"> </w:t>
      </w:r>
      <w:proofErr w:type="spellStart"/>
      <w:r w:rsidRPr="6D369088">
        <w:rPr>
          <w:rFonts w:ascii="Inter" w:eastAsia="Inter" w:hAnsi="Inter" w:cs="Inter"/>
          <w:bCs/>
          <w:sz w:val="21"/>
          <w:szCs w:val="21"/>
        </w:rPr>
        <w:t>đặt</w:t>
      </w:r>
      <w:proofErr w:type="spellEnd"/>
      <w:r w:rsidRPr="6D369088">
        <w:rPr>
          <w:rFonts w:ascii="Inter" w:eastAsia="Inter" w:hAnsi="Inter" w:cs="Inter"/>
          <w:bCs/>
          <w:sz w:val="21"/>
          <w:szCs w:val="21"/>
        </w:rPr>
        <w:t xml:space="preserve"> </w:t>
      </w:r>
      <w:proofErr w:type="spellStart"/>
      <w:r w:rsidRPr="6D369088">
        <w:rPr>
          <w:rFonts w:ascii="Inter" w:eastAsia="Inter" w:hAnsi="Inter" w:cs="Inter"/>
          <w:bCs/>
          <w:sz w:val="21"/>
          <w:szCs w:val="21"/>
        </w:rPr>
        <w:t>ra</w:t>
      </w:r>
      <w:proofErr w:type="spellEnd"/>
      <w:r w:rsidRPr="6D369088">
        <w:rPr>
          <w:rFonts w:ascii="Inter" w:eastAsia="Inter" w:hAnsi="Inter" w:cs="Inter"/>
          <w:bCs/>
          <w:sz w:val="21"/>
          <w:szCs w:val="21"/>
        </w:rPr>
        <w:t xml:space="preserve"> </w:t>
      </w:r>
      <w:proofErr w:type="spellStart"/>
      <w:r w:rsidRPr="6D369088">
        <w:rPr>
          <w:rFonts w:ascii="Inter" w:eastAsia="Inter" w:hAnsi="Inter" w:cs="Inter"/>
          <w:bCs/>
          <w:sz w:val="21"/>
          <w:szCs w:val="21"/>
        </w:rPr>
        <w:t>một</w:t>
      </w:r>
      <w:proofErr w:type="spellEnd"/>
      <w:r w:rsidRPr="6D369088">
        <w:rPr>
          <w:rFonts w:ascii="Inter" w:eastAsia="Inter" w:hAnsi="Inter" w:cs="Inter"/>
          <w:bCs/>
          <w:sz w:val="21"/>
          <w:szCs w:val="21"/>
        </w:rPr>
        <w:t xml:space="preserve"> </w:t>
      </w:r>
      <w:proofErr w:type="spellStart"/>
      <w:r w:rsidRPr="6D369088">
        <w:rPr>
          <w:rFonts w:ascii="Inter" w:eastAsia="Inter" w:hAnsi="Inter" w:cs="Inter"/>
          <w:bCs/>
          <w:sz w:val="21"/>
          <w:szCs w:val="21"/>
        </w:rPr>
        <w:t>câu</w:t>
      </w:r>
      <w:proofErr w:type="spellEnd"/>
      <w:r w:rsidRPr="6D369088">
        <w:rPr>
          <w:rFonts w:ascii="Inter" w:eastAsia="Inter" w:hAnsi="Inter" w:cs="Inter"/>
          <w:bCs/>
          <w:sz w:val="21"/>
          <w:szCs w:val="21"/>
        </w:rPr>
        <w:t xml:space="preserve"> </w:t>
      </w:r>
      <w:proofErr w:type="spellStart"/>
      <w:r w:rsidRPr="6D369088">
        <w:rPr>
          <w:rFonts w:ascii="Inter" w:eastAsia="Inter" w:hAnsi="Inter" w:cs="Inter"/>
          <w:bCs/>
          <w:sz w:val="21"/>
          <w:szCs w:val="21"/>
        </w:rPr>
        <w:t>hỏi</w:t>
      </w:r>
      <w:proofErr w:type="spellEnd"/>
      <w:r w:rsidRPr="6D369088">
        <w:rPr>
          <w:rFonts w:ascii="Inter" w:eastAsia="Inter" w:hAnsi="Inter" w:cs="Inter"/>
          <w:bCs/>
          <w:sz w:val="21"/>
          <w:szCs w:val="21"/>
        </w:rPr>
        <w:t xml:space="preserve"> </w:t>
      </w:r>
      <w:proofErr w:type="spellStart"/>
      <w:r w:rsidRPr="6D369088">
        <w:rPr>
          <w:rFonts w:ascii="Inter" w:eastAsia="Inter" w:hAnsi="Inter" w:cs="Inter"/>
          <w:bCs/>
          <w:sz w:val="21"/>
          <w:szCs w:val="21"/>
        </w:rPr>
        <w:t>dạng</w:t>
      </w:r>
      <w:proofErr w:type="spellEnd"/>
      <w:r w:rsidRPr="6D369088">
        <w:rPr>
          <w:rFonts w:ascii="Inter" w:eastAsia="Inter" w:hAnsi="Inter" w:cs="Inter"/>
          <w:bCs/>
          <w:sz w:val="21"/>
          <w:szCs w:val="21"/>
        </w:rPr>
        <w:t xml:space="preserve"> "</w:t>
      </w:r>
      <w:proofErr w:type="spellStart"/>
      <w:r w:rsidRPr="6D369088">
        <w:rPr>
          <w:rFonts w:ascii="Inter" w:eastAsia="Inter" w:hAnsi="Inter" w:cs="Inter"/>
          <w:bCs/>
          <w:sz w:val="21"/>
          <w:szCs w:val="21"/>
        </w:rPr>
        <w:t>Có</w:t>
      </w:r>
      <w:proofErr w:type="spellEnd"/>
      <w:r w:rsidRPr="6D369088">
        <w:rPr>
          <w:rFonts w:ascii="Inter" w:eastAsia="Inter" w:hAnsi="Inter" w:cs="Inter"/>
          <w:bCs/>
          <w:sz w:val="21"/>
          <w:szCs w:val="21"/>
        </w:rPr>
        <w:t>/</w:t>
      </w:r>
      <w:proofErr w:type="spellStart"/>
      <w:r w:rsidRPr="6D369088">
        <w:rPr>
          <w:rFonts w:ascii="Inter" w:eastAsia="Inter" w:hAnsi="Inter" w:cs="Inter"/>
          <w:bCs/>
          <w:sz w:val="21"/>
          <w:szCs w:val="21"/>
        </w:rPr>
        <w:t>Không</w:t>
      </w:r>
      <w:proofErr w:type="spellEnd"/>
      <w:r w:rsidRPr="6D369088">
        <w:rPr>
          <w:rFonts w:ascii="Inter" w:eastAsia="Inter" w:hAnsi="Inter" w:cs="Inter"/>
          <w:bCs/>
          <w:sz w:val="21"/>
          <w:szCs w:val="21"/>
        </w:rPr>
        <w:t xml:space="preserve">" (Yes/No) </w:t>
      </w:r>
      <w:proofErr w:type="spellStart"/>
      <w:r w:rsidRPr="6D369088">
        <w:rPr>
          <w:rFonts w:ascii="Inter" w:eastAsia="Inter" w:hAnsi="Inter" w:cs="Inter"/>
          <w:bCs/>
          <w:sz w:val="21"/>
          <w:szCs w:val="21"/>
        </w:rPr>
        <w:t>dựa</w:t>
      </w:r>
      <w:proofErr w:type="spellEnd"/>
      <w:r w:rsidRPr="6D369088">
        <w:rPr>
          <w:rFonts w:ascii="Inter" w:eastAsia="Inter" w:hAnsi="Inter" w:cs="Inter"/>
          <w:bCs/>
          <w:sz w:val="21"/>
          <w:szCs w:val="21"/>
        </w:rPr>
        <w:t xml:space="preserve"> </w:t>
      </w:r>
      <w:proofErr w:type="spellStart"/>
      <w:r w:rsidRPr="6D369088">
        <w:rPr>
          <w:rFonts w:ascii="Inter" w:eastAsia="Inter" w:hAnsi="Inter" w:cs="Inter"/>
          <w:bCs/>
          <w:sz w:val="21"/>
          <w:szCs w:val="21"/>
        </w:rPr>
        <w:t>trên</w:t>
      </w:r>
      <w:proofErr w:type="spellEnd"/>
      <w:r w:rsidRPr="6D369088">
        <w:rPr>
          <w:rFonts w:ascii="Inter" w:eastAsia="Inter" w:hAnsi="Inter" w:cs="Inter"/>
          <w:bCs/>
          <w:sz w:val="21"/>
          <w:szCs w:val="21"/>
        </w:rPr>
        <w:t xml:space="preserve"> </w:t>
      </w:r>
      <w:proofErr w:type="spellStart"/>
      <w:r w:rsidRPr="6D369088">
        <w:rPr>
          <w:rFonts w:ascii="Inter" w:eastAsia="Inter" w:hAnsi="Inter" w:cs="Inter"/>
          <w:bCs/>
          <w:sz w:val="21"/>
          <w:szCs w:val="21"/>
        </w:rPr>
        <w:t>một</w:t>
      </w:r>
      <w:proofErr w:type="spellEnd"/>
      <w:r w:rsidRPr="6D369088">
        <w:rPr>
          <w:rFonts w:ascii="Inter" w:eastAsia="Inter" w:hAnsi="Inter" w:cs="Inter"/>
          <w:bCs/>
          <w:sz w:val="21"/>
          <w:szCs w:val="21"/>
        </w:rPr>
        <w:t xml:space="preserve"> </w:t>
      </w:r>
      <w:proofErr w:type="spellStart"/>
      <w:r w:rsidRPr="6D369088">
        <w:rPr>
          <w:rFonts w:ascii="Inter" w:eastAsia="Inter" w:hAnsi="Inter" w:cs="Inter"/>
          <w:bCs/>
          <w:sz w:val="21"/>
          <w:szCs w:val="21"/>
        </w:rPr>
        <w:t>biến</w:t>
      </w:r>
      <w:proofErr w:type="spellEnd"/>
      <w:r w:rsidRPr="6D369088">
        <w:rPr>
          <w:rFonts w:ascii="Inter" w:eastAsia="Inter" w:hAnsi="Inter" w:cs="Inter"/>
          <w:bCs/>
          <w:sz w:val="21"/>
          <w:szCs w:val="21"/>
        </w:rPr>
        <w:t xml:space="preserve"> </w:t>
      </w:r>
      <w:proofErr w:type="spellStart"/>
      <w:r w:rsidRPr="6D369088">
        <w:rPr>
          <w:rFonts w:ascii="Inter" w:eastAsia="Inter" w:hAnsi="Inter" w:cs="Inter"/>
          <w:bCs/>
          <w:sz w:val="21"/>
          <w:szCs w:val="21"/>
        </w:rPr>
        <w:t>đầu</w:t>
      </w:r>
      <w:proofErr w:type="spellEnd"/>
      <w:r w:rsidRPr="6D369088">
        <w:rPr>
          <w:rFonts w:ascii="Inter" w:eastAsia="Inter" w:hAnsi="Inter" w:cs="Inter"/>
          <w:bCs/>
          <w:sz w:val="21"/>
          <w:szCs w:val="21"/>
        </w:rPr>
        <w:t xml:space="preserve"> </w:t>
      </w:r>
      <w:proofErr w:type="spellStart"/>
      <w:r w:rsidRPr="6D369088">
        <w:rPr>
          <w:rFonts w:ascii="Inter" w:eastAsia="Inter" w:hAnsi="Inter" w:cs="Inter"/>
          <w:bCs/>
          <w:sz w:val="21"/>
          <w:szCs w:val="21"/>
        </w:rPr>
        <w:t>vào</w:t>
      </w:r>
      <w:proofErr w:type="spellEnd"/>
      <w:r w:rsidRPr="6D369088">
        <w:rPr>
          <w:rFonts w:ascii="Inter" w:eastAsia="Inter" w:hAnsi="Inter" w:cs="Inter"/>
          <w:bCs/>
          <w:sz w:val="21"/>
          <w:szCs w:val="21"/>
        </w:rPr>
        <w:t xml:space="preserve"> </w:t>
      </w:r>
      <w:proofErr w:type="spellStart"/>
      <w:r w:rsidRPr="6D369088">
        <w:rPr>
          <w:rFonts w:ascii="Inter" w:eastAsia="Inter" w:hAnsi="Inter" w:cs="Inter"/>
          <w:bCs/>
          <w:sz w:val="21"/>
          <w:szCs w:val="21"/>
        </w:rPr>
        <w:t>cụ</w:t>
      </w:r>
      <w:proofErr w:type="spellEnd"/>
      <w:r w:rsidRPr="6D369088">
        <w:rPr>
          <w:rFonts w:ascii="Inter" w:eastAsia="Inter" w:hAnsi="Inter" w:cs="Inter"/>
          <w:bCs/>
          <w:sz w:val="21"/>
          <w:szCs w:val="21"/>
        </w:rPr>
        <w:t xml:space="preserve"> </w:t>
      </w:r>
      <w:proofErr w:type="spellStart"/>
      <w:r w:rsidRPr="6D369088">
        <w:rPr>
          <w:rFonts w:ascii="Inter" w:eastAsia="Inter" w:hAnsi="Inter" w:cs="Inter"/>
          <w:bCs/>
          <w:sz w:val="21"/>
          <w:szCs w:val="21"/>
        </w:rPr>
        <w:t>thể</w:t>
      </w:r>
      <w:proofErr w:type="spellEnd"/>
      <w:r w:rsidRPr="6D369088">
        <w:rPr>
          <w:rFonts w:ascii="Inter" w:eastAsia="Inter" w:hAnsi="Inter" w:cs="Inter"/>
          <w:bCs/>
          <w:sz w:val="21"/>
          <w:szCs w:val="21"/>
        </w:rPr>
        <w:t xml:space="preserve"> (</w:t>
      </w:r>
      <w:proofErr w:type="spellStart"/>
      <w:r w:rsidRPr="6D369088">
        <w:rPr>
          <w:rFonts w:ascii="Inter" w:eastAsia="Inter" w:hAnsi="Inter" w:cs="Inter"/>
          <w:bCs/>
          <w:sz w:val="21"/>
          <w:szCs w:val="21"/>
        </w:rPr>
        <w:t>ví</w:t>
      </w:r>
      <w:proofErr w:type="spellEnd"/>
      <w:r w:rsidRPr="6D369088">
        <w:rPr>
          <w:rFonts w:ascii="Inter" w:eastAsia="Inter" w:hAnsi="Inter" w:cs="Inter"/>
          <w:bCs/>
          <w:sz w:val="21"/>
          <w:szCs w:val="21"/>
        </w:rPr>
        <w:t xml:space="preserve"> </w:t>
      </w:r>
      <w:proofErr w:type="spellStart"/>
      <w:r w:rsidRPr="6D369088">
        <w:rPr>
          <w:rFonts w:ascii="Inter" w:eastAsia="Inter" w:hAnsi="Inter" w:cs="Inter"/>
          <w:bCs/>
          <w:sz w:val="21"/>
          <w:szCs w:val="21"/>
        </w:rPr>
        <w:t>dụ</w:t>
      </w:r>
      <w:proofErr w:type="spellEnd"/>
      <w:r w:rsidRPr="6D369088">
        <w:rPr>
          <w:rFonts w:ascii="Inter" w:eastAsia="Inter" w:hAnsi="Inter" w:cs="Inter"/>
          <w:bCs/>
          <w:sz w:val="21"/>
          <w:szCs w:val="21"/>
        </w:rPr>
        <w:t xml:space="preserve">: </w:t>
      </w:r>
      <w:r w:rsidRPr="6D369088">
        <w:rPr>
          <w:rFonts w:ascii="Inter" w:eastAsia="Inter" w:hAnsi="Inter" w:cs="Inter"/>
          <w:i/>
          <w:iCs/>
          <w:sz w:val="21"/>
          <w:szCs w:val="21"/>
        </w:rPr>
        <w:t>"</w:t>
      </w:r>
      <w:proofErr w:type="spellStart"/>
      <w:r w:rsidRPr="6D369088">
        <w:rPr>
          <w:rFonts w:ascii="Inter" w:eastAsia="Inter" w:hAnsi="Inter" w:cs="Inter"/>
          <w:i/>
          <w:iCs/>
          <w:sz w:val="21"/>
          <w:szCs w:val="21"/>
        </w:rPr>
        <w:t>Nhiệt</w:t>
      </w:r>
      <w:proofErr w:type="spellEnd"/>
      <w:r w:rsidRPr="6D369088">
        <w:rPr>
          <w:rFonts w:ascii="Inter" w:eastAsia="Inter" w:hAnsi="Inter" w:cs="Inter"/>
          <w:i/>
          <w:iCs/>
          <w:sz w:val="21"/>
          <w:szCs w:val="21"/>
        </w:rPr>
        <w:t xml:space="preserve"> </w:t>
      </w:r>
      <w:proofErr w:type="spellStart"/>
      <w:r w:rsidRPr="6D369088">
        <w:rPr>
          <w:rFonts w:ascii="Inter" w:eastAsia="Inter" w:hAnsi="Inter" w:cs="Inter"/>
          <w:i/>
          <w:iCs/>
          <w:sz w:val="21"/>
          <w:szCs w:val="21"/>
        </w:rPr>
        <w:t>độ</w:t>
      </w:r>
      <w:proofErr w:type="spellEnd"/>
      <w:r w:rsidRPr="6D369088">
        <w:rPr>
          <w:rFonts w:ascii="Inter" w:eastAsia="Inter" w:hAnsi="Inter" w:cs="Inter"/>
          <w:i/>
          <w:iCs/>
          <w:sz w:val="21"/>
          <w:szCs w:val="21"/>
        </w:rPr>
        <w:t xml:space="preserve"> </w:t>
      </w:r>
      <w:proofErr w:type="spellStart"/>
      <w:r w:rsidRPr="6D369088">
        <w:rPr>
          <w:rFonts w:ascii="Inter" w:eastAsia="Inter" w:hAnsi="Inter" w:cs="Inter"/>
          <w:i/>
          <w:iCs/>
          <w:sz w:val="21"/>
          <w:szCs w:val="21"/>
        </w:rPr>
        <w:t>có</w:t>
      </w:r>
      <w:proofErr w:type="spellEnd"/>
      <w:r w:rsidRPr="6D369088">
        <w:rPr>
          <w:rFonts w:ascii="Inter" w:eastAsia="Inter" w:hAnsi="Inter" w:cs="Inter"/>
          <w:i/>
          <w:iCs/>
          <w:sz w:val="21"/>
          <w:szCs w:val="21"/>
        </w:rPr>
        <w:t xml:space="preserve"> </w:t>
      </w:r>
      <w:proofErr w:type="spellStart"/>
      <w:r w:rsidRPr="6D369088">
        <w:rPr>
          <w:rFonts w:ascii="Inter" w:eastAsia="Inter" w:hAnsi="Inter" w:cs="Inter"/>
          <w:i/>
          <w:iCs/>
          <w:sz w:val="21"/>
          <w:szCs w:val="21"/>
        </w:rPr>
        <w:t>cao</w:t>
      </w:r>
      <w:proofErr w:type="spellEnd"/>
      <w:r w:rsidRPr="6D369088">
        <w:rPr>
          <w:rFonts w:ascii="Inter" w:eastAsia="Inter" w:hAnsi="Inter" w:cs="Inter"/>
          <w:i/>
          <w:iCs/>
          <w:sz w:val="21"/>
          <w:szCs w:val="21"/>
        </w:rPr>
        <w:t xml:space="preserve"> </w:t>
      </w:r>
      <w:proofErr w:type="spellStart"/>
      <w:r w:rsidRPr="6D369088">
        <w:rPr>
          <w:rFonts w:ascii="Inter" w:eastAsia="Inter" w:hAnsi="Inter" w:cs="Inter"/>
          <w:i/>
          <w:iCs/>
          <w:sz w:val="21"/>
          <w:szCs w:val="21"/>
        </w:rPr>
        <w:t>hơn</w:t>
      </w:r>
      <w:proofErr w:type="spellEnd"/>
      <w:r w:rsidRPr="6D369088">
        <w:rPr>
          <w:rFonts w:ascii="Inter" w:eastAsia="Inter" w:hAnsi="Inter" w:cs="Inter"/>
          <w:i/>
          <w:iCs/>
          <w:sz w:val="21"/>
          <w:szCs w:val="21"/>
        </w:rPr>
        <w:t xml:space="preserve"> </w:t>
      </w:r>
      <w:proofErr w:type="spellStart"/>
      <w:r w:rsidRPr="6D369088">
        <w:rPr>
          <w:rFonts w:ascii="Inter" w:eastAsia="Inter" w:hAnsi="Inter" w:cs="Inter"/>
          <w:i/>
          <w:iCs/>
          <w:sz w:val="21"/>
          <w:szCs w:val="21"/>
        </w:rPr>
        <w:t>mức</w:t>
      </w:r>
      <w:proofErr w:type="spellEnd"/>
      <w:r w:rsidRPr="6D369088">
        <w:rPr>
          <w:rFonts w:ascii="Inter" w:eastAsia="Inter" w:hAnsi="Inter" w:cs="Inter"/>
          <w:i/>
          <w:iCs/>
          <w:sz w:val="21"/>
          <w:szCs w:val="21"/>
        </w:rPr>
        <w:t xml:space="preserve"> </w:t>
      </w:r>
      <w:proofErr w:type="spellStart"/>
      <w:r w:rsidRPr="6D369088">
        <w:rPr>
          <w:rFonts w:ascii="Inter" w:eastAsia="Inter" w:hAnsi="Inter" w:cs="Inter"/>
          <w:i/>
          <w:iCs/>
          <w:sz w:val="21"/>
          <w:szCs w:val="21"/>
        </w:rPr>
        <w:t>trung</w:t>
      </w:r>
      <w:proofErr w:type="spellEnd"/>
      <w:r w:rsidRPr="6D369088">
        <w:rPr>
          <w:rFonts w:ascii="Inter" w:eastAsia="Inter" w:hAnsi="Inter" w:cs="Inter"/>
          <w:i/>
          <w:iCs/>
          <w:sz w:val="21"/>
          <w:szCs w:val="21"/>
        </w:rPr>
        <w:t xml:space="preserve"> </w:t>
      </w:r>
      <w:proofErr w:type="spellStart"/>
      <w:r w:rsidRPr="6D369088">
        <w:rPr>
          <w:rFonts w:ascii="Inter" w:eastAsia="Inter" w:hAnsi="Inter" w:cs="Inter"/>
          <w:i/>
          <w:iCs/>
          <w:sz w:val="21"/>
          <w:szCs w:val="21"/>
        </w:rPr>
        <w:t>bình</w:t>
      </w:r>
      <w:proofErr w:type="spellEnd"/>
      <w:r w:rsidRPr="6D369088">
        <w:rPr>
          <w:rFonts w:ascii="Inter" w:eastAsia="Inter" w:hAnsi="Inter" w:cs="Inter"/>
          <w:i/>
          <w:iCs/>
          <w:sz w:val="21"/>
          <w:szCs w:val="21"/>
        </w:rPr>
        <w:t xml:space="preserve"> </w:t>
      </w:r>
      <w:proofErr w:type="spellStart"/>
      <w:r w:rsidRPr="6D369088">
        <w:rPr>
          <w:rFonts w:ascii="Inter" w:eastAsia="Inter" w:hAnsi="Inter" w:cs="Inter"/>
          <w:i/>
          <w:iCs/>
          <w:sz w:val="21"/>
          <w:szCs w:val="21"/>
        </w:rPr>
        <w:t>không</w:t>
      </w:r>
      <w:proofErr w:type="spellEnd"/>
      <w:r w:rsidRPr="6D369088">
        <w:rPr>
          <w:rFonts w:ascii="Inter" w:eastAsia="Inter" w:hAnsi="Inter" w:cs="Inter"/>
          <w:i/>
          <w:iCs/>
          <w:sz w:val="21"/>
          <w:szCs w:val="21"/>
        </w:rPr>
        <w:t>?"</w:t>
      </w:r>
      <w:r w:rsidRPr="6D369088">
        <w:rPr>
          <w:rFonts w:ascii="Inter" w:eastAsia="Inter" w:hAnsi="Inter" w:cs="Inter"/>
          <w:sz w:val="21"/>
          <w:szCs w:val="21"/>
        </w:rPr>
        <w:t>).</w:t>
      </w:r>
    </w:p>
    <w:p w14:paraId="150FE3AB" w14:textId="1B0EAE82" w:rsidR="1D8A7A0D" w:rsidRDefault="1142F9BA" w:rsidP="6D369088">
      <w:pPr>
        <w:pStyle w:val="ListParagraph"/>
        <w:numPr>
          <w:ilvl w:val="0"/>
          <w:numId w:val="26"/>
        </w:numPr>
        <w:spacing w:before="240" w:after="240"/>
        <w:rPr>
          <w:rFonts w:ascii="Inter" w:eastAsia="Inter" w:hAnsi="Inter" w:cs="Inter"/>
          <w:sz w:val="21"/>
          <w:szCs w:val="21"/>
        </w:rPr>
      </w:pPr>
      <w:proofErr w:type="spellStart"/>
      <w:r w:rsidRPr="6D369088">
        <w:rPr>
          <w:rFonts w:ascii="Inter" w:eastAsia="Inter" w:hAnsi="Inter" w:cs="Inter"/>
          <w:bCs/>
          <w:sz w:val="21"/>
          <w:szCs w:val="21"/>
        </w:rPr>
        <w:t>Nhánh</w:t>
      </w:r>
      <w:proofErr w:type="spellEnd"/>
      <w:r w:rsidRPr="6D369088">
        <w:rPr>
          <w:rFonts w:ascii="Inter" w:eastAsia="Inter" w:hAnsi="Inter" w:cs="Inter"/>
          <w:bCs/>
          <w:sz w:val="21"/>
          <w:szCs w:val="21"/>
        </w:rPr>
        <w:t xml:space="preserve"> (Branches): </w:t>
      </w:r>
      <w:proofErr w:type="spellStart"/>
      <w:r w:rsidRPr="6D369088">
        <w:rPr>
          <w:rFonts w:ascii="Inter" w:eastAsia="Inter" w:hAnsi="Inter" w:cs="Inter"/>
          <w:bCs/>
          <w:sz w:val="21"/>
          <w:szCs w:val="21"/>
        </w:rPr>
        <w:t>Dựa</w:t>
      </w:r>
      <w:proofErr w:type="spellEnd"/>
      <w:r w:rsidRPr="6D369088">
        <w:rPr>
          <w:rFonts w:ascii="Inter" w:eastAsia="Inter" w:hAnsi="Inter" w:cs="Inter"/>
          <w:bCs/>
          <w:sz w:val="21"/>
          <w:szCs w:val="21"/>
        </w:rPr>
        <w:t xml:space="preserve"> </w:t>
      </w:r>
      <w:proofErr w:type="spellStart"/>
      <w:r w:rsidRPr="6D369088">
        <w:rPr>
          <w:rFonts w:ascii="Inter" w:eastAsia="Inter" w:hAnsi="Inter" w:cs="Inter"/>
          <w:bCs/>
          <w:sz w:val="21"/>
          <w:szCs w:val="21"/>
        </w:rPr>
        <w:t>trên</w:t>
      </w:r>
      <w:proofErr w:type="spellEnd"/>
      <w:r w:rsidRPr="6D369088">
        <w:rPr>
          <w:rFonts w:ascii="Inter" w:eastAsia="Inter" w:hAnsi="Inter" w:cs="Inter"/>
          <w:bCs/>
          <w:sz w:val="21"/>
          <w:szCs w:val="21"/>
        </w:rPr>
        <w:t xml:space="preserve"> </w:t>
      </w:r>
      <w:proofErr w:type="spellStart"/>
      <w:r w:rsidRPr="6D369088">
        <w:rPr>
          <w:rFonts w:ascii="Inter" w:eastAsia="Inter" w:hAnsi="Inter" w:cs="Inter"/>
          <w:bCs/>
          <w:sz w:val="21"/>
          <w:szCs w:val="21"/>
        </w:rPr>
        <w:t>câu</w:t>
      </w:r>
      <w:proofErr w:type="spellEnd"/>
      <w:r w:rsidRPr="6D369088">
        <w:rPr>
          <w:rFonts w:ascii="Inter" w:eastAsia="Inter" w:hAnsi="Inter" w:cs="Inter"/>
          <w:bCs/>
          <w:sz w:val="21"/>
          <w:szCs w:val="21"/>
        </w:rPr>
        <w:t xml:space="preserve"> </w:t>
      </w:r>
      <w:proofErr w:type="spellStart"/>
      <w:r w:rsidRPr="6D369088">
        <w:rPr>
          <w:rFonts w:ascii="Inter" w:eastAsia="Inter" w:hAnsi="Inter" w:cs="Inter"/>
          <w:bCs/>
          <w:sz w:val="21"/>
          <w:szCs w:val="21"/>
        </w:rPr>
        <w:t>trả</w:t>
      </w:r>
      <w:proofErr w:type="spellEnd"/>
      <w:r w:rsidRPr="6D369088">
        <w:rPr>
          <w:rFonts w:ascii="Inter" w:eastAsia="Inter" w:hAnsi="Inter" w:cs="Inter"/>
          <w:bCs/>
          <w:sz w:val="21"/>
          <w:szCs w:val="21"/>
        </w:rPr>
        <w:t xml:space="preserve"> </w:t>
      </w:r>
      <w:proofErr w:type="spellStart"/>
      <w:r w:rsidRPr="6D369088">
        <w:rPr>
          <w:rFonts w:ascii="Inter" w:eastAsia="Inter" w:hAnsi="Inter" w:cs="Inter"/>
          <w:bCs/>
          <w:sz w:val="21"/>
          <w:szCs w:val="21"/>
        </w:rPr>
        <w:t>lời</w:t>
      </w:r>
      <w:proofErr w:type="spellEnd"/>
      <w:r w:rsidRPr="6D369088">
        <w:rPr>
          <w:rFonts w:ascii="Inter" w:eastAsia="Inter" w:hAnsi="Inter" w:cs="Inter"/>
          <w:bCs/>
          <w:sz w:val="21"/>
          <w:szCs w:val="21"/>
        </w:rPr>
        <w:t xml:space="preserve"> (True </w:t>
      </w:r>
      <w:proofErr w:type="spellStart"/>
      <w:r w:rsidRPr="6D369088">
        <w:rPr>
          <w:rFonts w:ascii="Inter" w:eastAsia="Inter" w:hAnsi="Inter" w:cs="Inter"/>
          <w:bCs/>
          <w:sz w:val="21"/>
          <w:szCs w:val="21"/>
        </w:rPr>
        <w:t>hoặc</w:t>
      </w:r>
      <w:proofErr w:type="spellEnd"/>
      <w:r w:rsidRPr="6D369088">
        <w:rPr>
          <w:rFonts w:ascii="Inter" w:eastAsia="Inter" w:hAnsi="Inter" w:cs="Inter"/>
          <w:bCs/>
          <w:sz w:val="21"/>
          <w:szCs w:val="21"/>
        </w:rPr>
        <w:t xml:space="preserve"> False), </w:t>
      </w:r>
      <w:proofErr w:type="spellStart"/>
      <w:r w:rsidRPr="6D369088">
        <w:rPr>
          <w:rFonts w:ascii="Inter" w:eastAsia="Inter" w:hAnsi="Inter" w:cs="Inter"/>
          <w:bCs/>
          <w:sz w:val="21"/>
          <w:szCs w:val="21"/>
        </w:rPr>
        <w:t>dữ</w:t>
      </w:r>
      <w:proofErr w:type="spellEnd"/>
      <w:r w:rsidRPr="6D369088">
        <w:rPr>
          <w:rFonts w:ascii="Inter" w:eastAsia="Inter" w:hAnsi="Inter" w:cs="Inter"/>
          <w:bCs/>
          <w:sz w:val="21"/>
          <w:szCs w:val="21"/>
        </w:rPr>
        <w:t xml:space="preserve"> </w:t>
      </w:r>
      <w:proofErr w:type="spellStart"/>
      <w:r w:rsidRPr="6D369088">
        <w:rPr>
          <w:rFonts w:ascii="Inter" w:eastAsia="Inter" w:hAnsi="Inter" w:cs="Inter"/>
          <w:bCs/>
          <w:sz w:val="21"/>
          <w:szCs w:val="21"/>
        </w:rPr>
        <w:t>liệu</w:t>
      </w:r>
      <w:proofErr w:type="spellEnd"/>
      <w:r w:rsidRPr="6D369088">
        <w:rPr>
          <w:rFonts w:ascii="Inter" w:eastAsia="Inter" w:hAnsi="Inter" w:cs="Inter"/>
          <w:bCs/>
          <w:sz w:val="21"/>
          <w:szCs w:val="21"/>
        </w:rPr>
        <w:t xml:space="preserve"> </w:t>
      </w:r>
      <w:proofErr w:type="spellStart"/>
      <w:r w:rsidRPr="6D369088">
        <w:rPr>
          <w:rFonts w:ascii="Inter" w:eastAsia="Inter" w:hAnsi="Inter" w:cs="Inter"/>
          <w:bCs/>
          <w:sz w:val="21"/>
          <w:szCs w:val="21"/>
        </w:rPr>
        <w:t>sẽ</w:t>
      </w:r>
      <w:proofErr w:type="spellEnd"/>
      <w:r w:rsidRPr="6D369088">
        <w:rPr>
          <w:rFonts w:ascii="Inter" w:eastAsia="Inter" w:hAnsi="Inter" w:cs="Inter"/>
          <w:bCs/>
          <w:sz w:val="21"/>
          <w:szCs w:val="21"/>
        </w:rPr>
        <w:t xml:space="preserve"> </w:t>
      </w:r>
      <w:proofErr w:type="spellStart"/>
      <w:r w:rsidRPr="6D369088">
        <w:rPr>
          <w:rFonts w:ascii="Inter" w:eastAsia="Inter" w:hAnsi="Inter" w:cs="Inter"/>
          <w:bCs/>
          <w:sz w:val="21"/>
          <w:szCs w:val="21"/>
        </w:rPr>
        <w:t>đi</w:t>
      </w:r>
      <w:proofErr w:type="spellEnd"/>
      <w:r w:rsidRPr="6D369088">
        <w:rPr>
          <w:rFonts w:ascii="Inter" w:eastAsia="Inter" w:hAnsi="Inter" w:cs="Inter"/>
          <w:bCs/>
          <w:sz w:val="21"/>
          <w:szCs w:val="21"/>
        </w:rPr>
        <w:t xml:space="preserve"> </w:t>
      </w:r>
      <w:proofErr w:type="spellStart"/>
      <w:r w:rsidRPr="6D369088">
        <w:rPr>
          <w:rFonts w:ascii="Inter" w:eastAsia="Inter" w:hAnsi="Inter" w:cs="Inter"/>
          <w:bCs/>
          <w:sz w:val="21"/>
          <w:szCs w:val="21"/>
        </w:rPr>
        <w:t>theo</w:t>
      </w:r>
      <w:proofErr w:type="spellEnd"/>
      <w:r w:rsidRPr="6D369088">
        <w:rPr>
          <w:rFonts w:ascii="Inter" w:eastAsia="Inter" w:hAnsi="Inter" w:cs="Inter"/>
          <w:bCs/>
          <w:sz w:val="21"/>
          <w:szCs w:val="21"/>
        </w:rPr>
        <w:t xml:space="preserve"> </w:t>
      </w:r>
      <w:proofErr w:type="spellStart"/>
      <w:r w:rsidRPr="6D369088">
        <w:rPr>
          <w:rFonts w:ascii="Inter" w:eastAsia="Inter" w:hAnsi="Inter" w:cs="Inter"/>
          <w:bCs/>
          <w:sz w:val="21"/>
          <w:szCs w:val="21"/>
        </w:rPr>
        <w:t>nhánh</w:t>
      </w:r>
      <w:proofErr w:type="spellEnd"/>
      <w:r w:rsidRPr="6D369088">
        <w:rPr>
          <w:rFonts w:ascii="Inter" w:eastAsia="Inter" w:hAnsi="Inter" w:cs="Inter"/>
          <w:bCs/>
          <w:sz w:val="21"/>
          <w:szCs w:val="21"/>
        </w:rPr>
        <w:t xml:space="preserve"> </w:t>
      </w:r>
      <w:proofErr w:type="spellStart"/>
      <w:r w:rsidRPr="6D369088">
        <w:rPr>
          <w:rFonts w:ascii="Inter" w:eastAsia="Inter" w:hAnsi="Inter" w:cs="Inter"/>
          <w:bCs/>
          <w:sz w:val="21"/>
          <w:szCs w:val="21"/>
        </w:rPr>
        <w:t>tương</w:t>
      </w:r>
      <w:proofErr w:type="spellEnd"/>
      <w:r w:rsidRPr="6D369088">
        <w:rPr>
          <w:rFonts w:ascii="Inter" w:eastAsia="Inter" w:hAnsi="Inter" w:cs="Inter"/>
          <w:bCs/>
          <w:sz w:val="21"/>
          <w:szCs w:val="21"/>
        </w:rPr>
        <w:t xml:space="preserve"> </w:t>
      </w:r>
      <w:proofErr w:type="spellStart"/>
      <w:r w:rsidRPr="6D369088">
        <w:rPr>
          <w:rFonts w:ascii="Inter" w:eastAsia="Inter" w:hAnsi="Inter" w:cs="Inter"/>
          <w:bCs/>
          <w:sz w:val="21"/>
          <w:szCs w:val="21"/>
        </w:rPr>
        <w:t>ứng</w:t>
      </w:r>
      <w:proofErr w:type="spellEnd"/>
      <w:r w:rsidRPr="6D369088">
        <w:rPr>
          <w:rFonts w:ascii="Inter" w:eastAsia="Inter" w:hAnsi="Inter" w:cs="Inter"/>
          <w:bCs/>
          <w:sz w:val="21"/>
          <w:szCs w:val="21"/>
        </w:rPr>
        <w:t xml:space="preserve"> </w:t>
      </w:r>
      <w:proofErr w:type="spellStart"/>
      <w:r w:rsidRPr="6D369088">
        <w:rPr>
          <w:rFonts w:ascii="Inter" w:eastAsia="Inter" w:hAnsi="Inter" w:cs="Inter"/>
          <w:bCs/>
          <w:sz w:val="21"/>
          <w:szCs w:val="21"/>
        </w:rPr>
        <w:t>để</w:t>
      </w:r>
      <w:proofErr w:type="spellEnd"/>
      <w:r w:rsidRPr="6D369088">
        <w:rPr>
          <w:rFonts w:ascii="Inter" w:eastAsia="Inter" w:hAnsi="Inter" w:cs="Inter"/>
          <w:bCs/>
          <w:sz w:val="21"/>
          <w:szCs w:val="21"/>
        </w:rPr>
        <w:t xml:space="preserve"> </w:t>
      </w:r>
      <w:proofErr w:type="spellStart"/>
      <w:r w:rsidRPr="6D369088">
        <w:rPr>
          <w:rFonts w:ascii="Inter" w:eastAsia="Inter" w:hAnsi="Inter" w:cs="Inter"/>
          <w:bCs/>
          <w:sz w:val="21"/>
          <w:szCs w:val="21"/>
        </w:rPr>
        <w:t>đến</w:t>
      </w:r>
      <w:proofErr w:type="spellEnd"/>
      <w:r w:rsidRPr="6D369088">
        <w:rPr>
          <w:rFonts w:ascii="Inter" w:eastAsia="Inter" w:hAnsi="Inter" w:cs="Inter"/>
          <w:bCs/>
          <w:sz w:val="21"/>
          <w:szCs w:val="21"/>
        </w:rPr>
        <w:t xml:space="preserve"> </w:t>
      </w:r>
      <w:proofErr w:type="spellStart"/>
      <w:r w:rsidRPr="6D369088">
        <w:rPr>
          <w:rFonts w:ascii="Inter" w:eastAsia="Inter" w:hAnsi="Inter" w:cs="Inter"/>
          <w:bCs/>
          <w:sz w:val="21"/>
          <w:szCs w:val="21"/>
        </w:rPr>
        <w:t>nút</w:t>
      </w:r>
      <w:proofErr w:type="spellEnd"/>
      <w:r w:rsidRPr="6D369088">
        <w:rPr>
          <w:rFonts w:ascii="Inter" w:eastAsia="Inter" w:hAnsi="Inter" w:cs="Inter"/>
          <w:bCs/>
          <w:sz w:val="21"/>
          <w:szCs w:val="21"/>
        </w:rPr>
        <w:t xml:space="preserve"> </w:t>
      </w:r>
      <w:proofErr w:type="spellStart"/>
      <w:r w:rsidRPr="6D369088">
        <w:rPr>
          <w:rFonts w:ascii="Inter" w:eastAsia="Inter" w:hAnsi="Inter" w:cs="Inter"/>
          <w:bCs/>
          <w:sz w:val="21"/>
          <w:szCs w:val="21"/>
        </w:rPr>
        <w:t>tiếp</w:t>
      </w:r>
      <w:proofErr w:type="spellEnd"/>
      <w:r w:rsidRPr="6D369088">
        <w:rPr>
          <w:rFonts w:ascii="Inter" w:eastAsia="Inter" w:hAnsi="Inter" w:cs="Inter"/>
          <w:bCs/>
          <w:sz w:val="21"/>
          <w:szCs w:val="21"/>
        </w:rPr>
        <w:t xml:space="preserve"> </w:t>
      </w:r>
      <w:proofErr w:type="spellStart"/>
      <w:r w:rsidRPr="6D369088">
        <w:rPr>
          <w:rFonts w:ascii="Inter" w:eastAsia="Inter" w:hAnsi="Inter" w:cs="Inter"/>
          <w:bCs/>
          <w:sz w:val="21"/>
          <w:szCs w:val="21"/>
        </w:rPr>
        <w:t>theo.</w:t>
      </w:r>
      <w:proofErr w:type="spellEnd"/>
    </w:p>
    <w:p w14:paraId="68EB769D" w14:textId="50BAEB18" w:rsidR="1D8A7A0D" w:rsidRDefault="1142F9BA" w:rsidP="6D369088">
      <w:pPr>
        <w:pStyle w:val="ListParagraph"/>
        <w:numPr>
          <w:ilvl w:val="0"/>
          <w:numId w:val="26"/>
        </w:numPr>
        <w:spacing w:before="240" w:after="240"/>
        <w:rPr>
          <w:rFonts w:ascii="Inter" w:eastAsia="Inter" w:hAnsi="Inter" w:cs="Inter"/>
          <w:sz w:val="21"/>
          <w:szCs w:val="21"/>
        </w:rPr>
      </w:pPr>
      <w:proofErr w:type="spellStart"/>
      <w:r w:rsidRPr="6D369088">
        <w:rPr>
          <w:rFonts w:ascii="Inter" w:eastAsia="Inter" w:hAnsi="Inter" w:cs="Inter"/>
          <w:bCs/>
          <w:sz w:val="21"/>
          <w:szCs w:val="21"/>
        </w:rPr>
        <w:t>Nút</w:t>
      </w:r>
      <w:proofErr w:type="spellEnd"/>
      <w:r w:rsidRPr="6D369088">
        <w:rPr>
          <w:rFonts w:ascii="Inter" w:eastAsia="Inter" w:hAnsi="Inter" w:cs="Inter"/>
          <w:bCs/>
          <w:sz w:val="21"/>
          <w:szCs w:val="21"/>
        </w:rPr>
        <w:t xml:space="preserve"> </w:t>
      </w:r>
      <w:proofErr w:type="spellStart"/>
      <w:r w:rsidRPr="6D369088">
        <w:rPr>
          <w:rFonts w:ascii="Inter" w:eastAsia="Inter" w:hAnsi="Inter" w:cs="Inter"/>
          <w:bCs/>
          <w:sz w:val="21"/>
          <w:szCs w:val="21"/>
        </w:rPr>
        <w:t>lá</w:t>
      </w:r>
      <w:proofErr w:type="spellEnd"/>
      <w:r w:rsidRPr="6D369088">
        <w:rPr>
          <w:rFonts w:ascii="Inter" w:eastAsia="Inter" w:hAnsi="Inter" w:cs="Inter"/>
          <w:bCs/>
          <w:sz w:val="21"/>
          <w:szCs w:val="21"/>
        </w:rPr>
        <w:t xml:space="preserve"> (Leaf Node): Khi </w:t>
      </w:r>
      <w:proofErr w:type="spellStart"/>
      <w:r w:rsidRPr="6D369088">
        <w:rPr>
          <w:rFonts w:ascii="Inter" w:eastAsia="Inter" w:hAnsi="Inter" w:cs="Inter"/>
          <w:bCs/>
          <w:sz w:val="21"/>
          <w:szCs w:val="21"/>
        </w:rPr>
        <w:t>quá</w:t>
      </w:r>
      <w:proofErr w:type="spellEnd"/>
      <w:r w:rsidRPr="6D369088">
        <w:rPr>
          <w:rFonts w:ascii="Inter" w:eastAsia="Inter" w:hAnsi="Inter" w:cs="Inter"/>
          <w:bCs/>
          <w:sz w:val="21"/>
          <w:szCs w:val="21"/>
        </w:rPr>
        <w:t xml:space="preserve"> </w:t>
      </w:r>
      <w:proofErr w:type="spellStart"/>
      <w:r w:rsidRPr="6D369088">
        <w:rPr>
          <w:rFonts w:ascii="Inter" w:eastAsia="Inter" w:hAnsi="Inter" w:cs="Inter"/>
          <w:bCs/>
          <w:sz w:val="21"/>
          <w:szCs w:val="21"/>
        </w:rPr>
        <w:t>trình</w:t>
      </w:r>
      <w:proofErr w:type="spellEnd"/>
      <w:r w:rsidRPr="6D369088">
        <w:rPr>
          <w:rFonts w:ascii="Inter" w:eastAsia="Inter" w:hAnsi="Inter" w:cs="Inter"/>
          <w:bCs/>
          <w:sz w:val="21"/>
          <w:szCs w:val="21"/>
        </w:rPr>
        <w:t xml:space="preserve"> </w:t>
      </w:r>
      <w:proofErr w:type="spellStart"/>
      <w:r w:rsidRPr="6D369088">
        <w:rPr>
          <w:rFonts w:ascii="Inter" w:eastAsia="Inter" w:hAnsi="Inter" w:cs="Inter"/>
          <w:bCs/>
          <w:sz w:val="21"/>
          <w:szCs w:val="21"/>
        </w:rPr>
        <w:t>phân</w:t>
      </w:r>
      <w:proofErr w:type="spellEnd"/>
      <w:r w:rsidRPr="6D369088">
        <w:rPr>
          <w:rFonts w:ascii="Inter" w:eastAsia="Inter" w:hAnsi="Inter" w:cs="Inter"/>
          <w:bCs/>
          <w:sz w:val="21"/>
          <w:szCs w:val="21"/>
        </w:rPr>
        <w:t xml:space="preserve"> </w:t>
      </w:r>
      <w:proofErr w:type="spellStart"/>
      <w:r w:rsidRPr="6D369088">
        <w:rPr>
          <w:rFonts w:ascii="Inter" w:eastAsia="Inter" w:hAnsi="Inter" w:cs="Inter"/>
          <w:bCs/>
          <w:sz w:val="21"/>
          <w:szCs w:val="21"/>
        </w:rPr>
        <w:t>nhánh</w:t>
      </w:r>
      <w:proofErr w:type="spellEnd"/>
      <w:r w:rsidRPr="6D369088">
        <w:rPr>
          <w:rFonts w:ascii="Inter" w:eastAsia="Inter" w:hAnsi="Inter" w:cs="Inter"/>
          <w:bCs/>
          <w:sz w:val="21"/>
          <w:szCs w:val="21"/>
        </w:rPr>
        <w:t xml:space="preserve"> </w:t>
      </w:r>
      <w:proofErr w:type="spellStart"/>
      <w:r w:rsidRPr="6D369088">
        <w:rPr>
          <w:rFonts w:ascii="Inter" w:eastAsia="Inter" w:hAnsi="Inter" w:cs="Inter"/>
          <w:bCs/>
          <w:sz w:val="21"/>
          <w:szCs w:val="21"/>
        </w:rPr>
        <w:t>kết</w:t>
      </w:r>
      <w:proofErr w:type="spellEnd"/>
      <w:r w:rsidRPr="6D369088">
        <w:rPr>
          <w:rFonts w:ascii="Inter" w:eastAsia="Inter" w:hAnsi="Inter" w:cs="Inter"/>
          <w:bCs/>
          <w:sz w:val="21"/>
          <w:szCs w:val="21"/>
        </w:rPr>
        <w:t xml:space="preserve"> </w:t>
      </w:r>
      <w:proofErr w:type="spellStart"/>
      <w:r w:rsidRPr="6D369088">
        <w:rPr>
          <w:rFonts w:ascii="Inter" w:eastAsia="Inter" w:hAnsi="Inter" w:cs="Inter"/>
          <w:bCs/>
          <w:sz w:val="21"/>
          <w:szCs w:val="21"/>
        </w:rPr>
        <w:t>thúc</w:t>
      </w:r>
      <w:proofErr w:type="spellEnd"/>
      <w:r w:rsidRPr="6D369088">
        <w:rPr>
          <w:rFonts w:ascii="Inter" w:eastAsia="Inter" w:hAnsi="Inter" w:cs="Inter"/>
          <w:bCs/>
          <w:sz w:val="21"/>
          <w:szCs w:val="21"/>
        </w:rPr>
        <w:t xml:space="preserve">, </w:t>
      </w:r>
      <w:proofErr w:type="spellStart"/>
      <w:r w:rsidRPr="6D369088">
        <w:rPr>
          <w:rFonts w:ascii="Inter" w:eastAsia="Inter" w:hAnsi="Inter" w:cs="Inter"/>
          <w:bCs/>
          <w:sz w:val="21"/>
          <w:szCs w:val="21"/>
        </w:rPr>
        <w:t>nút</w:t>
      </w:r>
      <w:proofErr w:type="spellEnd"/>
      <w:r w:rsidRPr="6D369088">
        <w:rPr>
          <w:rFonts w:ascii="Inter" w:eastAsia="Inter" w:hAnsi="Inter" w:cs="Inter"/>
          <w:bCs/>
          <w:sz w:val="21"/>
          <w:szCs w:val="21"/>
        </w:rPr>
        <w:t xml:space="preserve"> </w:t>
      </w:r>
      <w:proofErr w:type="spellStart"/>
      <w:r w:rsidRPr="6D369088">
        <w:rPr>
          <w:rFonts w:ascii="Inter" w:eastAsia="Inter" w:hAnsi="Inter" w:cs="Inter"/>
          <w:bCs/>
          <w:sz w:val="21"/>
          <w:szCs w:val="21"/>
        </w:rPr>
        <w:t>cuối</w:t>
      </w:r>
      <w:proofErr w:type="spellEnd"/>
      <w:r w:rsidRPr="6D369088">
        <w:rPr>
          <w:rFonts w:ascii="Inter" w:eastAsia="Inter" w:hAnsi="Inter" w:cs="Inter"/>
          <w:bCs/>
          <w:sz w:val="21"/>
          <w:szCs w:val="21"/>
        </w:rPr>
        <w:t xml:space="preserve"> </w:t>
      </w:r>
      <w:proofErr w:type="spellStart"/>
      <w:r w:rsidRPr="6D369088">
        <w:rPr>
          <w:rFonts w:ascii="Inter" w:eastAsia="Inter" w:hAnsi="Inter" w:cs="Inter"/>
          <w:bCs/>
          <w:sz w:val="21"/>
          <w:szCs w:val="21"/>
        </w:rPr>
        <w:t>cùng</w:t>
      </w:r>
      <w:proofErr w:type="spellEnd"/>
      <w:r w:rsidRPr="6D369088">
        <w:rPr>
          <w:rFonts w:ascii="Inter" w:eastAsia="Inter" w:hAnsi="Inter" w:cs="Inter"/>
          <w:bCs/>
          <w:sz w:val="21"/>
          <w:szCs w:val="21"/>
        </w:rPr>
        <w:t xml:space="preserve"> (</w:t>
      </w:r>
      <w:proofErr w:type="spellStart"/>
      <w:r w:rsidRPr="6D369088">
        <w:rPr>
          <w:rFonts w:ascii="Inter" w:eastAsia="Inter" w:hAnsi="Inter" w:cs="Inter"/>
          <w:bCs/>
          <w:sz w:val="21"/>
          <w:szCs w:val="21"/>
        </w:rPr>
        <w:t>lá</w:t>
      </w:r>
      <w:proofErr w:type="spellEnd"/>
      <w:r w:rsidRPr="6D369088">
        <w:rPr>
          <w:rFonts w:ascii="Inter" w:eastAsia="Inter" w:hAnsi="Inter" w:cs="Inter"/>
          <w:bCs/>
          <w:sz w:val="21"/>
          <w:szCs w:val="21"/>
        </w:rPr>
        <w:t xml:space="preserve">) </w:t>
      </w:r>
      <w:proofErr w:type="spellStart"/>
      <w:r w:rsidRPr="6D369088">
        <w:rPr>
          <w:rFonts w:ascii="Inter" w:eastAsia="Inter" w:hAnsi="Inter" w:cs="Inter"/>
          <w:bCs/>
          <w:sz w:val="21"/>
          <w:szCs w:val="21"/>
        </w:rPr>
        <w:t>sẽ</w:t>
      </w:r>
      <w:proofErr w:type="spellEnd"/>
      <w:r w:rsidRPr="6D369088">
        <w:rPr>
          <w:rFonts w:ascii="Inter" w:eastAsia="Inter" w:hAnsi="Inter" w:cs="Inter"/>
          <w:bCs/>
          <w:sz w:val="21"/>
          <w:szCs w:val="21"/>
        </w:rPr>
        <w:t xml:space="preserve"> </w:t>
      </w:r>
      <w:proofErr w:type="spellStart"/>
      <w:r w:rsidRPr="6D369088">
        <w:rPr>
          <w:rFonts w:ascii="Inter" w:eastAsia="Inter" w:hAnsi="Inter" w:cs="Inter"/>
          <w:bCs/>
          <w:sz w:val="21"/>
          <w:szCs w:val="21"/>
        </w:rPr>
        <w:t>chứa</w:t>
      </w:r>
      <w:proofErr w:type="spellEnd"/>
      <w:r w:rsidRPr="6D369088">
        <w:rPr>
          <w:rFonts w:ascii="Inter" w:eastAsia="Inter" w:hAnsi="Inter" w:cs="Inter"/>
          <w:bCs/>
          <w:sz w:val="21"/>
          <w:szCs w:val="21"/>
        </w:rPr>
        <w:t xml:space="preserve"> </w:t>
      </w:r>
      <w:proofErr w:type="spellStart"/>
      <w:r w:rsidRPr="6D369088">
        <w:rPr>
          <w:rFonts w:ascii="Inter" w:eastAsia="Inter" w:hAnsi="Inter" w:cs="Inter"/>
          <w:bCs/>
          <w:sz w:val="21"/>
          <w:szCs w:val="21"/>
        </w:rPr>
        <w:t>giá</w:t>
      </w:r>
      <w:proofErr w:type="spellEnd"/>
      <w:r w:rsidRPr="6D369088">
        <w:rPr>
          <w:rFonts w:ascii="Inter" w:eastAsia="Inter" w:hAnsi="Inter" w:cs="Inter"/>
          <w:bCs/>
          <w:sz w:val="21"/>
          <w:szCs w:val="21"/>
        </w:rPr>
        <w:t xml:space="preserve"> </w:t>
      </w:r>
      <w:proofErr w:type="spellStart"/>
      <w:r w:rsidRPr="6D369088">
        <w:rPr>
          <w:rFonts w:ascii="Inter" w:eastAsia="Inter" w:hAnsi="Inter" w:cs="Inter"/>
          <w:bCs/>
          <w:sz w:val="21"/>
          <w:szCs w:val="21"/>
        </w:rPr>
        <w:t>trị</w:t>
      </w:r>
      <w:proofErr w:type="spellEnd"/>
      <w:r w:rsidRPr="6D369088">
        <w:rPr>
          <w:rFonts w:ascii="Inter" w:eastAsia="Inter" w:hAnsi="Inter" w:cs="Inter"/>
          <w:bCs/>
          <w:sz w:val="21"/>
          <w:szCs w:val="21"/>
        </w:rPr>
        <w:t xml:space="preserve"> </w:t>
      </w:r>
      <w:proofErr w:type="spellStart"/>
      <w:r w:rsidRPr="6D369088">
        <w:rPr>
          <w:rFonts w:ascii="Inter" w:eastAsia="Inter" w:hAnsi="Inter" w:cs="Inter"/>
          <w:bCs/>
          <w:sz w:val="21"/>
          <w:szCs w:val="21"/>
        </w:rPr>
        <w:t>dự</w:t>
      </w:r>
      <w:proofErr w:type="spellEnd"/>
      <w:r w:rsidRPr="6D369088">
        <w:rPr>
          <w:rFonts w:ascii="Inter" w:eastAsia="Inter" w:hAnsi="Inter" w:cs="Inter"/>
          <w:bCs/>
          <w:sz w:val="21"/>
          <w:szCs w:val="21"/>
        </w:rPr>
        <w:t xml:space="preserve"> </w:t>
      </w:r>
      <w:proofErr w:type="spellStart"/>
      <w:r w:rsidRPr="6D369088">
        <w:rPr>
          <w:rFonts w:ascii="Inter" w:eastAsia="Inter" w:hAnsi="Inter" w:cs="Inter"/>
          <w:bCs/>
          <w:sz w:val="21"/>
          <w:szCs w:val="21"/>
        </w:rPr>
        <w:t>đoán</w:t>
      </w:r>
      <w:proofErr w:type="spellEnd"/>
      <w:r w:rsidRPr="6D369088">
        <w:rPr>
          <w:rFonts w:ascii="Inter" w:eastAsia="Inter" w:hAnsi="Inter" w:cs="Inter"/>
          <w:bCs/>
          <w:sz w:val="21"/>
          <w:szCs w:val="21"/>
        </w:rPr>
        <w:t xml:space="preserve"> </w:t>
      </w:r>
      <w:proofErr w:type="spellStart"/>
      <w:r w:rsidRPr="6D369088">
        <w:rPr>
          <w:rFonts w:ascii="Inter" w:eastAsia="Inter" w:hAnsi="Inter" w:cs="Inter"/>
          <w:bCs/>
          <w:sz w:val="21"/>
          <w:szCs w:val="21"/>
        </w:rPr>
        <w:t>của</w:t>
      </w:r>
      <w:proofErr w:type="spellEnd"/>
      <w:r w:rsidRPr="6D369088">
        <w:rPr>
          <w:rFonts w:ascii="Inter" w:eastAsia="Inter" w:hAnsi="Inter" w:cs="Inter"/>
          <w:bCs/>
          <w:sz w:val="21"/>
          <w:szCs w:val="21"/>
        </w:rPr>
        <w:t xml:space="preserve"> </w:t>
      </w:r>
      <w:proofErr w:type="spellStart"/>
      <w:r w:rsidRPr="6D369088">
        <w:rPr>
          <w:rFonts w:ascii="Inter" w:eastAsia="Inter" w:hAnsi="Inter" w:cs="Inter"/>
          <w:bCs/>
          <w:sz w:val="21"/>
          <w:szCs w:val="21"/>
        </w:rPr>
        <w:t>mô</w:t>
      </w:r>
      <w:proofErr w:type="spellEnd"/>
      <w:r w:rsidRPr="6D369088">
        <w:rPr>
          <w:rFonts w:ascii="Inter" w:eastAsia="Inter" w:hAnsi="Inter" w:cs="Inter"/>
          <w:bCs/>
          <w:sz w:val="21"/>
          <w:szCs w:val="21"/>
        </w:rPr>
        <w:t xml:space="preserve"> </w:t>
      </w:r>
      <w:proofErr w:type="spellStart"/>
      <w:r w:rsidRPr="6D369088">
        <w:rPr>
          <w:rFonts w:ascii="Inter" w:eastAsia="Inter" w:hAnsi="Inter" w:cs="Inter"/>
          <w:bCs/>
          <w:sz w:val="21"/>
          <w:szCs w:val="21"/>
        </w:rPr>
        <w:t>hình</w:t>
      </w:r>
      <w:proofErr w:type="spellEnd"/>
      <w:r w:rsidRPr="6D369088">
        <w:rPr>
          <w:rFonts w:ascii="Inter" w:eastAsia="Inter" w:hAnsi="Inter" w:cs="Inter"/>
          <w:bCs/>
          <w:sz w:val="21"/>
          <w:szCs w:val="21"/>
        </w:rPr>
        <w:t>.</w:t>
      </w:r>
    </w:p>
    <w:p w14:paraId="08203102" w14:textId="65ED77AA" w:rsidR="014F248D" w:rsidRDefault="568CC4FE" w:rsidP="014F248D">
      <w:pPr>
        <w:spacing w:before="240" w:after="240"/>
        <w:rPr>
          <w:rFonts w:eastAsia="Inter"/>
        </w:rPr>
      </w:pPr>
      <w:r>
        <w:rPr>
          <w:noProof/>
        </w:rPr>
        <w:lastRenderedPageBreak/>
        <w:drawing>
          <wp:inline distT="0" distB="0" distL="0" distR="0" wp14:anchorId="34591424" wp14:editId="20198C10">
            <wp:extent cx="5486400" cy="3038475"/>
            <wp:effectExtent l="0" t="0" r="0" b="0"/>
            <wp:docPr id="201803471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034710" name="Picture 201803471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FD1C2" w14:textId="68104C4C" w:rsidR="1D8A7A0D" w:rsidRDefault="1142F9BA" w:rsidP="6D369088">
      <w:pPr>
        <w:spacing w:before="240" w:after="240"/>
      </w:pPr>
      <w:r w:rsidRPr="6D369088">
        <w:rPr>
          <w:rFonts w:ascii="Inter" w:eastAsia="Inter" w:hAnsi="Inter" w:cs="Inter"/>
          <w:bCs/>
          <w:sz w:val="21"/>
          <w:szCs w:val="21"/>
        </w:rPr>
        <w:t>2. X</w:t>
      </w:r>
      <w:proofErr w:type="spellStart"/>
      <w:r w:rsidRPr="6D369088">
        <w:rPr>
          <w:rFonts w:ascii="Inter" w:eastAsia="Inter" w:hAnsi="Inter" w:cs="Inter"/>
          <w:bCs/>
          <w:sz w:val="21"/>
          <w:szCs w:val="21"/>
        </w:rPr>
        <w:t>ử</w:t>
      </w:r>
      <w:proofErr w:type="spellEnd"/>
      <w:r w:rsidRPr="6D369088">
        <w:rPr>
          <w:rFonts w:ascii="Inter" w:eastAsia="Inter" w:hAnsi="Inter" w:cs="Inter"/>
          <w:bCs/>
          <w:sz w:val="21"/>
          <w:szCs w:val="21"/>
        </w:rPr>
        <w:t xml:space="preserve"> </w:t>
      </w:r>
      <w:proofErr w:type="spellStart"/>
      <w:r w:rsidRPr="6D369088">
        <w:rPr>
          <w:rFonts w:ascii="Inter" w:eastAsia="Inter" w:hAnsi="Inter" w:cs="Inter"/>
          <w:bCs/>
          <w:sz w:val="21"/>
          <w:szCs w:val="21"/>
        </w:rPr>
        <w:t>lý</w:t>
      </w:r>
      <w:proofErr w:type="spellEnd"/>
      <w:r w:rsidRPr="6D369088">
        <w:rPr>
          <w:rFonts w:ascii="Inter" w:eastAsia="Inter" w:hAnsi="Inter" w:cs="Inter"/>
          <w:bCs/>
          <w:sz w:val="21"/>
          <w:szCs w:val="21"/>
        </w:rPr>
        <w:t xml:space="preserve"> </w:t>
      </w:r>
      <w:proofErr w:type="spellStart"/>
      <w:r w:rsidRPr="6D369088">
        <w:rPr>
          <w:rFonts w:ascii="Inter" w:eastAsia="Inter" w:hAnsi="Inter" w:cs="Inter"/>
          <w:bCs/>
          <w:sz w:val="21"/>
          <w:szCs w:val="21"/>
        </w:rPr>
        <w:t>dữ</w:t>
      </w:r>
      <w:proofErr w:type="spellEnd"/>
      <w:r w:rsidRPr="6D369088">
        <w:rPr>
          <w:rFonts w:ascii="Inter" w:eastAsia="Inter" w:hAnsi="Inter" w:cs="Inter"/>
          <w:bCs/>
          <w:sz w:val="21"/>
          <w:szCs w:val="21"/>
        </w:rPr>
        <w:t xml:space="preserve"> </w:t>
      </w:r>
      <w:proofErr w:type="spellStart"/>
      <w:r w:rsidRPr="6D369088">
        <w:rPr>
          <w:rFonts w:ascii="Inter" w:eastAsia="Inter" w:hAnsi="Inter" w:cs="Inter"/>
          <w:bCs/>
          <w:sz w:val="21"/>
          <w:szCs w:val="21"/>
        </w:rPr>
        <w:t>liệu</w:t>
      </w:r>
      <w:proofErr w:type="spellEnd"/>
      <w:r w:rsidRPr="6D369088">
        <w:rPr>
          <w:rFonts w:ascii="Inter" w:eastAsia="Inter" w:hAnsi="Inter" w:cs="Inter"/>
          <w:bCs/>
          <w:sz w:val="21"/>
          <w:szCs w:val="21"/>
        </w:rPr>
        <w:t xml:space="preserve"> </w:t>
      </w:r>
      <w:proofErr w:type="spellStart"/>
      <w:r w:rsidRPr="6D369088">
        <w:rPr>
          <w:rFonts w:ascii="Inter" w:eastAsia="Inter" w:hAnsi="Inter" w:cs="Inter"/>
          <w:bCs/>
          <w:sz w:val="21"/>
          <w:szCs w:val="21"/>
        </w:rPr>
        <w:t>liên</w:t>
      </w:r>
      <w:proofErr w:type="spellEnd"/>
      <w:r w:rsidRPr="6D369088">
        <w:rPr>
          <w:rFonts w:ascii="Inter" w:eastAsia="Inter" w:hAnsi="Inter" w:cs="Inter"/>
          <w:bCs/>
          <w:sz w:val="21"/>
          <w:szCs w:val="21"/>
        </w:rPr>
        <w:t xml:space="preserve"> </w:t>
      </w:r>
      <w:proofErr w:type="spellStart"/>
      <w:r w:rsidRPr="6D369088">
        <w:rPr>
          <w:rFonts w:ascii="Inter" w:eastAsia="Inter" w:hAnsi="Inter" w:cs="Inter"/>
          <w:bCs/>
          <w:sz w:val="21"/>
          <w:szCs w:val="21"/>
        </w:rPr>
        <w:t>tục</w:t>
      </w:r>
      <w:proofErr w:type="spellEnd"/>
      <w:r w:rsidRPr="6D369088">
        <w:rPr>
          <w:rFonts w:ascii="Inter" w:eastAsia="Inter" w:hAnsi="Inter" w:cs="Inter"/>
          <w:bCs/>
          <w:sz w:val="21"/>
          <w:szCs w:val="21"/>
        </w:rPr>
        <w:t xml:space="preserve"> (Continuous Variables)</w:t>
      </w:r>
    </w:p>
    <w:p w14:paraId="29C9F430" w14:textId="777A8FA0" w:rsidR="1D8A7A0D" w:rsidRDefault="1142F9BA" w:rsidP="6D369088">
      <w:pPr>
        <w:spacing w:before="240" w:after="240"/>
      </w:pPr>
      <w:r w:rsidRPr="6D369088">
        <w:rPr>
          <w:rFonts w:ascii="Inter" w:eastAsia="Inter" w:hAnsi="Inter" w:cs="Inter"/>
          <w:sz w:val="21"/>
          <w:szCs w:val="21"/>
        </w:rPr>
        <w:t xml:space="preserve"> </w:t>
      </w:r>
      <w:proofErr w:type="spellStart"/>
      <w:r w:rsidRPr="6D369088">
        <w:rPr>
          <w:rFonts w:ascii="Inter" w:eastAsia="Inter" w:hAnsi="Inter" w:cs="Inter"/>
          <w:sz w:val="21"/>
          <w:szCs w:val="21"/>
        </w:rPr>
        <w:t>Đối</w:t>
      </w:r>
      <w:proofErr w:type="spellEnd"/>
      <w:r w:rsidRPr="6D369088">
        <w:rPr>
          <w:rFonts w:ascii="Inter" w:eastAsia="Inter" w:hAnsi="Inter" w:cs="Inter"/>
          <w:sz w:val="21"/>
          <w:szCs w:val="21"/>
        </w:rPr>
        <w:t xml:space="preserve"> </w:t>
      </w:r>
      <w:proofErr w:type="spellStart"/>
      <w:r w:rsidRPr="6D369088">
        <w:rPr>
          <w:rFonts w:ascii="Inter" w:eastAsia="Inter" w:hAnsi="Inter" w:cs="Inter"/>
          <w:sz w:val="21"/>
          <w:szCs w:val="21"/>
        </w:rPr>
        <w:t>với</w:t>
      </w:r>
      <w:proofErr w:type="spellEnd"/>
      <w:r w:rsidRPr="6D369088">
        <w:rPr>
          <w:rFonts w:ascii="Inter" w:eastAsia="Inter" w:hAnsi="Inter" w:cs="Inter"/>
          <w:sz w:val="21"/>
          <w:szCs w:val="21"/>
        </w:rPr>
        <w:t xml:space="preserve"> </w:t>
      </w:r>
      <w:proofErr w:type="spellStart"/>
      <w:r w:rsidRPr="6D369088">
        <w:rPr>
          <w:rFonts w:ascii="Inter" w:eastAsia="Inter" w:hAnsi="Inter" w:cs="Inter"/>
          <w:sz w:val="21"/>
          <w:szCs w:val="21"/>
        </w:rPr>
        <w:t>các</w:t>
      </w:r>
      <w:proofErr w:type="spellEnd"/>
      <w:r w:rsidRPr="6D369088">
        <w:rPr>
          <w:rFonts w:ascii="Inter" w:eastAsia="Inter" w:hAnsi="Inter" w:cs="Inter"/>
          <w:sz w:val="21"/>
          <w:szCs w:val="21"/>
        </w:rPr>
        <w:t xml:space="preserve"> </w:t>
      </w:r>
      <w:proofErr w:type="spellStart"/>
      <w:r w:rsidRPr="6D369088">
        <w:rPr>
          <w:rFonts w:ascii="Inter" w:eastAsia="Inter" w:hAnsi="Inter" w:cs="Inter"/>
          <w:sz w:val="21"/>
          <w:szCs w:val="21"/>
        </w:rPr>
        <w:t>biến</w:t>
      </w:r>
      <w:proofErr w:type="spellEnd"/>
      <w:r w:rsidRPr="6D369088">
        <w:rPr>
          <w:rFonts w:ascii="Inter" w:eastAsia="Inter" w:hAnsi="Inter" w:cs="Inter"/>
          <w:sz w:val="21"/>
          <w:szCs w:val="21"/>
        </w:rPr>
        <w:t xml:space="preserve"> </w:t>
      </w:r>
      <w:proofErr w:type="spellStart"/>
      <w:r w:rsidRPr="6D369088">
        <w:rPr>
          <w:rFonts w:ascii="Inter" w:eastAsia="Inter" w:hAnsi="Inter" w:cs="Inter"/>
          <w:sz w:val="21"/>
          <w:szCs w:val="21"/>
        </w:rPr>
        <w:t>đầu</w:t>
      </w:r>
      <w:proofErr w:type="spellEnd"/>
      <w:r w:rsidRPr="6D369088">
        <w:rPr>
          <w:rFonts w:ascii="Inter" w:eastAsia="Inter" w:hAnsi="Inter" w:cs="Inter"/>
          <w:sz w:val="21"/>
          <w:szCs w:val="21"/>
        </w:rPr>
        <w:t xml:space="preserve"> </w:t>
      </w:r>
      <w:proofErr w:type="spellStart"/>
      <w:r w:rsidRPr="6D369088">
        <w:rPr>
          <w:rFonts w:ascii="Inter" w:eastAsia="Inter" w:hAnsi="Inter" w:cs="Inter"/>
          <w:sz w:val="21"/>
          <w:szCs w:val="21"/>
        </w:rPr>
        <w:t>vào</w:t>
      </w:r>
      <w:proofErr w:type="spellEnd"/>
      <w:r w:rsidRPr="6D369088">
        <w:rPr>
          <w:rFonts w:ascii="Inter" w:eastAsia="Inter" w:hAnsi="Inter" w:cs="Inter"/>
          <w:sz w:val="21"/>
          <w:szCs w:val="21"/>
        </w:rPr>
        <w:t xml:space="preserve"> </w:t>
      </w:r>
      <w:proofErr w:type="spellStart"/>
      <w:r w:rsidRPr="6D369088">
        <w:rPr>
          <w:rFonts w:ascii="Inter" w:eastAsia="Inter" w:hAnsi="Inter" w:cs="Inter"/>
          <w:sz w:val="21"/>
          <w:szCs w:val="21"/>
        </w:rPr>
        <w:t>dạng</w:t>
      </w:r>
      <w:proofErr w:type="spellEnd"/>
      <w:r w:rsidRPr="6D369088">
        <w:rPr>
          <w:rFonts w:ascii="Inter" w:eastAsia="Inter" w:hAnsi="Inter" w:cs="Inter"/>
          <w:sz w:val="21"/>
          <w:szCs w:val="21"/>
        </w:rPr>
        <w:t xml:space="preserve"> </w:t>
      </w:r>
      <w:proofErr w:type="spellStart"/>
      <w:r w:rsidRPr="6D369088">
        <w:rPr>
          <w:rFonts w:ascii="Inter" w:eastAsia="Inter" w:hAnsi="Inter" w:cs="Inter"/>
          <w:sz w:val="21"/>
          <w:szCs w:val="21"/>
        </w:rPr>
        <w:t>số</w:t>
      </w:r>
      <w:proofErr w:type="spellEnd"/>
      <w:r w:rsidRPr="6D369088">
        <w:rPr>
          <w:rFonts w:ascii="Inter" w:eastAsia="Inter" w:hAnsi="Inter" w:cs="Inter"/>
          <w:sz w:val="21"/>
          <w:szCs w:val="21"/>
        </w:rPr>
        <w:t xml:space="preserve"> </w:t>
      </w:r>
      <w:proofErr w:type="spellStart"/>
      <w:r w:rsidRPr="6D369088">
        <w:rPr>
          <w:rFonts w:ascii="Inter" w:eastAsia="Inter" w:hAnsi="Inter" w:cs="Inter"/>
          <w:sz w:val="21"/>
          <w:szCs w:val="21"/>
        </w:rPr>
        <w:t>liên</w:t>
      </w:r>
      <w:proofErr w:type="spellEnd"/>
      <w:r w:rsidRPr="6D369088">
        <w:rPr>
          <w:rFonts w:ascii="Inter" w:eastAsia="Inter" w:hAnsi="Inter" w:cs="Inter"/>
          <w:sz w:val="21"/>
          <w:szCs w:val="21"/>
        </w:rPr>
        <w:t xml:space="preserve"> </w:t>
      </w:r>
      <w:proofErr w:type="spellStart"/>
      <w:r w:rsidRPr="6D369088">
        <w:rPr>
          <w:rFonts w:ascii="Inter" w:eastAsia="Inter" w:hAnsi="Inter" w:cs="Inter"/>
          <w:sz w:val="21"/>
          <w:szCs w:val="21"/>
        </w:rPr>
        <w:t>tục</w:t>
      </w:r>
      <w:proofErr w:type="spellEnd"/>
      <w:r w:rsidRPr="6D369088">
        <w:rPr>
          <w:rFonts w:ascii="Inter" w:eastAsia="Inter" w:hAnsi="Inter" w:cs="Inter"/>
          <w:sz w:val="21"/>
          <w:szCs w:val="21"/>
        </w:rPr>
        <w:t xml:space="preserve"> (</w:t>
      </w:r>
      <w:proofErr w:type="spellStart"/>
      <w:r w:rsidRPr="6D369088">
        <w:rPr>
          <w:rFonts w:ascii="Inter" w:eastAsia="Inter" w:hAnsi="Inter" w:cs="Inter"/>
          <w:sz w:val="21"/>
          <w:szCs w:val="21"/>
        </w:rPr>
        <w:t>như</w:t>
      </w:r>
      <w:proofErr w:type="spellEnd"/>
      <w:r w:rsidRPr="6D369088">
        <w:rPr>
          <w:rFonts w:ascii="Inter" w:eastAsia="Inter" w:hAnsi="Inter" w:cs="Inter"/>
          <w:sz w:val="21"/>
          <w:szCs w:val="21"/>
        </w:rPr>
        <w:t xml:space="preserve"> </w:t>
      </w:r>
      <w:proofErr w:type="spellStart"/>
      <w:r w:rsidRPr="6D369088">
        <w:rPr>
          <w:rFonts w:ascii="Inter" w:eastAsia="Inter" w:hAnsi="Inter" w:cs="Inter"/>
          <w:sz w:val="21"/>
          <w:szCs w:val="21"/>
        </w:rPr>
        <w:t>Nhiệt</w:t>
      </w:r>
      <w:proofErr w:type="spellEnd"/>
      <w:r w:rsidRPr="6D369088">
        <w:rPr>
          <w:rFonts w:ascii="Inter" w:eastAsia="Inter" w:hAnsi="Inter" w:cs="Inter"/>
          <w:sz w:val="21"/>
          <w:szCs w:val="21"/>
        </w:rPr>
        <w:t xml:space="preserve"> </w:t>
      </w:r>
      <w:proofErr w:type="spellStart"/>
      <w:r w:rsidRPr="6D369088">
        <w:rPr>
          <w:rFonts w:ascii="Inter" w:eastAsia="Inter" w:hAnsi="Inter" w:cs="Inter"/>
          <w:sz w:val="21"/>
          <w:szCs w:val="21"/>
        </w:rPr>
        <w:t>độ</w:t>
      </w:r>
      <w:proofErr w:type="spellEnd"/>
      <w:r w:rsidRPr="6D369088">
        <w:rPr>
          <w:rFonts w:ascii="Inter" w:eastAsia="Inter" w:hAnsi="Inter" w:cs="Inter"/>
          <w:sz w:val="21"/>
          <w:szCs w:val="21"/>
        </w:rPr>
        <w:t xml:space="preserve">, </w:t>
      </w:r>
      <w:proofErr w:type="spellStart"/>
      <w:r w:rsidRPr="6D369088">
        <w:rPr>
          <w:rFonts w:ascii="Inter" w:eastAsia="Inter" w:hAnsi="Inter" w:cs="Inter"/>
          <w:sz w:val="21"/>
          <w:szCs w:val="21"/>
        </w:rPr>
        <w:t>Độ</w:t>
      </w:r>
      <w:proofErr w:type="spellEnd"/>
      <w:r w:rsidRPr="6D369088">
        <w:rPr>
          <w:rFonts w:ascii="Inter" w:eastAsia="Inter" w:hAnsi="Inter" w:cs="Inter"/>
          <w:sz w:val="21"/>
          <w:szCs w:val="21"/>
        </w:rPr>
        <w:t xml:space="preserve"> </w:t>
      </w:r>
      <w:proofErr w:type="spellStart"/>
      <w:r w:rsidRPr="6D369088">
        <w:rPr>
          <w:rFonts w:ascii="Inter" w:eastAsia="Inter" w:hAnsi="Inter" w:cs="Inter"/>
          <w:sz w:val="21"/>
          <w:szCs w:val="21"/>
        </w:rPr>
        <w:t>ẩm</w:t>
      </w:r>
      <w:proofErr w:type="spellEnd"/>
      <w:r w:rsidRPr="6D369088">
        <w:rPr>
          <w:rFonts w:ascii="Inter" w:eastAsia="Inter" w:hAnsi="Inter" w:cs="Inter"/>
          <w:sz w:val="21"/>
          <w:szCs w:val="21"/>
        </w:rPr>
        <w:t xml:space="preserve">, </w:t>
      </w:r>
      <w:proofErr w:type="spellStart"/>
      <w:r w:rsidRPr="6D369088">
        <w:rPr>
          <w:rFonts w:ascii="Inter" w:eastAsia="Inter" w:hAnsi="Inter" w:cs="Inter"/>
          <w:sz w:val="21"/>
          <w:szCs w:val="21"/>
        </w:rPr>
        <w:t>Tốc</w:t>
      </w:r>
      <w:proofErr w:type="spellEnd"/>
      <w:r w:rsidRPr="6D369088">
        <w:rPr>
          <w:rFonts w:ascii="Inter" w:eastAsia="Inter" w:hAnsi="Inter" w:cs="Inter"/>
          <w:sz w:val="21"/>
          <w:szCs w:val="21"/>
        </w:rPr>
        <w:t xml:space="preserve"> </w:t>
      </w:r>
      <w:proofErr w:type="spellStart"/>
      <w:r w:rsidRPr="6D369088">
        <w:rPr>
          <w:rFonts w:ascii="Inter" w:eastAsia="Inter" w:hAnsi="Inter" w:cs="Inter"/>
          <w:sz w:val="21"/>
          <w:szCs w:val="21"/>
        </w:rPr>
        <w:t>độ</w:t>
      </w:r>
      <w:proofErr w:type="spellEnd"/>
      <w:r w:rsidRPr="6D369088">
        <w:rPr>
          <w:rFonts w:ascii="Inter" w:eastAsia="Inter" w:hAnsi="Inter" w:cs="Inter"/>
          <w:sz w:val="21"/>
          <w:szCs w:val="21"/>
        </w:rPr>
        <w:t xml:space="preserve"> </w:t>
      </w:r>
      <w:proofErr w:type="spellStart"/>
      <w:r w:rsidRPr="6D369088">
        <w:rPr>
          <w:rFonts w:ascii="Inter" w:eastAsia="Inter" w:hAnsi="Inter" w:cs="Inter"/>
          <w:sz w:val="21"/>
          <w:szCs w:val="21"/>
        </w:rPr>
        <w:t>gió</w:t>
      </w:r>
      <w:proofErr w:type="spellEnd"/>
      <w:r w:rsidRPr="6D369088">
        <w:rPr>
          <w:rFonts w:ascii="Inter" w:eastAsia="Inter" w:hAnsi="Inter" w:cs="Inter"/>
          <w:sz w:val="21"/>
          <w:szCs w:val="21"/>
        </w:rPr>
        <w:t xml:space="preserve">...), </w:t>
      </w:r>
      <w:proofErr w:type="spellStart"/>
      <w:r w:rsidRPr="6D369088">
        <w:rPr>
          <w:rFonts w:ascii="Inter" w:eastAsia="Inter" w:hAnsi="Inter" w:cs="Inter"/>
          <w:sz w:val="21"/>
          <w:szCs w:val="21"/>
        </w:rPr>
        <w:t>cây</w:t>
      </w:r>
      <w:proofErr w:type="spellEnd"/>
      <w:r w:rsidRPr="6D369088">
        <w:rPr>
          <w:rFonts w:ascii="Inter" w:eastAsia="Inter" w:hAnsi="Inter" w:cs="Inter"/>
          <w:sz w:val="21"/>
          <w:szCs w:val="21"/>
        </w:rPr>
        <w:t xml:space="preserve"> </w:t>
      </w:r>
      <w:proofErr w:type="spellStart"/>
      <w:r w:rsidRPr="6D369088">
        <w:rPr>
          <w:rFonts w:ascii="Inter" w:eastAsia="Inter" w:hAnsi="Inter" w:cs="Inter"/>
          <w:sz w:val="21"/>
          <w:szCs w:val="21"/>
        </w:rPr>
        <w:t>quyết</w:t>
      </w:r>
      <w:proofErr w:type="spellEnd"/>
      <w:r w:rsidRPr="6D369088">
        <w:rPr>
          <w:rFonts w:ascii="Inter" w:eastAsia="Inter" w:hAnsi="Inter" w:cs="Inter"/>
          <w:sz w:val="21"/>
          <w:szCs w:val="21"/>
        </w:rPr>
        <w:t xml:space="preserve"> </w:t>
      </w:r>
      <w:proofErr w:type="spellStart"/>
      <w:r w:rsidRPr="6D369088">
        <w:rPr>
          <w:rFonts w:ascii="Inter" w:eastAsia="Inter" w:hAnsi="Inter" w:cs="Inter"/>
          <w:sz w:val="21"/>
          <w:szCs w:val="21"/>
        </w:rPr>
        <w:t>định</w:t>
      </w:r>
      <w:proofErr w:type="spellEnd"/>
      <w:r w:rsidRPr="6D369088">
        <w:rPr>
          <w:rFonts w:ascii="Inter" w:eastAsia="Inter" w:hAnsi="Inter" w:cs="Inter"/>
          <w:sz w:val="21"/>
          <w:szCs w:val="21"/>
        </w:rPr>
        <w:t xml:space="preserve"> </w:t>
      </w:r>
      <w:proofErr w:type="spellStart"/>
      <w:r w:rsidRPr="6D369088">
        <w:rPr>
          <w:rFonts w:ascii="Inter" w:eastAsia="Inter" w:hAnsi="Inter" w:cs="Inter"/>
          <w:sz w:val="21"/>
          <w:szCs w:val="21"/>
        </w:rPr>
        <w:t>trong</w:t>
      </w:r>
      <w:proofErr w:type="spellEnd"/>
      <w:r w:rsidRPr="6D369088">
        <w:rPr>
          <w:rFonts w:ascii="Inter" w:eastAsia="Inter" w:hAnsi="Inter" w:cs="Inter"/>
          <w:sz w:val="21"/>
          <w:szCs w:val="21"/>
        </w:rPr>
        <w:t xml:space="preserve"> </w:t>
      </w:r>
      <w:proofErr w:type="spellStart"/>
      <w:r w:rsidRPr="6D369088">
        <w:rPr>
          <w:rFonts w:ascii="Inter" w:eastAsia="Inter" w:hAnsi="Inter" w:cs="Inter"/>
          <w:sz w:val="21"/>
          <w:szCs w:val="21"/>
        </w:rPr>
        <w:t>XGBoost</w:t>
      </w:r>
      <w:proofErr w:type="spellEnd"/>
      <w:r w:rsidRPr="6D369088">
        <w:rPr>
          <w:rFonts w:ascii="Inter" w:eastAsia="Inter" w:hAnsi="Inter" w:cs="Inter"/>
          <w:sz w:val="21"/>
          <w:szCs w:val="21"/>
        </w:rPr>
        <w:t xml:space="preserve"> </w:t>
      </w:r>
      <w:proofErr w:type="spellStart"/>
      <w:r w:rsidRPr="6D369088">
        <w:rPr>
          <w:rFonts w:ascii="Inter" w:eastAsia="Inter" w:hAnsi="Inter" w:cs="Inter"/>
          <w:sz w:val="21"/>
          <w:szCs w:val="21"/>
        </w:rPr>
        <w:t>không</w:t>
      </w:r>
      <w:proofErr w:type="spellEnd"/>
      <w:r w:rsidRPr="6D369088">
        <w:rPr>
          <w:rFonts w:ascii="Inter" w:eastAsia="Inter" w:hAnsi="Inter" w:cs="Inter"/>
          <w:sz w:val="21"/>
          <w:szCs w:val="21"/>
        </w:rPr>
        <w:t xml:space="preserve"> </w:t>
      </w:r>
      <w:proofErr w:type="spellStart"/>
      <w:r w:rsidRPr="6D369088">
        <w:rPr>
          <w:rFonts w:ascii="Inter" w:eastAsia="Inter" w:hAnsi="Inter" w:cs="Inter"/>
          <w:sz w:val="21"/>
          <w:szCs w:val="21"/>
        </w:rPr>
        <w:t>xử</w:t>
      </w:r>
      <w:proofErr w:type="spellEnd"/>
      <w:r w:rsidRPr="6D369088">
        <w:rPr>
          <w:rFonts w:ascii="Inter" w:eastAsia="Inter" w:hAnsi="Inter" w:cs="Inter"/>
          <w:sz w:val="21"/>
          <w:szCs w:val="21"/>
        </w:rPr>
        <w:t xml:space="preserve"> </w:t>
      </w:r>
      <w:proofErr w:type="spellStart"/>
      <w:r w:rsidRPr="6D369088">
        <w:rPr>
          <w:rFonts w:ascii="Inter" w:eastAsia="Inter" w:hAnsi="Inter" w:cs="Inter"/>
          <w:sz w:val="21"/>
          <w:szCs w:val="21"/>
        </w:rPr>
        <w:t>lý</w:t>
      </w:r>
      <w:proofErr w:type="spellEnd"/>
      <w:r w:rsidRPr="6D369088">
        <w:rPr>
          <w:rFonts w:ascii="Inter" w:eastAsia="Inter" w:hAnsi="Inter" w:cs="Inter"/>
          <w:sz w:val="21"/>
          <w:szCs w:val="21"/>
        </w:rPr>
        <w:t xml:space="preserve"> </w:t>
      </w:r>
      <w:proofErr w:type="spellStart"/>
      <w:r w:rsidRPr="6D369088">
        <w:rPr>
          <w:rFonts w:ascii="Inter" w:eastAsia="Inter" w:hAnsi="Inter" w:cs="Inter"/>
          <w:sz w:val="21"/>
          <w:szCs w:val="21"/>
        </w:rPr>
        <w:t>trực</w:t>
      </w:r>
      <w:proofErr w:type="spellEnd"/>
      <w:r w:rsidRPr="6D369088">
        <w:rPr>
          <w:rFonts w:ascii="Inter" w:eastAsia="Inter" w:hAnsi="Inter" w:cs="Inter"/>
          <w:sz w:val="21"/>
          <w:szCs w:val="21"/>
        </w:rPr>
        <w:t xml:space="preserve"> </w:t>
      </w:r>
      <w:proofErr w:type="spellStart"/>
      <w:r w:rsidRPr="6D369088">
        <w:rPr>
          <w:rFonts w:ascii="Inter" w:eastAsia="Inter" w:hAnsi="Inter" w:cs="Inter"/>
          <w:sz w:val="21"/>
          <w:szCs w:val="21"/>
        </w:rPr>
        <w:t>tiếp</w:t>
      </w:r>
      <w:proofErr w:type="spellEnd"/>
      <w:r w:rsidRPr="6D369088">
        <w:rPr>
          <w:rFonts w:ascii="Inter" w:eastAsia="Inter" w:hAnsi="Inter" w:cs="Inter"/>
          <w:sz w:val="21"/>
          <w:szCs w:val="21"/>
        </w:rPr>
        <w:t xml:space="preserve"> </w:t>
      </w:r>
      <w:proofErr w:type="spellStart"/>
      <w:r w:rsidRPr="6D369088">
        <w:rPr>
          <w:rFonts w:ascii="Inter" w:eastAsia="Inter" w:hAnsi="Inter" w:cs="Inter"/>
          <w:sz w:val="21"/>
          <w:szCs w:val="21"/>
        </w:rPr>
        <w:t>giá</w:t>
      </w:r>
      <w:proofErr w:type="spellEnd"/>
      <w:r w:rsidRPr="6D369088">
        <w:rPr>
          <w:rFonts w:ascii="Inter" w:eastAsia="Inter" w:hAnsi="Inter" w:cs="Inter"/>
          <w:sz w:val="21"/>
          <w:szCs w:val="21"/>
        </w:rPr>
        <w:t xml:space="preserve"> </w:t>
      </w:r>
      <w:proofErr w:type="spellStart"/>
      <w:r w:rsidRPr="6D369088">
        <w:rPr>
          <w:rFonts w:ascii="Inter" w:eastAsia="Inter" w:hAnsi="Inter" w:cs="Inter"/>
          <w:sz w:val="21"/>
          <w:szCs w:val="21"/>
        </w:rPr>
        <w:t>trị</w:t>
      </w:r>
      <w:proofErr w:type="spellEnd"/>
      <w:r w:rsidRPr="6D369088">
        <w:rPr>
          <w:rFonts w:ascii="Inter" w:eastAsia="Inter" w:hAnsi="Inter" w:cs="Inter"/>
          <w:sz w:val="21"/>
          <w:szCs w:val="21"/>
        </w:rPr>
        <w:t xml:space="preserve"> </w:t>
      </w:r>
      <w:proofErr w:type="spellStart"/>
      <w:r w:rsidRPr="6D369088">
        <w:rPr>
          <w:rFonts w:ascii="Inter" w:eastAsia="Inter" w:hAnsi="Inter" w:cs="Inter"/>
          <w:sz w:val="21"/>
          <w:szCs w:val="21"/>
        </w:rPr>
        <w:t>thô</w:t>
      </w:r>
      <w:proofErr w:type="spellEnd"/>
      <w:r w:rsidRPr="6D369088">
        <w:rPr>
          <w:rFonts w:ascii="Inter" w:eastAsia="Inter" w:hAnsi="Inter" w:cs="Inter"/>
          <w:sz w:val="21"/>
          <w:szCs w:val="21"/>
        </w:rPr>
        <w:t xml:space="preserve"> </w:t>
      </w:r>
      <w:proofErr w:type="spellStart"/>
      <w:r w:rsidRPr="6D369088">
        <w:rPr>
          <w:rFonts w:ascii="Inter" w:eastAsia="Inter" w:hAnsi="Inter" w:cs="Inter"/>
          <w:sz w:val="21"/>
          <w:szCs w:val="21"/>
        </w:rPr>
        <w:t>mà</w:t>
      </w:r>
      <w:proofErr w:type="spellEnd"/>
      <w:r w:rsidRPr="6D369088">
        <w:rPr>
          <w:rFonts w:ascii="Inter" w:eastAsia="Inter" w:hAnsi="Inter" w:cs="Inter"/>
          <w:sz w:val="21"/>
          <w:szCs w:val="21"/>
        </w:rPr>
        <w:t xml:space="preserve"> </w:t>
      </w:r>
      <w:proofErr w:type="spellStart"/>
      <w:r w:rsidRPr="6D369088">
        <w:rPr>
          <w:rFonts w:ascii="Inter" w:eastAsia="Inter" w:hAnsi="Inter" w:cs="Inter"/>
          <w:sz w:val="21"/>
          <w:szCs w:val="21"/>
        </w:rPr>
        <w:t>chuyển</w:t>
      </w:r>
      <w:proofErr w:type="spellEnd"/>
      <w:r w:rsidRPr="6D369088">
        <w:rPr>
          <w:rFonts w:ascii="Inter" w:eastAsia="Inter" w:hAnsi="Inter" w:cs="Inter"/>
          <w:sz w:val="21"/>
          <w:szCs w:val="21"/>
        </w:rPr>
        <w:t xml:space="preserve"> </w:t>
      </w:r>
      <w:proofErr w:type="spellStart"/>
      <w:r w:rsidRPr="6D369088">
        <w:rPr>
          <w:rFonts w:ascii="Inter" w:eastAsia="Inter" w:hAnsi="Inter" w:cs="Inter"/>
          <w:sz w:val="21"/>
          <w:szCs w:val="21"/>
        </w:rPr>
        <w:t>đổi</w:t>
      </w:r>
      <w:proofErr w:type="spellEnd"/>
      <w:r w:rsidRPr="6D369088">
        <w:rPr>
          <w:rFonts w:ascii="Inter" w:eastAsia="Inter" w:hAnsi="Inter" w:cs="Inter"/>
          <w:sz w:val="21"/>
          <w:szCs w:val="21"/>
        </w:rPr>
        <w:t xml:space="preserve"> </w:t>
      </w:r>
      <w:proofErr w:type="spellStart"/>
      <w:r w:rsidRPr="6D369088">
        <w:rPr>
          <w:rFonts w:ascii="Inter" w:eastAsia="Inter" w:hAnsi="Inter" w:cs="Inter"/>
          <w:sz w:val="21"/>
          <w:szCs w:val="21"/>
        </w:rPr>
        <w:t>chúng</w:t>
      </w:r>
      <w:proofErr w:type="spellEnd"/>
      <w:r w:rsidRPr="6D369088">
        <w:rPr>
          <w:rFonts w:ascii="Inter" w:eastAsia="Inter" w:hAnsi="Inter" w:cs="Inter"/>
          <w:sz w:val="21"/>
          <w:szCs w:val="21"/>
        </w:rPr>
        <w:t xml:space="preserve"> </w:t>
      </w:r>
      <w:proofErr w:type="spellStart"/>
      <w:r w:rsidRPr="6D369088">
        <w:rPr>
          <w:rFonts w:ascii="Inter" w:eastAsia="Inter" w:hAnsi="Inter" w:cs="Inter"/>
          <w:sz w:val="21"/>
          <w:szCs w:val="21"/>
        </w:rPr>
        <w:t>thành</w:t>
      </w:r>
      <w:proofErr w:type="spellEnd"/>
      <w:r w:rsidRPr="6D369088">
        <w:rPr>
          <w:rFonts w:ascii="Inter" w:eastAsia="Inter" w:hAnsi="Inter" w:cs="Inter"/>
          <w:sz w:val="21"/>
          <w:szCs w:val="21"/>
        </w:rPr>
        <w:t xml:space="preserve"> </w:t>
      </w:r>
      <w:proofErr w:type="spellStart"/>
      <w:r w:rsidRPr="6D369088">
        <w:rPr>
          <w:rFonts w:ascii="Inter" w:eastAsia="Inter" w:hAnsi="Inter" w:cs="Inter"/>
          <w:sz w:val="21"/>
          <w:szCs w:val="21"/>
        </w:rPr>
        <w:t>các</w:t>
      </w:r>
      <w:proofErr w:type="spellEnd"/>
      <w:r w:rsidRPr="6D369088">
        <w:rPr>
          <w:rFonts w:ascii="Inter" w:eastAsia="Inter" w:hAnsi="Inter" w:cs="Inter"/>
          <w:sz w:val="21"/>
          <w:szCs w:val="21"/>
        </w:rPr>
        <w:t xml:space="preserve"> </w:t>
      </w:r>
      <w:proofErr w:type="spellStart"/>
      <w:r w:rsidRPr="6D369088">
        <w:rPr>
          <w:rFonts w:ascii="Inter" w:eastAsia="Inter" w:hAnsi="Inter" w:cs="Inter"/>
          <w:sz w:val="21"/>
          <w:szCs w:val="21"/>
        </w:rPr>
        <w:t>quyết</w:t>
      </w:r>
      <w:proofErr w:type="spellEnd"/>
      <w:r w:rsidRPr="6D369088">
        <w:rPr>
          <w:rFonts w:ascii="Inter" w:eastAsia="Inter" w:hAnsi="Inter" w:cs="Inter"/>
          <w:sz w:val="21"/>
          <w:szCs w:val="21"/>
        </w:rPr>
        <w:t xml:space="preserve"> </w:t>
      </w:r>
      <w:proofErr w:type="spellStart"/>
      <w:r w:rsidRPr="6D369088">
        <w:rPr>
          <w:rFonts w:ascii="Inter" w:eastAsia="Inter" w:hAnsi="Inter" w:cs="Inter"/>
          <w:sz w:val="21"/>
          <w:szCs w:val="21"/>
        </w:rPr>
        <w:t>định</w:t>
      </w:r>
      <w:proofErr w:type="spellEnd"/>
      <w:r w:rsidRPr="6D369088">
        <w:rPr>
          <w:rFonts w:ascii="Inter" w:eastAsia="Inter" w:hAnsi="Inter" w:cs="Inter"/>
          <w:sz w:val="21"/>
          <w:szCs w:val="21"/>
        </w:rPr>
        <w:t xml:space="preserve"> </w:t>
      </w:r>
      <w:proofErr w:type="spellStart"/>
      <w:r w:rsidRPr="6D369088">
        <w:rPr>
          <w:rFonts w:ascii="Inter" w:eastAsia="Inter" w:hAnsi="Inter" w:cs="Inter"/>
          <w:sz w:val="21"/>
          <w:szCs w:val="21"/>
        </w:rPr>
        <w:t>nhị</w:t>
      </w:r>
      <w:proofErr w:type="spellEnd"/>
      <w:r w:rsidRPr="6D369088">
        <w:rPr>
          <w:rFonts w:ascii="Inter" w:eastAsia="Inter" w:hAnsi="Inter" w:cs="Inter"/>
          <w:sz w:val="21"/>
          <w:szCs w:val="21"/>
        </w:rPr>
        <w:t xml:space="preserve"> </w:t>
      </w:r>
      <w:proofErr w:type="spellStart"/>
      <w:r w:rsidRPr="6D369088">
        <w:rPr>
          <w:rFonts w:ascii="Inter" w:eastAsia="Inter" w:hAnsi="Inter" w:cs="Inter"/>
          <w:sz w:val="21"/>
          <w:szCs w:val="21"/>
        </w:rPr>
        <w:t>phân</w:t>
      </w:r>
      <w:proofErr w:type="spellEnd"/>
      <w:r w:rsidRPr="6D369088">
        <w:rPr>
          <w:rFonts w:ascii="Inter" w:eastAsia="Inter" w:hAnsi="Inter" w:cs="Inter"/>
          <w:sz w:val="21"/>
          <w:szCs w:val="21"/>
        </w:rPr>
        <w:t>.</w:t>
      </w:r>
    </w:p>
    <w:p w14:paraId="0D9C3ECB" w14:textId="48C947A8" w:rsidR="1D8A7A0D" w:rsidRDefault="1142F9BA" w:rsidP="6D369088">
      <w:pPr>
        <w:pStyle w:val="ListParagraph"/>
        <w:numPr>
          <w:ilvl w:val="0"/>
          <w:numId w:val="25"/>
        </w:numPr>
        <w:spacing w:before="240" w:after="240"/>
        <w:rPr>
          <w:rFonts w:ascii="Inter" w:eastAsia="Inter" w:hAnsi="Inter" w:cs="Inter"/>
          <w:sz w:val="21"/>
          <w:szCs w:val="21"/>
        </w:rPr>
      </w:pPr>
      <w:proofErr w:type="spellStart"/>
      <w:r w:rsidRPr="6D369088">
        <w:rPr>
          <w:rFonts w:ascii="Inter" w:eastAsia="Inter" w:hAnsi="Inter" w:cs="Inter"/>
          <w:sz w:val="21"/>
          <w:szCs w:val="21"/>
        </w:rPr>
        <w:t>Cơ</w:t>
      </w:r>
      <w:proofErr w:type="spellEnd"/>
      <w:r w:rsidRPr="6D369088">
        <w:rPr>
          <w:rFonts w:ascii="Inter" w:eastAsia="Inter" w:hAnsi="Inter" w:cs="Inter"/>
          <w:sz w:val="21"/>
          <w:szCs w:val="21"/>
        </w:rPr>
        <w:t xml:space="preserve"> </w:t>
      </w:r>
      <w:proofErr w:type="spellStart"/>
      <w:r w:rsidRPr="6D369088">
        <w:rPr>
          <w:rFonts w:ascii="Inter" w:eastAsia="Inter" w:hAnsi="Inter" w:cs="Inter"/>
          <w:sz w:val="21"/>
          <w:szCs w:val="21"/>
        </w:rPr>
        <w:t>chế</w:t>
      </w:r>
      <w:proofErr w:type="spellEnd"/>
      <w:r w:rsidRPr="6D369088">
        <w:rPr>
          <w:rFonts w:ascii="Inter" w:eastAsia="Inter" w:hAnsi="Inter" w:cs="Inter"/>
          <w:sz w:val="21"/>
          <w:szCs w:val="21"/>
        </w:rPr>
        <w:t xml:space="preserve"> </w:t>
      </w:r>
      <w:proofErr w:type="spellStart"/>
      <w:r w:rsidRPr="6D369088">
        <w:rPr>
          <w:rFonts w:ascii="Inter" w:eastAsia="Inter" w:hAnsi="Inter" w:cs="Inter"/>
          <w:sz w:val="21"/>
          <w:szCs w:val="21"/>
        </w:rPr>
        <w:t>thực</w:t>
      </w:r>
      <w:proofErr w:type="spellEnd"/>
      <w:r w:rsidRPr="6D369088">
        <w:rPr>
          <w:rFonts w:ascii="Inter" w:eastAsia="Inter" w:hAnsi="Inter" w:cs="Inter"/>
          <w:sz w:val="21"/>
          <w:szCs w:val="21"/>
        </w:rPr>
        <w:t xml:space="preserve"> </w:t>
      </w:r>
      <w:proofErr w:type="spellStart"/>
      <w:r w:rsidRPr="6D369088">
        <w:rPr>
          <w:rFonts w:ascii="Inter" w:eastAsia="Inter" w:hAnsi="Inter" w:cs="Inter"/>
          <w:sz w:val="21"/>
          <w:szCs w:val="21"/>
        </w:rPr>
        <w:t>hiện</w:t>
      </w:r>
      <w:proofErr w:type="spellEnd"/>
      <w:r w:rsidRPr="6D369088">
        <w:rPr>
          <w:rFonts w:ascii="Inter" w:eastAsia="Inter" w:hAnsi="Inter" w:cs="Inter"/>
          <w:sz w:val="21"/>
          <w:szCs w:val="21"/>
        </w:rPr>
        <w:t xml:space="preserve"> </w:t>
      </w:r>
      <w:proofErr w:type="spellStart"/>
      <w:r w:rsidRPr="6D369088">
        <w:rPr>
          <w:rFonts w:ascii="Inter" w:eastAsia="Inter" w:hAnsi="Inter" w:cs="Inter"/>
          <w:sz w:val="21"/>
          <w:szCs w:val="21"/>
        </w:rPr>
        <w:t>là</w:t>
      </w:r>
      <w:proofErr w:type="spellEnd"/>
      <w:r w:rsidRPr="6D369088">
        <w:rPr>
          <w:rFonts w:ascii="Inter" w:eastAsia="Inter" w:hAnsi="Inter" w:cs="Inter"/>
          <w:sz w:val="21"/>
          <w:szCs w:val="21"/>
        </w:rPr>
        <w:t xml:space="preserve"> </w:t>
      </w:r>
      <w:proofErr w:type="spellStart"/>
      <w:r w:rsidRPr="6D369088">
        <w:rPr>
          <w:rFonts w:ascii="Inter" w:eastAsia="Inter" w:hAnsi="Inter" w:cs="Inter"/>
          <w:sz w:val="21"/>
          <w:szCs w:val="21"/>
        </w:rPr>
        <w:t>tạo</w:t>
      </w:r>
      <w:proofErr w:type="spellEnd"/>
      <w:r w:rsidRPr="6D369088">
        <w:rPr>
          <w:rFonts w:ascii="Inter" w:eastAsia="Inter" w:hAnsi="Inter" w:cs="Inter"/>
          <w:sz w:val="21"/>
          <w:szCs w:val="21"/>
        </w:rPr>
        <w:t xml:space="preserve"> </w:t>
      </w:r>
      <w:proofErr w:type="spellStart"/>
      <w:r w:rsidRPr="6D369088">
        <w:rPr>
          <w:rFonts w:ascii="Inter" w:eastAsia="Inter" w:hAnsi="Inter" w:cs="Inter"/>
          <w:sz w:val="21"/>
          <w:szCs w:val="21"/>
        </w:rPr>
        <w:t>ra</w:t>
      </w:r>
      <w:proofErr w:type="spellEnd"/>
      <w:r w:rsidRPr="6D369088">
        <w:rPr>
          <w:rFonts w:ascii="Inter" w:eastAsia="Inter" w:hAnsi="Inter" w:cs="Inter"/>
          <w:sz w:val="21"/>
          <w:szCs w:val="21"/>
        </w:rPr>
        <w:t xml:space="preserve"> </w:t>
      </w:r>
      <w:proofErr w:type="spellStart"/>
      <w:r w:rsidRPr="6D369088">
        <w:rPr>
          <w:rFonts w:ascii="Inter" w:eastAsia="Inter" w:hAnsi="Inter" w:cs="Inter"/>
          <w:sz w:val="21"/>
          <w:szCs w:val="21"/>
        </w:rPr>
        <w:t>các</w:t>
      </w:r>
      <w:proofErr w:type="spellEnd"/>
      <w:r w:rsidRPr="6D369088">
        <w:rPr>
          <w:rFonts w:ascii="Inter" w:eastAsia="Inter" w:hAnsi="Inter" w:cs="Inter"/>
          <w:sz w:val="21"/>
          <w:szCs w:val="21"/>
        </w:rPr>
        <w:t xml:space="preserve"> </w:t>
      </w:r>
      <w:proofErr w:type="spellStart"/>
      <w:r w:rsidRPr="6D369088">
        <w:rPr>
          <w:rFonts w:ascii="Inter" w:eastAsia="Inter" w:hAnsi="Inter" w:cs="Inter"/>
          <w:sz w:val="21"/>
          <w:szCs w:val="21"/>
        </w:rPr>
        <w:t>ngưỡng</w:t>
      </w:r>
      <w:proofErr w:type="spellEnd"/>
      <w:r w:rsidRPr="6D369088">
        <w:rPr>
          <w:rFonts w:ascii="Inter" w:eastAsia="Inter" w:hAnsi="Inter" w:cs="Inter"/>
          <w:sz w:val="21"/>
          <w:szCs w:val="21"/>
        </w:rPr>
        <w:t xml:space="preserve"> (thresholds), </w:t>
      </w:r>
      <w:proofErr w:type="spellStart"/>
      <w:r w:rsidRPr="6D369088">
        <w:rPr>
          <w:rFonts w:ascii="Inter" w:eastAsia="Inter" w:hAnsi="Inter" w:cs="Inter"/>
          <w:sz w:val="21"/>
          <w:szCs w:val="21"/>
        </w:rPr>
        <w:t>thường</w:t>
      </w:r>
      <w:proofErr w:type="spellEnd"/>
      <w:r w:rsidRPr="6D369088">
        <w:rPr>
          <w:rFonts w:ascii="Inter" w:eastAsia="Inter" w:hAnsi="Inter" w:cs="Inter"/>
          <w:sz w:val="21"/>
          <w:szCs w:val="21"/>
        </w:rPr>
        <w:t xml:space="preserve"> </w:t>
      </w:r>
      <w:proofErr w:type="spellStart"/>
      <w:r w:rsidRPr="6D369088">
        <w:rPr>
          <w:rFonts w:ascii="Inter" w:eastAsia="Inter" w:hAnsi="Inter" w:cs="Inter"/>
          <w:sz w:val="21"/>
          <w:szCs w:val="21"/>
        </w:rPr>
        <w:t>dựa</w:t>
      </w:r>
      <w:proofErr w:type="spellEnd"/>
      <w:r w:rsidRPr="6D369088">
        <w:rPr>
          <w:rFonts w:ascii="Inter" w:eastAsia="Inter" w:hAnsi="Inter" w:cs="Inter"/>
          <w:sz w:val="21"/>
          <w:szCs w:val="21"/>
        </w:rPr>
        <w:t xml:space="preserve"> </w:t>
      </w:r>
      <w:proofErr w:type="spellStart"/>
      <w:r w:rsidRPr="6D369088">
        <w:rPr>
          <w:rFonts w:ascii="Inter" w:eastAsia="Inter" w:hAnsi="Inter" w:cs="Inter"/>
          <w:sz w:val="21"/>
          <w:szCs w:val="21"/>
        </w:rPr>
        <w:t>trên</w:t>
      </w:r>
      <w:proofErr w:type="spellEnd"/>
      <w:r w:rsidRPr="6D369088">
        <w:rPr>
          <w:rFonts w:ascii="Inter" w:eastAsia="Inter" w:hAnsi="Inter" w:cs="Inter"/>
          <w:sz w:val="21"/>
          <w:szCs w:val="21"/>
        </w:rPr>
        <w:t xml:space="preserve"> </w:t>
      </w:r>
      <w:proofErr w:type="spellStart"/>
      <w:r w:rsidRPr="6D369088">
        <w:rPr>
          <w:rFonts w:ascii="Inter" w:eastAsia="Inter" w:hAnsi="Inter" w:cs="Inter"/>
          <w:sz w:val="21"/>
          <w:szCs w:val="21"/>
        </w:rPr>
        <w:t>các</w:t>
      </w:r>
      <w:proofErr w:type="spellEnd"/>
      <w:r w:rsidRPr="6D369088">
        <w:rPr>
          <w:rFonts w:ascii="Inter" w:eastAsia="Inter" w:hAnsi="Inter" w:cs="Inter"/>
          <w:sz w:val="21"/>
          <w:szCs w:val="21"/>
        </w:rPr>
        <w:t xml:space="preserve"> </w:t>
      </w:r>
      <w:proofErr w:type="spellStart"/>
      <w:r w:rsidRPr="6D369088">
        <w:rPr>
          <w:rFonts w:ascii="Inter" w:eastAsia="Inter" w:hAnsi="Inter" w:cs="Inter"/>
          <w:sz w:val="21"/>
          <w:szCs w:val="21"/>
        </w:rPr>
        <w:t>điểm</w:t>
      </w:r>
      <w:proofErr w:type="spellEnd"/>
      <w:r w:rsidRPr="6D369088">
        <w:rPr>
          <w:rFonts w:ascii="Inter" w:eastAsia="Inter" w:hAnsi="Inter" w:cs="Inter"/>
          <w:sz w:val="21"/>
          <w:szCs w:val="21"/>
        </w:rPr>
        <w:t xml:space="preserve"> </w:t>
      </w:r>
      <w:proofErr w:type="spellStart"/>
      <w:r w:rsidRPr="6D369088">
        <w:rPr>
          <w:rFonts w:ascii="Inter" w:eastAsia="Inter" w:hAnsi="Inter" w:cs="Inter"/>
          <w:sz w:val="21"/>
          <w:szCs w:val="21"/>
        </w:rPr>
        <w:t>phân</w:t>
      </w:r>
      <w:proofErr w:type="spellEnd"/>
      <w:r w:rsidRPr="6D369088">
        <w:rPr>
          <w:rFonts w:ascii="Inter" w:eastAsia="Inter" w:hAnsi="Inter" w:cs="Inter"/>
          <w:sz w:val="21"/>
          <w:szCs w:val="21"/>
        </w:rPr>
        <w:t xml:space="preserve"> </w:t>
      </w:r>
      <w:proofErr w:type="spellStart"/>
      <w:r w:rsidRPr="6D369088">
        <w:rPr>
          <w:rFonts w:ascii="Inter" w:eastAsia="Inter" w:hAnsi="Inter" w:cs="Inter"/>
          <w:sz w:val="21"/>
          <w:szCs w:val="21"/>
        </w:rPr>
        <w:t>vị</w:t>
      </w:r>
      <w:proofErr w:type="spellEnd"/>
      <w:r w:rsidRPr="6D369088">
        <w:rPr>
          <w:rFonts w:ascii="Inter" w:eastAsia="Inter" w:hAnsi="Inter" w:cs="Inter"/>
          <w:sz w:val="21"/>
          <w:szCs w:val="21"/>
        </w:rPr>
        <w:t xml:space="preserve"> </w:t>
      </w:r>
      <w:proofErr w:type="spellStart"/>
      <w:r w:rsidRPr="6D369088">
        <w:rPr>
          <w:rFonts w:ascii="Inter" w:eastAsia="Inter" w:hAnsi="Inter" w:cs="Inter"/>
          <w:sz w:val="21"/>
          <w:szCs w:val="21"/>
        </w:rPr>
        <w:t>hoặc</w:t>
      </w:r>
      <w:proofErr w:type="spellEnd"/>
      <w:r w:rsidRPr="6D369088">
        <w:rPr>
          <w:rFonts w:ascii="Inter" w:eastAsia="Inter" w:hAnsi="Inter" w:cs="Inter"/>
          <w:sz w:val="21"/>
          <w:szCs w:val="21"/>
        </w:rPr>
        <w:t xml:space="preserve"> </w:t>
      </w:r>
      <w:proofErr w:type="spellStart"/>
      <w:r w:rsidRPr="6D369088">
        <w:rPr>
          <w:rFonts w:ascii="Inter" w:eastAsia="Inter" w:hAnsi="Inter" w:cs="Inter"/>
          <w:sz w:val="21"/>
          <w:szCs w:val="21"/>
        </w:rPr>
        <w:t>trung</w:t>
      </w:r>
      <w:proofErr w:type="spellEnd"/>
      <w:r w:rsidRPr="6D369088">
        <w:rPr>
          <w:rFonts w:ascii="Inter" w:eastAsia="Inter" w:hAnsi="Inter" w:cs="Inter"/>
          <w:sz w:val="21"/>
          <w:szCs w:val="21"/>
        </w:rPr>
        <w:t xml:space="preserve"> </w:t>
      </w:r>
      <w:proofErr w:type="spellStart"/>
      <w:r w:rsidRPr="6D369088">
        <w:rPr>
          <w:rFonts w:ascii="Inter" w:eastAsia="Inter" w:hAnsi="Inter" w:cs="Inter"/>
          <w:sz w:val="21"/>
          <w:szCs w:val="21"/>
        </w:rPr>
        <w:t>vị</w:t>
      </w:r>
      <w:proofErr w:type="spellEnd"/>
      <w:r w:rsidRPr="6D369088">
        <w:rPr>
          <w:rFonts w:ascii="Inter" w:eastAsia="Inter" w:hAnsi="Inter" w:cs="Inter"/>
          <w:sz w:val="21"/>
          <w:szCs w:val="21"/>
        </w:rPr>
        <w:t xml:space="preserve"> (median) </w:t>
      </w:r>
      <w:proofErr w:type="spellStart"/>
      <w:r w:rsidRPr="6D369088">
        <w:rPr>
          <w:rFonts w:ascii="Inter" w:eastAsia="Inter" w:hAnsi="Inter" w:cs="Inter"/>
          <w:sz w:val="21"/>
          <w:szCs w:val="21"/>
        </w:rPr>
        <w:t>của</w:t>
      </w:r>
      <w:proofErr w:type="spellEnd"/>
      <w:r w:rsidRPr="6D369088">
        <w:rPr>
          <w:rFonts w:ascii="Inter" w:eastAsia="Inter" w:hAnsi="Inter" w:cs="Inter"/>
          <w:sz w:val="21"/>
          <w:szCs w:val="21"/>
        </w:rPr>
        <w:t xml:space="preserve"> </w:t>
      </w:r>
      <w:proofErr w:type="spellStart"/>
      <w:r w:rsidRPr="6D369088">
        <w:rPr>
          <w:rFonts w:ascii="Inter" w:eastAsia="Inter" w:hAnsi="Inter" w:cs="Inter"/>
          <w:sz w:val="21"/>
          <w:szCs w:val="21"/>
        </w:rPr>
        <w:t>dữ</w:t>
      </w:r>
      <w:proofErr w:type="spellEnd"/>
      <w:r w:rsidRPr="6D369088">
        <w:rPr>
          <w:rFonts w:ascii="Inter" w:eastAsia="Inter" w:hAnsi="Inter" w:cs="Inter"/>
          <w:sz w:val="21"/>
          <w:szCs w:val="21"/>
        </w:rPr>
        <w:t xml:space="preserve"> </w:t>
      </w:r>
      <w:proofErr w:type="spellStart"/>
      <w:r w:rsidRPr="6D369088">
        <w:rPr>
          <w:rFonts w:ascii="Inter" w:eastAsia="Inter" w:hAnsi="Inter" w:cs="Inter"/>
          <w:sz w:val="21"/>
          <w:szCs w:val="21"/>
        </w:rPr>
        <w:t>liệu</w:t>
      </w:r>
      <w:proofErr w:type="spellEnd"/>
      <w:r w:rsidRPr="6D369088">
        <w:rPr>
          <w:rFonts w:ascii="Inter" w:eastAsia="Inter" w:hAnsi="Inter" w:cs="Inter"/>
          <w:sz w:val="21"/>
          <w:szCs w:val="21"/>
        </w:rPr>
        <w:t>.</w:t>
      </w:r>
    </w:p>
    <w:p w14:paraId="4032236C" w14:textId="0562D450" w:rsidR="1D8A7A0D" w:rsidRDefault="1142F9BA" w:rsidP="6D369088">
      <w:pPr>
        <w:pStyle w:val="ListParagraph"/>
        <w:numPr>
          <w:ilvl w:val="0"/>
          <w:numId w:val="25"/>
        </w:numPr>
        <w:spacing w:before="240" w:after="240"/>
        <w:rPr>
          <w:rFonts w:ascii="Inter" w:eastAsia="Inter" w:hAnsi="Inter" w:cs="Inter"/>
          <w:sz w:val="21"/>
          <w:szCs w:val="21"/>
        </w:rPr>
      </w:pPr>
      <w:proofErr w:type="spellStart"/>
      <w:r w:rsidRPr="6D369088">
        <w:rPr>
          <w:rFonts w:ascii="Inter" w:eastAsia="Inter" w:hAnsi="Inter" w:cs="Inter"/>
          <w:sz w:val="21"/>
          <w:szCs w:val="21"/>
        </w:rPr>
        <w:t>Biến</w:t>
      </w:r>
      <w:proofErr w:type="spellEnd"/>
      <w:r w:rsidRPr="6D369088">
        <w:rPr>
          <w:rFonts w:ascii="Inter" w:eastAsia="Inter" w:hAnsi="Inter" w:cs="Inter"/>
          <w:sz w:val="21"/>
          <w:szCs w:val="21"/>
        </w:rPr>
        <w:t xml:space="preserve"> </w:t>
      </w:r>
      <w:proofErr w:type="spellStart"/>
      <w:r w:rsidRPr="6D369088">
        <w:rPr>
          <w:rFonts w:ascii="Inter" w:eastAsia="Inter" w:hAnsi="Inter" w:cs="Inter"/>
          <w:sz w:val="21"/>
          <w:szCs w:val="21"/>
        </w:rPr>
        <w:t>liên</w:t>
      </w:r>
      <w:proofErr w:type="spellEnd"/>
      <w:r w:rsidRPr="6D369088">
        <w:rPr>
          <w:rFonts w:ascii="Inter" w:eastAsia="Inter" w:hAnsi="Inter" w:cs="Inter"/>
          <w:sz w:val="21"/>
          <w:szCs w:val="21"/>
        </w:rPr>
        <w:t xml:space="preserve"> </w:t>
      </w:r>
      <w:proofErr w:type="spellStart"/>
      <w:r w:rsidRPr="6D369088">
        <w:rPr>
          <w:rFonts w:ascii="Inter" w:eastAsia="Inter" w:hAnsi="Inter" w:cs="Inter"/>
          <w:sz w:val="21"/>
          <w:szCs w:val="21"/>
        </w:rPr>
        <w:t>tục</w:t>
      </w:r>
      <w:proofErr w:type="spellEnd"/>
      <w:r w:rsidRPr="6D369088">
        <w:rPr>
          <w:rFonts w:ascii="Inter" w:eastAsia="Inter" w:hAnsi="Inter" w:cs="Inter"/>
          <w:sz w:val="21"/>
          <w:szCs w:val="21"/>
        </w:rPr>
        <w:t xml:space="preserve"> </w:t>
      </w:r>
      <w:proofErr w:type="spellStart"/>
      <w:r w:rsidRPr="6D369088">
        <w:rPr>
          <w:rFonts w:ascii="Inter" w:eastAsia="Inter" w:hAnsi="Inter" w:cs="Inter"/>
          <w:sz w:val="21"/>
          <w:szCs w:val="21"/>
        </w:rPr>
        <w:t>sẽ</w:t>
      </w:r>
      <w:proofErr w:type="spellEnd"/>
      <w:r w:rsidRPr="6D369088">
        <w:rPr>
          <w:rFonts w:ascii="Inter" w:eastAsia="Inter" w:hAnsi="Inter" w:cs="Inter"/>
          <w:sz w:val="21"/>
          <w:szCs w:val="21"/>
        </w:rPr>
        <w:t xml:space="preserve"> </w:t>
      </w:r>
      <w:proofErr w:type="spellStart"/>
      <w:r w:rsidRPr="6D369088">
        <w:rPr>
          <w:rFonts w:ascii="Inter" w:eastAsia="Inter" w:hAnsi="Inter" w:cs="Inter"/>
          <w:sz w:val="21"/>
          <w:szCs w:val="21"/>
        </w:rPr>
        <w:t>trở</w:t>
      </w:r>
      <w:proofErr w:type="spellEnd"/>
      <w:r w:rsidRPr="6D369088">
        <w:rPr>
          <w:rFonts w:ascii="Inter" w:eastAsia="Inter" w:hAnsi="Inter" w:cs="Inter"/>
          <w:sz w:val="21"/>
          <w:szCs w:val="21"/>
        </w:rPr>
        <w:t xml:space="preserve"> </w:t>
      </w:r>
      <w:proofErr w:type="spellStart"/>
      <w:r w:rsidRPr="6D369088">
        <w:rPr>
          <w:rFonts w:ascii="Inter" w:eastAsia="Inter" w:hAnsi="Inter" w:cs="Inter"/>
          <w:sz w:val="21"/>
          <w:szCs w:val="21"/>
        </w:rPr>
        <w:t>thành</w:t>
      </w:r>
      <w:proofErr w:type="spellEnd"/>
      <w:r w:rsidRPr="6D369088">
        <w:rPr>
          <w:rFonts w:ascii="Inter" w:eastAsia="Inter" w:hAnsi="Inter" w:cs="Inter"/>
          <w:sz w:val="21"/>
          <w:szCs w:val="21"/>
        </w:rPr>
        <w:t xml:space="preserve"> </w:t>
      </w:r>
      <w:proofErr w:type="spellStart"/>
      <w:r w:rsidRPr="6D369088">
        <w:rPr>
          <w:rFonts w:ascii="Inter" w:eastAsia="Inter" w:hAnsi="Inter" w:cs="Inter"/>
          <w:sz w:val="21"/>
          <w:szCs w:val="21"/>
        </w:rPr>
        <w:t>biến</w:t>
      </w:r>
      <w:proofErr w:type="spellEnd"/>
      <w:r w:rsidRPr="6D369088">
        <w:rPr>
          <w:rFonts w:ascii="Inter" w:eastAsia="Inter" w:hAnsi="Inter" w:cs="Inter"/>
          <w:sz w:val="21"/>
          <w:szCs w:val="21"/>
        </w:rPr>
        <w:t xml:space="preserve"> Boolean: </w:t>
      </w:r>
      <w:proofErr w:type="spellStart"/>
      <w:r w:rsidRPr="6D369088">
        <w:rPr>
          <w:rFonts w:ascii="Inter" w:eastAsia="Inter" w:hAnsi="Inter" w:cs="Inter"/>
          <w:sz w:val="21"/>
          <w:szCs w:val="21"/>
        </w:rPr>
        <w:t>Giá</w:t>
      </w:r>
      <w:proofErr w:type="spellEnd"/>
      <w:r w:rsidRPr="6D369088">
        <w:rPr>
          <w:rFonts w:ascii="Inter" w:eastAsia="Inter" w:hAnsi="Inter" w:cs="Inter"/>
          <w:sz w:val="21"/>
          <w:szCs w:val="21"/>
        </w:rPr>
        <w:t xml:space="preserve"> </w:t>
      </w:r>
      <w:proofErr w:type="spellStart"/>
      <w:r w:rsidRPr="6D369088">
        <w:rPr>
          <w:rFonts w:ascii="Inter" w:eastAsia="Inter" w:hAnsi="Inter" w:cs="Inter"/>
          <w:sz w:val="21"/>
          <w:szCs w:val="21"/>
        </w:rPr>
        <w:t>trị</w:t>
      </w:r>
      <w:proofErr w:type="spellEnd"/>
      <w:r w:rsidRPr="6D369088">
        <w:rPr>
          <w:rFonts w:ascii="Inter" w:eastAsia="Inter" w:hAnsi="Inter" w:cs="Inter"/>
          <w:sz w:val="21"/>
          <w:szCs w:val="21"/>
        </w:rPr>
        <w:t xml:space="preserve"> </w:t>
      </w:r>
      <w:proofErr w:type="spellStart"/>
      <w:r w:rsidRPr="6D369088">
        <w:rPr>
          <w:rFonts w:ascii="Inter" w:eastAsia="Inter" w:hAnsi="Inter" w:cs="Inter"/>
          <w:sz w:val="21"/>
          <w:szCs w:val="21"/>
        </w:rPr>
        <w:t>được</w:t>
      </w:r>
      <w:proofErr w:type="spellEnd"/>
      <w:r w:rsidRPr="6D369088">
        <w:rPr>
          <w:rFonts w:ascii="Inter" w:eastAsia="Inter" w:hAnsi="Inter" w:cs="Inter"/>
          <w:sz w:val="21"/>
          <w:szCs w:val="21"/>
        </w:rPr>
        <w:t xml:space="preserve"> </w:t>
      </w:r>
      <w:proofErr w:type="spellStart"/>
      <w:r w:rsidRPr="6D369088">
        <w:rPr>
          <w:rFonts w:ascii="Inter" w:eastAsia="Inter" w:hAnsi="Inter" w:cs="Inter"/>
          <w:sz w:val="21"/>
          <w:szCs w:val="21"/>
        </w:rPr>
        <w:t>gán</w:t>
      </w:r>
      <w:proofErr w:type="spellEnd"/>
      <w:r w:rsidRPr="6D369088">
        <w:rPr>
          <w:rFonts w:ascii="Inter" w:eastAsia="Inter" w:hAnsi="Inter" w:cs="Inter"/>
          <w:sz w:val="21"/>
          <w:szCs w:val="21"/>
        </w:rPr>
        <w:t xml:space="preserve"> </w:t>
      </w:r>
      <w:proofErr w:type="spellStart"/>
      <w:r w:rsidRPr="6D369088">
        <w:rPr>
          <w:rFonts w:ascii="Inter" w:eastAsia="Inter" w:hAnsi="Inter" w:cs="Inter"/>
          <w:sz w:val="21"/>
          <w:szCs w:val="21"/>
        </w:rPr>
        <w:t>là</w:t>
      </w:r>
      <w:proofErr w:type="spellEnd"/>
      <w:r w:rsidRPr="6D369088">
        <w:rPr>
          <w:rFonts w:ascii="Inter" w:eastAsia="Inter" w:hAnsi="Inter" w:cs="Inter"/>
          <w:sz w:val="21"/>
          <w:szCs w:val="21"/>
        </w:rPr>
        <w:t xml:space="preserve"> </w:t>
      </w:r>
      <w:r w:rsidRPr="6D369088">
        <w:rPr>
          <w:rFonts w:ascii="Inter" w:eastAsia="Inter" w:hAnsi="Inter" w:cs="Inter"/>
          <w:i/>
          <w:iCs/>
          <w:sz w:val="21"/>
          <w:szCs w:val="21"/>
        </w:rPr>
        <w:t>True</w:t>
      </w:r>
      <w:r w:rsidRPr="6D369088">
        <w:rPr>
          <w:rFonts w:ascii="Inter" w:eastAsia="Inter" w:hAnsi="Inter" w:cs="Inter"/>
          <w:sz w:val="21"/>
          <w:szCs w:val="21"/>
        </w:rPr>
        <w:t xml:space="preserve"> </w:t>
      </w:r>
      <w:proofErr w:type="spellStart"/>
      <w:r w:rsidRPr="6D369088">
        <w:rPr>
          <w:rFonts w:ascii="Inter" w:eastAsia="Inter" w:hAnsi="Inter" w:cs="Inter"/>
          <w:sz w:val="21"/>
          <w:szCs w:val="21"/>
        </w:rPr>
        <w:t>nếu</w:t>
      </w:r>
      <w:proofErr w:type="spellEnd"/>
      <w:r w:rsidRPr="6D369088">
        <w:rPr>
          <w:rFonts w:ascii="Inter" w:eastAsia="Inter" w:hAnsi="Inter" w:cs="Inter"/>
          <w:sz w:val="21"/>
          <w:szCs w:val="21"/>
        </w:rPr>
        <w:t xml:space="preserve"> </w:t>
      </w:r>
      <w:proofErr w:type="spellStart"/>
      <w:r w:rsidRPr="6D369088">
        <w:rPr>
          <w:rFonts w:ascii="Inter" w:eastAsia="Inter" w:hAnsi="Inter" w:cs="Inter"/>
          <w:sz w:val="21"/>
          <w:szCs w:val="21"/>
        </w:rPr>
        <w:t>lớn</w:t>
      </w:r>
      <w:proofErr w:type="spellEnd"/>
      <w:r w:rsidRPr="6D369088">
        <w:rPr>
          <w:rFonts w:ascii="Inter" w:eastAsia="Inter" w:hAnsi="Inter" w:cs="Inter"/>
          <w:sz w:val="21"/>
          <w:szCs w:val="21"/>
        </w:rPr>
        <w:t xml:space="preserve"> </w:t>
      </w:r>
      <w:proofErr w:type="spellStart"/>
      <w:r w:rsidRPr="6D369088">
        <w:rPr>
          <w:rFonts w:ascii="Inter" w:eastAsia="Inter" w:hAnsi="Inter" w:cs="Inter"/>
          <w:sz w:val="21"/>
          <w:szCs w:val="21"/>
        </w:rPr>
        <w:t>hơn</w:t>
      </w:r>
      <w:proofErr w:type="spellEnd"/>
      <w:r w:rsidRPr="6D369088">
        <w:rPr>
          <w:rFonts w:ascii="Inter" w:eastAsia="Inter" w:hAnsi="Inter" w:cs="Inter"/>
          <w:sz w:val="21"/>
          <w:szCs w:val="21"/>
        </w:rPr>
        <w:t xml:space="preserve"> </w:t>
      </w:r>
      <w:proofErr w:type="spellStart"/>
      <w:r w:rsidRPr="6D369088">
        <w:rPr>
          <w:rFonts w:ascii="Inter" w:eastAsia="Inter" w:hAnsi="Inter" w:cs="Inter"/>
          <w:sz w:val="21"/>
          <w:szCs w:val="21"/>
        </w:rPr>
        <w:t>ngưỡng</w:t>
      </w:r>
      <w:proofErr w:type="spellEnd"/>
      <w:r w:rsidRPr="6D369088">
        <w:rPr>
          <w:rFonts w:ascii="Inter" w:eastAsia="Inter" w:hAnsi="Inter" w:cs="Inter"/>
          <w:sz w:val="21"/>
          <w:szCs w:val="21"/>
        </w:rPr>
        <w:t xml:space="preserve"> </w:t>
      </w:r>
      <w:proofErr w:type="spellStart"/>
      <w:r w:rsidRPr="6D369088">
        <w:rPr>
          <w:rFonts w:ascii="Inter" w:eastAsia="Inter" w:hAnsi="Inter" w:cs="Inter"/>
          <w:sz w:val="21"/>
          <w:szCs w:val="21"/>
        </w:rPr>
        <w:t>và</w:t>
      </w:r>
      <w:proofErr w:type="spellEnd"/>
      <w:r w:rsidRPr="6D369088">
        <w:rPr>
          <w:rFonts w:ascii="Inter" w:eastAsia="Inter" w:hAnsi="Inter" w:cs="Inter"/>
          <w:sz w:val="21"/>
          <w:szCs w:val="21"/>
        </w:rPr>
        <w:t xml:space="preserve"> </w:t>
      </w:r>
      <w:r w:rsidRPr="6D369088">
        <w:rPr>
          <w:rFonts w:ascii="Inter" w:eastAsia="Inter" w:hAnsi="Inter" w:cs="Inter"/>
          <w:i/>
          <w:iCs/>
          <w:sz w:val="21"/>
          <w:szCs w:val="21"/>
        </w:rPr>
        <w:t>False</w:t>
      </w:r>
      <w:r w:rsidRPr="6D369088">
        <w:rPr>
          <w:rFonts w:ascii="Inter" w:eastAsia="Inter" w:hAnsi="Inter" w:cs="Inter"/>
          <w:sz w:val="21"/>
          <w:szCs w:val="21"/>
        </w:rPr>
        <w:t xml:space="preserve"> </w:t>
      </w:r>
      <w:proofErr w:type="spellStart"/>
      <w:r w:rsidRPr="6D369088">
        <w:rPr>
          <w:rFonts w:ascii="Inter" w:eastAsia="Inter" w:hAnsi="Inter" w:cs="Inter"/>
          <w:sz w:val="21"/>
          <w:szCs w:val="21"/>
        </w:rPr>
        <w:t>nếu</w:t>
      </w:r>
      <w:proofErr w:type="spellEnd"/>
      <w:r w:rsidRPr="6D369088">
        <w:rPr>
          <w:rFonts w:ascii="Inter" w:eastAsia="Inter" w:hAnsi="Inter" w:cs="Inter"/>
          <w:sz w:val="21"/>
          <w:szCs w:val="21"/>
        </w:rPr>
        <w:t xml:space="preserve"> </w:t>
      </w:r>
      <w:proofErr w:type="spellStart"/>
      <w:r w:rsidRPr="6D369088">
        <w:rPr>
          <w:rFonts w:ascii="Inter" w:eastAsia="Inter" w:hAnsi="Inter" w:cs="Inter"/>
          <w:sz w:val="21"/>
          <w:szCs w:val="21"/>
        </w:rPr>
        <w:t>nhỏ</w:t>
      </w:r>
      <w:proofErr w:type="spellEnd"/>
      <w:r w:rsidRPr="6D369088">
        <w:rPr>
          <w:rFonts w:ascii="Inter" w:eastAsia="Inter" w:hAnsi="Inter" w:cs="Inter"/>
          <w:sz w:val="21"/>
          <w:szCs w:val="21"/>
        </w:rPr>
        <w:t xml:space="preserve"> </w:t>
      </w:r>
      <w:proofErr w:type="spellStart"/>
      <w:r w:rsidRPr="6D369088">
        <w:rPr>
          <w:rFonts w:ascii="Inter" w:eastAsia="Inter" w:hAnsi="Inter" w:cs="Inter"/>
          <w:sz w:val="21"/>
          <w:szCs w:val="21"/>
        </w:rPr>
        <w:t>hơn</w:t>
      </w:r>
      <w:proofErr w:type="spellEnd"/>
      <w:r w:rsidRPr="6D369088">
        <w:rPr>
          <w:rFonts w:ascii="Inter" w:eastAsia="Inter" w:hAnsi="Inter" w:cs="Inter"/>
          <w:sz w:val="21"/>
          <w:szCs w:val="21"/>
        </w:rPr>
        <w:t xml:space="preserve"> </w:t>
      </w:r>
      <w:proofErr w:type="spellStart"/>
      <w:r w:rsidRPr="6D369088">
        <w:rPr>
          <w:rFonts w:ascii="Inter" w:eastAsia="Inter" w:hAnsi="Inter" w:cs="Inter"/>
          <w:sz w:val="21"/>
          <w:szCs w:val="21"/>
        </w:rPr>
        <w:t>ngưỡng</w:t>
      </w:r>
      <w:proofErr w:type="spellEnd"/>
      <w:r w:rsidRPr="6D369088">
        <w:rPr>
          <w:rFonts w:ascii="Inter" w:eastAsia="Inter" w:hAnsi="Inter" w:cs="Inter"/>
          <w:sz w:val="21"/>
          <w:szCs w:val="21"/>
        </w:rPr>
        <w:t>.</w:t>
      </w:r>
    </w:p>
    <w:p w14:paraId="1698E385" w14:textId="5C910581" w:rsidR="4053386E" w:rsidRDefault="4053386E" w:rsidP="4DCF7466">
      <w:pPr>
        <w:pStyle w:val="ListParagraph"/>
        <w:spacing w:before="240" w:after="240"/>
        <w:rPr>
          <w:rFonts w:ascii="Inter" w:eastAsia="Inter" w:hAnsi="Inter" w:cs="Inter"/>
          <w:sz w:val="21"/>
          <w:szCs w:val="21"/>
        </w:rPr>
      </w:pPr>
      <w:proofErr w:type="spellStart"/>
      <w:r w:rsidRPr="4DCF7466">
        <w:rPr>
          <w:rFonts w:ascii="Inter" w:eastAsia="Inter" w:hAnsi="Inter" w:cs="Inter"/>
          <w:sz w:val="21"/>
          <w:szCs w:val="21"/>
        </w:rPr>
        <w:t>Hình</w:t>
      </w:r>
      <w:proofErr w:type="spellEnd"/>
      <w:r w:rsidRPr="4DCF7466">
        <w:rPr>
          <w:rFonts w:ascii="Inter" w:eastAsia="Inter" w:hAnsi="Inter" w:cs="Inter"/>
          <w:sz w:val="21"/>
          <w:szCs w:val="21"/>
        </w:rPr>
        <w:t xml:space="preserve"> </w:t>
      </w:r>
      <w:proofErr w:type="spellStart"/>
      <w:r w:rsidRPr="4DCF7466">
        <w:rPr>
          <w:rFonts w:ascii="Inter" w:eastAsia="Inter" w:hAnsi="Inter" w:cs="Inter"/>
          <w:sz w:val="21"/>
          <w:szCs w:val="21"/>
        </w:rPr>
        <w:t>phân</w:t>
      </w:r>
      <w:proofErr w:type="spellEnd"/>
      <w:r w:rsidRPr="4DCF7466">
        <w:rPr>
          <w:rFonts w:ascii="Inter" w:eastAsia="Inter" w:hAnsi="Inter" w:cs="Inter"/>
          <w:sz w:val="21"/>
          <w:szCs w:val="21"/>
        </w:rPr>
        <w:t xml:space="preserve"> </w:t>
      </w:r>
      <w:proofErr w:type="spellStart"/>
      <w:r w:rsidRPr="4DCF7466">
        <w:rPr>
          <w:rFonts w:ascii="Inter" w:eastAsia="Inter" w:hAnsi="Inter" w:cs="Inter"/>
          <w:sz w:val="21"/>
          <w:szCs w:val="21"/>
        </w:rPr>
        <w:t>ngưỡng</w:t>
      </w:r>
      <w:proofErr w:type="spellEnd"/>
      <w:r w:rsidRPr="4DCF7466">
        <w:rPr>
          <w:rFonts w:ascii="Inter" w:eastAsia="Inter" w:hAnsi="Inter" w:cs="Inter"/>
          <w:sz w:val="21"/>
          <w:szCs w:val="21"/>
        </w:rPr>
        <w:t xml:space="preserve"> </w:t>
      </w:r>
      <w:proofErr w:type="spellStart"/>
      <w:r w:rsidRPr="4DCF7466">
        <w:rPr>
          <w:rFonts w:ascii="Inter" w:eastAsia="Inter" w:hAnsi="Inter" w:cs="Inter"/>
          <w:sz w:val="21"/>
          <w:szCs w:val="21"/>
        </w:rPr>
        <w:t>trong</w:t>
      </w:r>
      <w:proofErr w:type="spellEnd"/>
      <w:r w:rsidRPr="4DCF7466">
        <w:rPr>
          <w:rFonts w:ascii="Inter" w:eastAsia="Inter" w:hAnsi="Inter" w:cs="Inter"/>
          <w:sz w:val="21"/>
          <w:szCs w:val="21"/>
        </w:rPr>
        <w:t xml:space="preserve"> </w:t>
      </w:r>
      <w:proofErr w:type="spellStart"/>
      <w:r w:rsidRPr="4DCF7466">
        <w:rPr>
          <w:rFonts w:ascii="Inter" w:eastAsia="Inter" w:hAnsi="Inter" w:cs="Inter"/>
          <w:sz w:val="21"/>
          <w:szCs w:val="21"/>
        </w:rPr>
        <w:t>cây</w:t>
      </w:r>
      <w:proofErr w:type="spellEnd"/>
      <w:r w:rsidRPr="4DCF7466">
        <w:rPr>
          <w:rFonts w:ascii="Inter" w:eastAsia="Inter" w:hAnsi="Inter" w:cs="Inter"/>
          <w:sz w:val="21"/>
          <w:szCs w:val="21"/>
        </w:rPr>
        <w:t xml:space="preserve"> </w:t>
      </w:r>
      <w:proofErr w:type="spellStart"/>
      <w:r w:rsidRPr="4DCF7466">
        <w:rPr>
          <w:rFonts w:ascii="Inter" w:eastAsia="Inter" w:hAnsi="Inter" w:cs="Inter"/>
          <w:sz w:val="21"/>
          <w:szCs w:val="21"/>
        </w:rPr>
        <w:t>quyết</w:t>
      </w:r>
      <w:proofErr w:type="spellEnd"/>
      <w:r w:rsidRPr="4DCF7466">
        <w:rPr>
          <w:rFonts w:ascii="Inter" w:eastAsia="Inter" w:hAnsi="Inter" w:cs="Inter"/>
          <w:sz w:val="21"/>
          <w:szCs w:val="21"/>
        </w:rPr>
        <w:t xml:space="preserve"> </w:t>
      </w:r>
      <w:proofErr w:type="spellStart"/>
      <w:r w:rsidRPr="4DCF7466">
        <w:rPr>
          <w:rFonts w:ascii="Inter" w:eastAsia="Inter" w:hAnsi="Inter" w:cs="Inter"/>
          <w:sz w:val="21"/>
          <w:szCs w:val="21"/>
        </w:rPr>
        <w:t>định</w:t>
      </w:r>
      <w:proofErr w:type="spellEnd"/>
    </w:p>
    <w:p w14:paraId="7D7FE981" w14:textId="33576B70" w:rsidR="1B0B75AF" w:rsidRDefault="1B0B75AF" w:rsidP="6954F967">
      <w:pPr>
        <w:pStyle w:val="ListParagraph"/>
        <w:numPr>
          <w:ilvl w:val="0"/>
          <w:numId w:val="25"/>
        </w:numPr>
        <w:spacing w:before="240" w:after="240"/>
      </w:pPr>
      <w:r>
        <w:rPr>
          <w:noProof/>
        </w:rPr>
        <w:lastRenderedPageBreak/>
        <w:drawing>
          <wp:inline distT="0" distB="0" distL="0" distR="0" wp14:anchorId="4677C4F7" wp14:editId="68B69DD2">
            <wp:extent cx="5257800" cy="2914650"/>
            <wp:effectExtent l="0" t="0" r="0" b="0"/>
            <wp:docPr id="6564454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44546" name="Picture 6564454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C1384" w14:textId="15DB3AC5" w:rsidR="1D8A7A0D" w:rsidRDefault="1142F9BA" w:rsidP="6D369088">
      <w:pPr>
        <w:spacing w:before="240" w:after="240"/>
      </w:pPr>
      <w:r w:rsidRPr="6D369088">
        <w:rPr>
          <w:rFonts w:ascii="Inter" w:eastAsia="Inter" w:hAnsi="Inter" w:cs="Inter"/>
          <w:bCs/>
          <w:sz w:val="21"/>
          <w:szCs w:val="21"/>
        </w:rPr>
        <w:t xml:space="preserve">3. </w:t>
      </w:r>
      <w:proofErr w:type="spellStart"/>
      <w:r w:rsidRPr="6D369088">
        <w:rPr>
          <w:rFonts w:ascii="Inter" w:eastAsia="Inter" w:hAnsi="Inter" w:cs="Inter"/>
          <w:bCs/>
          <w:sz w:val="21"/>
          <w:szCs w:val="21"/>
        </w:rPr>
        <w:t>Tiêu</w:t>
      </w:r>
      <w:proofErr w:type="spellEnd"/>
      <w:r w:rsidRPr="6D369088">
        <w:rPr>
          <w:rFonts w:ascii="Inter" w:eastAsia="Inter" w:hAnsi="Inter" w:cs="Inter"/>
          <w:bCs/>
          <w:sz w:val="21"/>
          <w:szCs w:val="21"/>
        </w:rPr>
        <w:t xml:space="preserve"> </w:t>
      </w:r>
      <w:proofErr w:type="spellStart"/>
      <w:r w:rsidRPr="6D369088">
        <w:rPr>
          <w:rFonts w:ascii="Inter" w:eastAsia="Inter" w:hAnsi="Inter" w:cs="Inter"/>
          <w:bCs/>
          <w:sz w:val="21"/>
          <w:szCs w:val="21"/>
        </w:rPr>
        <w:t>chí</w:t>
      </w:r>
      <w:proofErr w:type="spellEnd"/>
      <w:r w:rsidRPr="6D369088">
        <w:rPr>
          <w:rFonts w:ascii="Inter" w:eastAsia="Inter" w:hAnsi="Inter" w:cs="Inter"/>
          <w:bCs/>
          <w:sz w:val="21"/>
          <w:szCs w:val="21"/>
        </w:rPr>
        <w:t xml:space="preserve"> </w:t>
      </w:r>
      <w:proofErr w:type="spellStart"/>
      <w:r w:rsidRPr="6D369088">
        <w:rPr>
          <w:rFonts w:ascii="Inter" w:eastAsia="Inter" w:hAnsi="Inter" w:cs="Inter"/>
          <w:bCs/>
          <w:sz w:val="21"/>
          <w:szCs w:val="21"/>
        </w:rPr>
        <w:t>phân</w:t>
      </w:r>
      <w:proofErr w:type="spellEnd"/>
      <w:r w:rsidRPr="6D369088">
        <w:rPr>
          <w:rFonts w:ascii="Inter" w:eastAsia="Inter" w:hAnsi="Inter" w:cs="Inter"/>
          <w:bCs/>
          <w:sz w:val="21"/>
          <w:szCs w:val="21"/>
        </w:rPr>
        <w:t xml:space="preserve"> chia (Splitting Criteria)</w:t>
      </w:r>
    </w:p>
    <w:p w14:paraId="437B83E1" w14:textId="13F0E20F" w:rsidR="1D8A7A0D" w:rsidRDefault="1142F9BA" w:rsidP="6D369088">
      <w:pPr>
        <w:spacing w:before="240" w:after="240"/>
      </w:pPr>
      <w:r w:rsidRPr="6D369088">
        <w:rPr>
          <w:rFonts w:ascii="Inter" w:eastAsia="Inter" w:hAnsi="Inter" w:cs="Inter"/>
          <w:sz w:val="21"/>
          <w:szCs w:val="21"/>
        </w:rPr>
        <w:t xml:space="preserve"> </w:t>
      </w:r>
      <w:proofErr w:type="spellStart"/>
      <w:r w:rsidRPr="6D369088">
        <w:rPr>
          <w:rFonts w:ascii="Inter" w:eastAsia="Inter" w:hAnsi="Inter" w:cs="Inter"/>
          <w:sz w:val="21"/>
          <w:szCs w:val="21"/>
        </w:rPr>
        <w:t>Để</w:t>
      </w:r>
      <w:proofErr w:type="spellEnd"/>
      <w:r w:rsidRPr="6D369088">
        <w:rPr>
          <w:rFonts w:ascii="Inter" w:eastAsia="Inter" w:hAnsi="Inter" w:cs="Inter"/>
          <w:sz w:val="21"/>
          <w:szCs w:val="21"/>
        </w:rPr>
        <w:t xml:space="preserve"> </w:t>
      </w:r>
      <w:proofErr w:type="spellStart"/>
      <w:r w:rsidRPr="6D369088">
        <w:rPr>
          <w:rFonts w:ascii="Inter" w:eastAsia="Inter" w:hAnsi="Inter" w:cs="Inter"/>
          <w:sz w:val="21"/>
          <w:szCs w:val="21"/>
        </w:rPr>
        <w:t>quyết</w:t>
      </w:r>
      <w:proofErr w:type="spellEnd"/>
      <w:r w:rsidRPr="6D369088">
        <w:rPr>
          <w:rFonts w:ascii="Inter" w:eastAsia="Inter" w:hAnsi="Inter" w:cs="Inter"/>
          <w:sz w:val="21"/>
          <w:szCs w:val="21"/>
        </w:rPr>
        <w:t xml:space="preserve"> </w:t>
      </w:r>
      <w:proofErr w:type="spellStart"/>
      <w:r w:rsidRPr="6D369088">
        <w:rPr>
          <w:rFonts w:ascii="Inter" w:eastAsia="Inter" w:hAnsi="Inter" w:cs="Inter"/>
          <w:sz w:val="21"/>
          <w:szCs w:val="21"/>
        </w:rPr>
        <w:t>định</w:t>
      </w:r>
      <w:proofErr w:type="spellEnd"/>
      <w:r w:rsidRPr="6D369088">
        <w:rPr>
          <w:rFonts w:ascii="Inter" w:eastAsia="Inter" w:hAnsi="Inter" w:cs="Inter"/>
          <w:sz w:val="21"/>
          <w:szCs w:val="21"/>
        </w:rPr>
        <w:t xml:space="preserve"> </w:t>
      </w:r>
      <w:proofErr w:type="spellStart"/>
      <w:r w:rsidRPr="6D369088">
        <w:rPr>
          <w:rFonts w:ascii="Inter" w:eastAsia="Inter" w:hAnsi="Inter" w:cs="Inter"/>
          <w:sz w:val="21"/>
          <w:szCs w:val="21"/>
        </w:rPr>
        <w:t>chọn</w:t>
      </w:r>
      <w:proofErr w:type="spellEnd"/>
      <w:r w:rsidRPr="6D369088">
        <w:rPr>
          <w:rFonts w:ascii="Inter" w:eastAsia="Inter" w:hAnsi="Inter" w:cs="Inter"/>
          <w:sz w:val="21"/>
          <w:szCs w:val="21"/>
        </w:rPr>
        <w:t xml:space="preserve"> </w:t>
      </w:r>
      <w:proofErr w:type="spellStart"/>
      <w:r w:rsidRPr="6D369088">
        <w:rPr>
          <w:rFonts w:ascii="Inter" w:eastAsia="Inter" w:hAnsi="Inter" w:cs="Inter"/>
          <w:sz w:val="21"/>
          <w:szCs w:val="21"/>
        </w:rPr>
        <w:t>biến</w:t>
      </w:r>
      <w:proofErr w:type="spellEnd"/>
      <w:r w:rsidRPr="6D369088">
        <w:rPr>
          <w:rFonts w:ascii="Inter" w:eastAsia="Inter" w:hAnsi="Inter" w:cs="Inter"/>
          <w:sz w:val="21"/>
          <w:szCs w:val="21"/>
        </w:rPr>
        <w:t xml:space="preserve"> </w:t>
      </w:r>
      <w:proofErr w:type="spellStart"/>
      <w:r w:rsidRPr="6D369088">
        <w:rPr>
          <w:rFonts w:ascii="Inter" w:eastAsia="Inter" w:hAnsi="Inter" w:cs="Inter"/>
          <w:sz w:val="21"/>
          <w:szCs w:val="21"/>
        </w:rPr>
        <w:t>nào</w:t>
      </w:r>
      <w:proofErr w:type="spellEnd"/>
      <w:r w:rsidRPr="6D369088">
        <w:rPr>
          <w:rFonts w:ascii="Inter" w:eastAsia="Inter" w:hAnsi="Inter" w:cs="Inter"/>
          <w:sz w:val="21"/>
          <w:szCs w:val="21"/>
        </w:rPr>
        <w:t xml:space="preserve"> </w:t>
      </w:r>
      <w:proofErr w:type="spellStart"/>
      <w:r w:rsidRPr="6D369088">
        <w:rPr>
          <w:rFonts w:ascii="Inter" w:eastAsia="Inter" w:hAnsi="Inter" w:cs="Inter"/>
          <w:sz w:val="21"/>
          <w:szCs w:val="21"/>
        </w:rPr>
        <w:t>làm</w:t>
      </w:r>
      <w:proofErr w:type="spellEnd"/>
      <w:r w:rsidRPr="6D369088">
        <w:rPr>
          <w:rFonts w:ascii="Inter" w:eastAsia="Inter" w:hAnsi="Inter" w:cs="Inter"/>
          <w:sz w:val="21"/>
          <w:szCs w:val="21"/>
        </w:rPr>
        <w:t xml:space="preserve"> </w:t>
      </w:r>
      <w:proofErr w:type="spellStart"/>
      <w:r w:rsidRPr="6D369088">
        <w:rPr>
          <w:rFonts w:ascii="Inter" w:eastAsia="Inter" w:hAnsi="Inter" w:cs="Inter"/>
          <w:sz w:val="21"/>
          <w:szCs w:val="21"/>
        </w:rPr>
        <w:t>mốc</w:t>
      </w:r>
      <w:proofErr w:type="spellEnd"/>
      <w:r w:rsidRPr="6D369088">
        <w:rPr>
          <w:rFonts w:ascii="Inter" w:eastAsia="Inter" w:hAnsi="Inter" w:cs="Inter"/>
          <w:sz w:val="21"/>
          <w:szCs w:val="21"/>
        </w:rPr>
        <w:t xml:space="preserve"> </w:t>
      </w:r>
      <w:proofErr w:type="spellStart"/>
      <w:r w:rsidRPr="6D369088">
        <w:rPr>
          <w:rFonts w:ascii="Inter" w:eastAsia="Inter" w:hAnsi="Inter" w:cs="Inter"/>
          <w:sz w:val="21"/>
          <w:szCs w:val="21"/>
        </w:rPr>
        <w:t>phân</w:t>
      </w:r>
      <w:proofErr w:type="spellEnd"/>
      <w:r w:rsidRPr="6D369088">
        <w:rPr>
          <w:rFonts w:ascii="Inter" w:eastAsia="Inter" w:hAnsi="Inter" w:cs="Inter"/>
          <w:sz w:val="21"/>
          <w:szCs w:val="21"/>
        </w:rPr>
        <w:t xml:space="preserve"> </w:t>
      </w:r>
      <w:proofErr w:type="spellStart"/>
      <w:r w:rsidRPr="6D369088">
        <w:rPr>
          <w:rFonts w:ascii="Inter" w:eastAsia="Inter" w:hAnsi="Inter" w:cs="Inter"/>
          <w:sz w:val="21"/>
          <w:szCs w:val="21"/>
        </w:rPr>
        <w:t>nhánh</w:t>
      </w:r>
      <w:proofErr w:type="spellEnd"/>
      <w:r w:rsidRPr="6D369088">
        <w:rPr>
          <w:rFonts w:ascii="Inter" w:eastAsia="Inter" w:hAnsi="Inter" w:cs="Inter"/>
          <w:sz w:val="21"/>
          <w:szCs w:val="21"/>
        </w:rPr>
        <w:t xml:space="preserve"> </w:t>
      </w:r>
      <w:proofErr w:type="spellStart"/>
      <w:r w:rsidRPr="6D369088">
        <w:rPr>
          <w:rFonts w:ascii="Inter" w:eastAsia="Inter" w:hAnsi="Inter" w:cs="Inter"/>
          <w:sz w:val="21"/>
          <w:szCs w:val="21"/>
        </w:rPr>
        <w:t>tại</w:t>
      </w:r>
      <w:proofErr w:type="spellEnd"/>
      <w:r w:rsidRPr="6D369088">
        <w:rPr>
          <w:rFonts w:ascii="Inter" w:eastAsia="Inter" w:hAnsi="Inter" w:cs="Inter"/>
          <w:sz w:val="21"/>
          <w:szCs w:val="21"/>
        </w:rPr>
        <w:t xml:space="preserve"> </w:t>
      </w:r>
      <w:proofErr w:type="spellStart"/>
      <w:r w:rsidRPr="6D369088">
        <w:rPr>
          <w:rFonts w:ascii="Inter" w:eastAsia="Inter" w:hAnsi="Inter" w:cs="Inter"/>
          <w:sz w:val="21"/>
          <w:szCs w:val="21"/>
        </w:rPr>
        <w:t>mỗi</w:t>
      </w:r>
      <w:proofErr w:type="spellEnd"/>
      <w:r w:rsidRPr="6D369088">
        <w:rPr>
          <w:rFonts w:ascii="Inter" w:eastAsia="Inter" w:hAnsi="Inter" w:cs="Inter"/>
          <w:sz w:val="21"/>
          <w:szCs w:val="21"/>
        </w:rPr>
        <w:t xml:space="preserve"> </w:t>
      </w:r>
      <w:proofErr w:type="spellStart"/>
      <w:r w:rsidRPr="6D369088">
        <w:rPr>
          <w:rFonts w:ascii="Inter" w:eastAsia="Inter" w:hAnsi="Inter" w:cs="Inter"/>
          <w:sz w:val="21"/>
          <w:szCs w:val="21"/>
        </w:rPr>
        <w:t>bước</w:t>
      </w:r>
      <w:proofErr w:type="spellEnd"/>
      <w:r w:rsidRPr="6D369088">
        <w:rPr>
          <w:rFonts w:ascii="Inter" w:eastAsia="Inter" w:hAnsi="Inter" w:cs="Inter"/>
          <w:sz w:val="21"/>
          <w:szCs w:val="21"/>
        </w:rPr>
        <w:t xml:space="preserve">, </w:t>
      </w:r>
      <w:proofErr w:type="spellStart"/>
      <w:r w:rsidRPr="6D369088">
        <w:rPr>
          <w:rFonts w:ascii="Inter" w:eastAsia="Inter" w:hAnsi="Inter" w:cs="Inter"/>
          <w:sz w:val="21"/>
          <w:szCs w:val="21"/>
        </w:rPr>
        <w:t>mô</w:t>
      </w:r>
      <w:proofErr w:type="spellEnd"/>
      <w:r w:rsidRPr="6D369088">
        <w:rPr>
          <w:rFonts w:ascii="Inter" w:eastAsia="Inter" w:hAnsi="Inter" w:cs="Inter"/>
          <w:sz w:val="21"/>
          <w:szCs w:val="21"/>
        </w:rPr>
        <w:t xml:space="preserve"> </w:t>
      </w:r>
      <w:proofErr w:type="spellStart"/>
      <w:r w:rsidRPr="6D369088">
        <w:rPr>
          <w:rFonts w:ascii="Inter" w:eastAsia="Inter" w:hAnsi="Inter" w:cs="Inter"/>
          <w:sz w:val="21"/>
          <w:szCs w:val="21"/>
        </w:rPr>
        <w:t>hình</w:t>
      </w:r>
      <w:proofErr w:type="spellEnd"/>
      <w:r w:rsidRPr="6D369088">
        <w:rPr>
          <w:rFonts w:ascii="Inter" w:eastAsia="Inter" w:hAnsi="Inter" w:cs="Inter"/>
          <w:sz w:val="21"/>
          <w:szCs w:val="21"/>
        </w:rPr>
        <w:t xml:space="preserve"> </w:t>
      </w:r>
      <w:proofErr w:type="spellStart"/>
      <w:r w:rsidRPr="6D369088">
        <w:rPr>
          <w:rFonts w:ascii="Inter" w:eastAsia="Inter" w:hAnsi="Inter" w:cs="Inter"/>
          <w:sz w:val="21"/>
          <w:szCs w:val="21"/>
        </w:rPr>
        <w:t>sử</w:t>
      </w:r>
      <w:proofErr w:type="spellEnd"/>
      <w:r w:rsidRPr="6D369088">
        <w:rPr>
          <w:rFonts w:ascii="Inter" w:eastAsia="Inter" w:hAnsi="Inter" w:cs="Inter"/>
          <w:sz w:val="21"/>
          <w:szCs w:val="21"/>
        </w:rPr>
        <w:t xml:space="preserve"> </w:t>
      </w:r>
      <w:proofErr w:type="spellStart"/>
      <w:r w:rsidRPr="6D369088">
        <w:rPr>
          <w:rFonts w:ascii="Inter" w:eastAsia="Inter" w:hAnsi="Inter" w:cs="Inter"/>
          <w:sz w:val="21"/>
          <w:szCs w:val="21"/>
        </w:rPr>
        <w:t>dụng</w:t>
      </w:r>
      <w:proofErr w:type="spellEnd"/>
      <w:r w:rsidRPr="6D369088">
        <w:rPr>
          <w:rFonts w:ascii="Inter" w:eastAsia="Inter" w:hAnsi="Inter" w:cs="Inter"/>
          <w:sz w:val="21"/>
          <w:szCs w:val="21"/>
        </w:rPr>
        <w:t xml:space="preserve"> </w:t>
      </w:r>
      <w:proofErr w:type="spellStart"/>
      <w:r w:rsidRPr="6D369088">
        <w:rPr>
          <w:rFonts w:ascii="Inter" w:eastAsia="Inter" w:hAnsi="Inter" w:cs="Inter"/>
          <w:sz w:val="21"/>
          <w:szCs w:val="21"/>
        </w:rPr>
        <w:t>tiêu</w:t>
      </w:r>
      <w:proofErr w:type="spellEnd"/>
      <w:r w:rsidRPr="6D369088">
        <w:rPr>
          <w:rFonts w:ascii="Inter" w:eastAsia="Inter" w:hAnsi="Inter" w:cs="Inter"/>
          <w:sz w:val="21"/>
          <w:szCs w:val="21"/>
        </w:rPr>
        <w:t xml:space="preserve"> </w:t>
      </w:r>
      <w:proofErr w:type="spellStart"/>
      <w:r w:rsidRPr="6D369088">
        <w:rPr>
          <w:rFonts w:ascii="Inter" w:eastAsia="Inter" w:hAnsi="Inter" w:cs="Inter"/>
          <w:sz w:val="21"/>
          <w:szCs w:val="21"/>
        </w:rPr>
        <w:t>chí</w:t>
      </w:r>
      <w:proofErr w:type="spellEnd"/>
      <w:r w:rsidRPr="6D369088">
        <w:rPr>
          <w:rFonts w:ascii="Inter" w:eastAsia="Inter" w:hAnsi="Inter" w:cs="Inter"/>
          <w:sz w:val="21"/>
          <w:szCs w:val="21"/>
        </w:rPr>
        <w:t xml:space="preserve"> </w:t>
      </w:r>
      <w:proofErr w:type="spellStart"/>
      <w:r w:rsidRPr="6D369088">
        <w:rPr>
          <w:rFonts w:ascii="Inter" w:eastAsia="Inter" w:hAnsi="Inter" w:cs="Inter"/>
          <w:sz w:val="21"/>
          <w:szCs w:val="21"/>
        </w:rPr>
        <w:t>Độ</w:t>
      </w:r>
      <w:proofErr w:type="spellEnd"/>
      <w:r w:rsidRPr="6D369088">
        <w:rPr>
          <w:rFonts w:ascii="Inter" w:eastAsia="Inter" w:hAnsi="Inter" w:cs="Inter"/>
          <w:sz w:val="21"/>
          <w:szCs w:val="21"/>
        </w:rPr>
        <w:t xml:space="preserve"> </w:t>
      </w:r>
      <w:proofErr w:type="spellStart"/>
      <w:r w:rsidRPr="6D369088">
        <w:rPr>
          <w:rFonts w:ascii="Inter" w:eastAsia="Inter" w:hAnsi="Inter" w:cs="Inter"/>
          <w:sz w:val="21"/>
          <w:szCs w:val="21"/>
        </w:rPr>
        <w:t>lợi</w:t>
      </w:r>
      <w:proofErr w:type="spellEnd"/>
      <w:r w:rsidRPr="6D369088">
        <w:rPr>
          <w:rFonts w:ascii="Inter" w:eastAsia="Inter" w:hAnsi="Inter" w:cs="Inter"/>
          <w:sz w:val="21"/>
          <w:szCs w:val="21"/>
        </w:rPr>
        <w:t xml:space="preserve"> </w:t>
      </w:r>
      <w:proofErr w:type="spellStart"/>
      <w:r w:rsidRPr="6D369088">
        <w:rPr>
          <w:rFonts w:ascii="Inter" w:eastAsia="Inter" w:hAnsi="Inter" w:cs="Inter"/>
          <w:sz w:val="21"/>
          <w:szCs w:val="21"/>
        </w:rPr>
        <w:t>thông</w:t>
      </w:r>
      <w:proofErr w:type="spellEnd"/>
      <w:r w:rsidRPr="6D369088">
        <w:rPr>
          <w:rFonts w:ascii="Inter" w:eastAsia="Inter" w:hAnsi="Inter" w:cs="Inter"/>
          <w:sz w:val="21"/>
          <w:szCs w:val="21"/>
        </w:rPr>
        <w:t xml:space="preserve"> tin (Information Gain).</w:t>
      </w:r>
    </w:p>
    <w:p w14:paraId="505D19BE" w14:textId="7651608A" w:rsidR="1D8A7A0D" w:rsidRDefault="1142F9BA" w:rsidP="6D369088">
      <w:pPr>
        <w:pStyle w:val="ListParagraph"/>
        <w:numPr>
          <w:ilvl w:val="0"/>
          <w:numId w:val="24"/>
        </w:numPr>
        <w:spacing w:before="240" w:after="240"/>
        <w:rPr>
          <w:rFonts w:ascii="Inter" w:eastAsia="Inter" w:hAnsi="Inter" w:cs="Inter"/>
          <w:sz w:val="21"/>
          <w:szCs w:val="21"/>
        </w:rPr>
      </w:pPr>
      <w:proofErr w:type="spellStart"/>
      <w:r w:rsidRPr="6D369088">
        <w:rPr>
          <w:rFonts w:ascii="Inter" w:eastAsia="Inter" w:hAnsi="Inter" w:cs="Inter"/>
          <w:sz w:val="21"/>
          <w:szCs w:val="21"/>
        </w:rPr>
        <w:t>Mục</w:t>
      </w:r>
      <w:proofErr w:type="spellEnd"/>
      <w:r w:rsidRPr="6D369088">
        <w:rPr>
          <w:rFonts w:ascii="Inter" w:eastAsia="Inter" w:hAnsi="Inter" w:cs="Inter"/>
          <w:sz w:val="21"/>
          <w:szCs w:val="21"/>
        </w:rPr>
        <w:t xml:space="preserve"> </w:t>
      </w:r>
      <w:proofErr w:type="spellStart"/>
      <w:r w:rsidRPr="6D369088">
        <w:rPr>
          <w:rFonts w:ascii="Inter" w:eastAsia="Inter" w:hAnsi="Inter" w:cs="Inter"/>
          <w:sz w:val="21"/>
          <w:szCs w:val="21"/>
        </w:rPr>
        <w:t>tiêu</w:t>
      </w:r>
      <w:proofErr w:type="spellEnd"/>
      <w:r w:rsidRPr="6D369088">
        <w:rPr>
          <w:rFonts w:ascii="Inter" w:eastAsia="Inter" w:hAnsi="Inter" w:cs="Inter"/>
          <w:sz w:val="21"/>
          <w:szCs w:val="21"/>
        </w:rPr>
        <w:t xml:space="preserve"> </w:t>
      </w:r>
      <w:proofErr w:type="spellStart"/>
      <w:r w:rsidRPr="6D369088">
        <w:rPr>
          <w:rFonts w:ascii="Inter" w:eastAsia="Inter" w:hAnsi="Inter" w:cs="Inter"/>
          <w:sz w:val="21"/>
          <w:szCs w:val="21"/>
        </w:rPr>
        <w:t>của</w:t>
      </w:r>
      <w:proofErr w:type="spellEnd"/>
      <w:r w:rsidRPr="6D369088">
        <w:rPr>
          <w:rFonts w:ascii="Inter" w:eastAsia="Inter" w:hAnsi="Inter" w:cs="Inter"/>
          <w:sz w:val="21"/>
          <w:szCs w:val="21"/>
        </w:rPr>
        <w:t xml:space="preserve"> </w:t>
      </w:r>
      <w:proofErr w:type="spellStart"/>
      <w:r w:rsidRPr="6D369088">
        <w:rPr>
          <w:rFonts w:ascii="Inter" w:eastAsia="Inter" w:hAnsi="Inter" w:cs="Inter"/>
          <w:sz w:val="21"/>
          <w:szCs w:val="21"/>
        </w:rPr>
        <w:t>thuật</w:t>
      </w:r>
      <w:proofErr w:type="spellEnd"/>
      <w:r w:rsidRPr="6D369088">
        <w:rPr>
          <w:rFonts w:ascii="Inter" w:eastAsia="Inter" w:hAnsi="Inter" w:cs="Inter"/>
          <w:sz w:val="21"/>
          <w:szCs w:val="21"/>
        </w:rPr>
        <w:t xml:space="preserve"> </w:t>
      </w:r>
      <w:proofErr w:type="spellStart"/>
      <w:r w:rsidRPr="6D369088">
        <w:rPr>
          <w:rFonts w:ascii="Inter" w:eastAsia="Inter" w:hAnsi="Inter" w:cs="Inter"/>
          <w:sz w:val="21"/>
          <w:szCs w:val="21"/>
        </w:rPr>
        <w:t>toán</w:t>
      </w:r>
      <w:proofErr w:type="spellEnd"/>
      <w:r w:rsidRPr="6D369088">
        <w:rPr>
          <w:rFonts w:ascii="Inter" w:eastAsia="Inter" w:hAnsi="Inter" w:cs="Inter"/>
          <w:sz w:val="21"/>
          <w:szCs w:val="21"/>
        </w:rPr>
        <w:t xml:space="preserve"> </w:t>
      </w:r>
      <w:proofErr w:type="spellStart"/>
      <w:r w:rsidRPr="6D369088">
        <w:rPr>
          <w:rFonts w:ascii="Inter" w:eastAsia="Inter" w:hAnsi="Inter" w:cs="Inter"/>
          <w:sz w:val="21"/>
          <w:szCs w:val="21"/>
        </w:rPr>
        <w:t>là</w:t>
      </w:r>
      <w:proofErr w:type="spellEnd"/>
      <w:r w:rsidRPr="6D369088">
        <w:rPr>
          <w:rFonts w:ascii="Inter" w:eastAsia="Inter" w:hAnsi="Inter" w:cs="Inter"/>
          <w:sz w:val="21"/>
          <w:szCs w:val="21"/>
        </w:rPr>
        <w:t xml:space="preserve"> </w:t>
      </w:r>
      <w:proofErr w:type="spellStart"/>
      <w:r w:rsidRPr="6D369088">
        <w:rPr>
          <w:rFonts w:ascii="Inter" w:eastAsia="Inter" w:hAnsi="Inter" w:cs="Inter"/>
          <w:sz w:val="21"/>
          <w:szCs w:val="21"/>
        </w:rPr>
        <w:t>tìm</w:t>
      </w:r>
      <w:proofErr w:type="spellEnd"/>
      <w:r w:rsidRPr="6D369088">
        <w:rPr>
          <w:rFonts w:ascii="Inter" w:eastAsia="Inter" w:hAnsi="Inter" w:cs="Inter"/>
          <w:sz w:val="21"/>
          <w:szCs w:val="21"/>
        </w:rPr>
        <w:t xml:space="preserve"> </w:t>
      </w:r>
      <w:proofErr w:type="spellStart"/>
      <w:r w:rsidRPr="6D369088">
        <w:rPr>
          <w:rFonts w:ascii="Inter" w:eastAsia="Inter" w:hAnsi="Inter" w:cs="Inter"/>
          <w:sz w:val="21"/>
          <w:szCs w:val="21"/>
        </w:rPr>
        <w:t>ra</w:t>
      </w:r>
      <w:proofErr w:type="spellEnd"/>
      <w:r w:rsidRPr="6D369088">
        <w:rPr>
          <w:rFonts w:ascii="Inter" w:eastAsia="Inter" w:hAnsi="Inter" w:cs="Inter"/>
          <w:sz w:val="21"/>
          <w:szCs w:val="21"/>
        </w:rPr>
        <w:t xml:space="preserve"> </w:t>
      </w:r>
      <w:proofErr w:type="spellStart"/>
      <w:r w:rsidRPr="6D369088">
        <w:rPr>
          <w:rFonts w:ascii="Inter" w:eastAsia="Inter" w:hAnsi="Inter" w:cs="Inter"/>
          <w:sz w:val="21"/>
          <w:szCs w:val="21"/>
        </w:rPr>
        <w:t>phép</w:t>
      </w:r>
      <w:proofErr w:type="spellEnd"/>
      <w:r w:rsidRPr="6D369088">
        <w:rPr>
          <w:rFonts w:ascii="Inter" w:eastAsia="Inter" w:hAnsi="Inter" w:cs="Inter"/>
          <w:sz w:val="21"/>
          <w:szCs w:val="21"/>
        </w:rPr>
        <w:t xml:space="preserve"> chia </w:t>
      </w:r>
      <w:proofErr w:type="spellStart"/>
      <w:r w:rsidRPr="6D369088">
        <w:rPr>
          <w:rFonts w:ascii="Inter" w:eastAsia="Inter" w:hAnsi="Inter" w:cs="Inter"/>
          <w:sz w:val="21"/>
          <w:szCs w:val="21"/>
        </w:rPr>
        <w:t>tạo</w:t>
      </w:r>
      <w:proofErr w:type="spellEnd"/>
      <w:r w:rsidRPr="6D369088">
        <w:rPr>
          <w:rFonts w:ascii="Inter" w:eastAsia="Inter" w:hAnsi="Inter" w:cs="Inter"/>
          <w:sz w:val="21"/>
          <w:szCs w:val="21"/>
        </w:rPr>
        <w:t xml:space="preserve"> </w:t>
      </w:r>
      <w:proofErr w:type="spellStart"/>
      <w:r w:rsidRPr="6D369088">
        <w:rPr>
          <w:rFonts w:ascii="Inter" w:eastAsia="Inter" w:hAnsi="Inter" w:cs="Inter"/>
          <w:sz w:val="21"/>
          <w:szCs w:val="21"/>
        </w:rPr>
        <w:t>ra</w:t>
      </w:r>
      <w:proofErr w:type="spellEnd"/>
      <w:r w:rsidRPr="6D369088">
        <w:rPr>
          <w:rFonts w:ascii="Inter" w:eastAsia="Inter" w:hAnsi="Inter" w:cs="Inter"/>
          <w:sz w:val="21"/>
          <w:szCs w:val="21"/>
        </w:rPr>
        <w:t xml:space="preserve"> </w:t>
      </w:r>
      <w:proofErr w:type="spellStart"/>
      <w:r w:rsidRPr="6D369088">
        <w:rPr>
          <w:rFonts w:ascii="Inter" w:eastAsia="Inter" w:hAnsi="Inter" w:cs="Inter"/>
          <w:sz w:val="21"/>
          <w:szCs w:val="21"/>
        </w:rPr>
        <w:t>các</w:t>
      </w:r>
      <w:proofErr w:type="spellEnd"/>
      <w:r w:rsidRPr="6D369088">
        <w:rPr>
          <w:rFonts w:ascii="Inter" w:eastAsia="Inter" w:hAnsi="Inter" w:cs="Inter"/>
          <w:sz w:val="21"/>
          <w:szCs w:val="21"/>
        </w:rPr>
        <w:t xml:space="preserve"> </w:t>
      </w:r>
      <w:proofErr w:type="spellStart"/>
      <w:r w:rsidRPr="6D369088">
        <w:rPr>
          <w:rFonts w:ascii="Inter" w:eastAsia="Inter" w:hAnsi="Inter" w:cs="Inter"/>
          <w:sz w:val="21"/>
          <w:szCs w:val="21"/>
        </w:rPr>
        <w:t>nhánh</w:t>
      </w:r>
      <w:proofErr w:type="spellEnd"/>
      <w:r w:rsidRPr="6D369088">
        <w:rPr>
          <w:rFonts w:ascii="Inter" w:eastAsia="Inter" w:hAnsi="Inter" w:cs="Inter"/>
          <w:sz w:val="21"/>
          <w:szCs w:val="21"/>
        </w:rPr>
        <w:t xml:space="preserve"> </w:t>
      </w:r>
      <w:proofErr w:type="spellStart"/>
      <w:r w:rsidRPr="6D369088">
        <w:rPr>
          <w:rFonts w:ascii="Inter" w:eastAsia="Inter" w:hAnsi="Inter" w:cs="Inter"/>
          <w:sz w:val="21"/>
          <w:szCs w:val="21"/>
        </w:rPr>
        <w:t>có</w:t>
      </w:r>
      <w:proofErr w:type="spellEnd"/>
      <w:r w:rsidRPr="6D369088">
        <w:rPr>
          <w:rFonts w:ascii="Inter" w:eastAsia="Inter" w:hAnsi="Inter" w:cs="Inter"/>
          <w:sz w:val="21"/>
          <w:szCs w:val="21"/>
        </w:rPr>
        <w:t xml:space="preserve"> </w:t>
      </w:r>
      <w:proofErr w:type="spellStart"/>
      <w:r w:rsidRPr="6D369088">
        <w:rPr>
          <w:rFonts w:ascii="Inter" w:eastAsia="Inter" w:hAnsi="Inter" w:cs="Inter"/>
          <w:sz w:val="21"/>
          <w:szCs w:val="21"/>
        </w:rPr>
        <w:t>độ</w:t>
      </w:r>
      <w:proofErr w:type="spellEnd"/>
      <w:r w:rsidRPr="6D369088">
        <w:rPr>
          <w:rFonts w:ascii="Inter" w:eastAsia="Inter" w:hAnsi="Inter" w:cs="Inter"/>
          <w:sz w:val="21"/>
          <w:szCs w:val="21"/>
        </w:rPr>
        <w:t xml:space="preserve"> </w:t>
      </w:r>
      <w:proofErr w:type="spellStart"/>
      <w:r w:rsidRPr="6D369088">
        <w:rPr>
          <w:rFonts w:ascii="Inter" w:eastAsia="Inter" w:hAnsi="Inter" w:cs="Inter"/>
          <w:sz w:val="21"/>
          <w:szCs w:val="21"/>
        </w:rPr>
        <w:t>tinh</w:t>
      </w:r>
      <w:proofErr w:type="spellEnd"/>
      <w:r w:rsidRPr="6D369088">
        <w:rPr>
          <w:rFonts w:ascii="Inter" w:eastAsia="Inter" w:hAnsi="Inter" w:cs="Inter"/>
          <w:sz w:val="21"/>
          <w:szCs w:val="21"/>
        </w:rPr>
        <w:t xml:space="preserve"> </w:t>
      </w:r>
      <w:proofErr w:type="spellStart"/>
      <w:r w:rsidRPr="6D369088">
        <w:rPr>
          <w:rFonts w:ascii="Inter" w:eastAsia="Inter" w:hAnsi="Inter" w:cs="Inter"/>
          <w:sz w:val="21"/>
          <w:szCs w:val="21"/>
        </w:rPr>
        <w:t>khiết</w:t>
      </w:r>
      <w:proofErr w:type="spellEnd"/>
      <w:r w:rsidRPr="6D369088">
        <w:rPr>
          <w:rFonts w:ascii="Inter" w:eastAsia="Inter" w:hAnsi="Inter" w:cs="Inter"/>
          <w:sz w:val="21"/>
          <w:szCs w:val="21"/>
        </w:rPr>
        <w:t xml:space="preserve"> </w:t>
      </w:r>
      <w:proofErr w:type="spellStart"/>
      <w:r w:rsidRPr="6D369088">
        <w:rPr>
          <w:rFonts w:ascii="Inter" w:eastAsia="Inter" w:hAnsi="Inter" w:cs="Inter"/>
          <w:sz w:val="21"/>
          <w:szCs w:val="21"/>
        </w:rPr>
        <w:t>cao</w:t>
      </w:r>
      <w:proofErr w:type="spellEnd"/>
      <w:r w:rsidRPr="6D369088">
        <w:rPr>
          <w:rFonts w:ascii="Inter" w:eastAsia="Inter" w:hAnsi="Inter" w:cs="Inter"/>
          <w:sz w:val="21"/>
          <w:szCs w:val="21"/>
        </w:rPr>
        <w:t xml:space="preserve"> </w:t>
      </w:r>
      <w:proofErr w:type="spellStart"/>
      <w:r w:rsidRPr="6D369088">
        <w:rPr>
          <w:rFonts w:ascii="Inter" w:eastAsia="Inter" w:hAnsi="Inter" w:cs="Inter"/>
          <w:sz w:val="21"/>
          <w:szCs w:val="21"/>
        </w:rPr>
        <w:t>nhất</w:t>
      </w:r>
      <w:proofErr w:type="spellEnd"/>
      <w:r w:rsidRPr="6D369088">
        <w:rPr>
          <w:rFonts w:ascii="Inter" w:eastAsia="Inter" w:hAnsi="Inter" w:cs="Inter"/>
          <w:sz w:val="21"/>
          <w:szCs w:val="21"/>
        </w:rPr>
        <w:t xml:space="preserve"> (purest branches).</w:t>
      </w:r>
    </w:p>
    <w:p w14:paraId="06AAFBBC" w14:textId="39F8EE6A" w:rsidR="1D8A7A0D" w:rsidRDefault="1142F9BA" w:rsidP="6D369088">
      <w:pPr>
        <w:pStyle w:val="ListParagraph"/>
        <w:numPr>
          <w:ilvl w:val="0"/>
          <w:numId w:val="24"/>
        </w:numPr>
        <w:spacing w:before="240" w:after="240"/>
        <w:rPr>
          <w:rFonts w:ascii="Inter" w:eastAsia="Inter" w:hAnsi="Inter" w:cs="Inter"/>
          <w:sz w:val="21"/>
          <w:szCs w:val="21"/>
        </w:rPr>
      </w:pPr>
      <w:proofErr w:type="spellStart"/>
      <w:r w:rsidRPr="6D369088">
        <w:rPr>
          <w:rFonts w:ascii="Inter" w:eastAsia="Inter" w:hAnsi="Inter" w:cs="Inter"/>
          <w:i/>
          <w:iCs/>
          <w:sz w:val="21"/>
          <w:szCs w:val="21"/>
        </w:rPr>
        <w:t>Ví</w:t>
      </w:r>
      <w:proofErr w:type="spellEnd"/>
      <w:r w:rsidRPr="6D369088">
        <w:rPr>
          <w:rFonts w:ascii="Inter" w:eastAsia="Inter" w:hAnsi="Inter" w:cs="Inter"/>
          <w:i/>
          <w:iCs/>
          <w:sz w:val="21"/>
          <w:szCs w:val="21"/>
        </w:rPr>
        <w:t xml:space="preserve"> </w:t>
      </w:r>
      <w:proofErr w:type="spellStart"/>
      <w:r w:rsidRPr="6D369088">
        <w:rPr>
          <w:rFonts w:ascii="Inter" w:eastAsia="Inter" w:hAnsi="Inter" w:cs="Inter"/>
          <w:i/>
          <w:iCs/>
          <w:sz w:val="21"/>
          <w:szCs w:val="21"/>
        </w:rPr>
        <w:t>dụ</w:t>
      </w:r>
      <w:proofErr w:type="spellEnd"/>
      <w:r w:rsidRPr="6D369088">
        <w:rPr>
          <w:rFonts w:ascii="Inter" w:eastAsia="Inter" w:hAnsi="Inter" w:cs="Inter"/>
          <w:i/>
          <w:iCs/>
          <w:sz w:val="21"/>
          <w:szCs w:val="21"/>
        </w:rPr>
        <w:t xml:space="preserve"> </w:t>
      </w:r>
      <w:proofErr w:type="spellStart"/>
      <w:r w:rsidRPr="6D369088">
        <w:rPr>
          <w:rFonts w:ascii="Inter" w:eastAsia="Inter" w:hAnsi="Inter" w:cs="Inter"/>
          <w:i/>
          <w:iCs/>
          <w:sz w:val="21"/>
          <w:szCs w:val="21"/>
        </w:rPr>
        <w:t>minh</w:t>
      </w:r>
      <w:proofErr w:type="spellEnd"/>
      <w:r w:rsidRPr="6D369088">
        <w:rPr>
          <w:rFonts w:ascii="Inter" w:eastAsia="Inter" w:hAnsi="Inter" w:cs="Inter"/>
          <w:i/>
          <w:iCs/>
          <w:sz w:val="21"/>
          <w:szCs w:val="21"/>
        </w:rPr>
        <w:t xml:space="preserve"> </w:t>
      </w:r>
      <w:proofErr w:type="spellStart"/>
      <w:r w:rsidRPr="6D369088">
        <w:rPr>
          <w:rFonts w:ascii="Inter" w:eastAsia="Inter" w:hAnsi="Inter" w:cs="Inter"/>
          <w:i/>
          <w:iCs/>
          <w:sz w:val="21"/>
          <w:szCs w:val="21"/>
        </w:rPr>
        <w:t>họa</w:t>
      </w:r>
      <w:proofErr w:type="spellEnd"/>
      <w:r w:rsidRPr="6D369088">
        <w:rPr>
          <w:rFonts w:ascii="Inter" w:eastAsia="Inter" w:hAnsi="Inter" w:cs="Inter"/>
          <w:i/>
          <w:iCs/>
          <w:sz w:val="21"/>
          <w:szCs w:val="21"/>
        </w:rPr>
        <w:t>:</w:t>
      </w:r>
      <w:r w:rsidRPr="6D369088">
        <w:rPr>
          <w:rFonts w:ascii="Inter" w:eastAsia="Inter" w:hAnsi="Inter" w:cs="Inter"/>
          <w:sz w:val="21"/>
          <w:szCs w:val="21"/>
        </w:rPr>
        <w:t xml:space="preserve"> </w:t>
      </w:r>
      <w:proofErr w:type="spellStart"/>
      <w:r w:rsidRPr="6D369088">
        <w:rPr>
          <w:rFonts w:ascii="Inter" w:eastAsia="Inter" w:hAnsi="Inter" w:cs="Inter"/>
          <w:sz w:val="21"/>
          <w:szCs w:val="21"/>
        </w:rPr>
        <w:t>Nếu</w:t>
      </w:r>
      <w:proofErr w:type="spellEnd"/>
      <w:r w:rsidRPr="6D369088">
        <w:rPr>
          <w:rFonts w:ascii="Inter" w:eastAsia="Inter" w:hAnsi="Inter" w:cs="Inter"/>
          <w:sz w:val="21"/>
          <w:szCs w:val="21"/>
        </w:rPr>
        <w:t xml:space="preserve"> </w:t>
      </w:r>
      <w:proofErr w:type="spellStart"/>
      <w:r w:rsidRPr="6D369088">
        <w:rPr>
          <w:rFonts w:ascii="Inter" w:eastAsia="Inter" w:hAnsi="Inter" w:cs="Inter"/>
          <w:sz w:val="21"/>
          <w:szCs w:val="21"/>
        </w:rPr>
        <w:t>việc</w:t>
      </w:r>
      <w:proofErr w:type="spellEnd"/>
      <w:r w:rsidRPr="6D369088">
        <w:rPr>
          <w:rFonts w:ascii="Inter" w:eastAsia="Inter" w:hAnsi="Inter" w:cs="Inter"/>
          <w:sz w:val="21"/>
          <w:szCs w:val="21"/>
        </w:rPr>
        <w:t xml:space="preserve"> chia </w:t>
      </w:r>
      <w:proofErr w:type="spellStart"/>
      <w:r w:rsidRPr="6D369088">
        <w:rPr>
          <w:rFonts w:ascii="Inter" w:eastAsia="Inter" w:hAnsi="Inter" w:cs="Inter"/>
          <w:sz w:val="21"/>
          <w:szCs w:val="21"/>
        </w:rPr>
        <w:t>dữ</w:t>
      </w:r>
      <w:proofErr w:type="spellEnd"/>
      <w:r w:rsidRPr="6D369088">
        <w:rPr>
          <w:rFonts w:ascii="Inter" w:eastAsia="Inter" w:hAnsi="Inter" w:cs="Inter"/>
          <w:sz w:val="21"/>
          <w:szCs w:val="21"/>
        </w:rPr>
        <w:t xml:space="preserve"> </w:t>
      </w:r>
      <w:proofErr w:type="spellStart"/>
      <w:r w:rsidRPr="6D369088">
        <w:rPr>
          <w:rFonts w:ascii="Inter" w:eastAsia="Inter" w:hAnsi="Inter" w:cs="Inter"/>
          <w:sz w:val="21"/>
          <w:szCs w:val="21"/>
        </w:rPr>
        <w:t>liệu</w:t>
      </w:r>
      <w:proofErr w:type="spellEnd"/>
      <w:r w:rsidRPr="6D369088">
        <w:rPr>
          <w:rFonts w:ascii="Inter" w:eastAsia="Inter" w:hAnsi="Inter" w:cs="Inter"/>
          <w:sz w:val="21"/>
          <w:szCs w:val="21"/>
        </w:rPr>
        <w:t xml:space="preserve"> </w:t>
      </w:r>
      <w:proofErr w:type="spellStart"/>
      <w:r w:rsidRPr="6D369088">
        <w:rPr>
          <w:rFonts w:ascii="Inter" w:eastAsia="Inter" w:hAnsi="Inter" w:cs="Inter"/>
          <w:sz w:val="21"/>
          <w:szCs w:val="21"/>
        </w:rPr>
        <w:t>theo</w:t>
      </w:r>
      <w:proofErr w:type="spellEnd"/>
      <w:r w:rsidRPr="6D369088">
        <w:rPr>
          <w:rFonts w:ascii="Inter" w:eastAsia="Inter" w:hAnsi="Inter" w:cs="Inter"/>
          <w:sz w:val="21"/>
          <w:szCs w:val="21"/>
        </w:rPr>
        <w:t xml:space="preserve"> </w:t>
      </w:r>
      <w:proofErr w:type="spellStart"/>
      <w:r w:rsidRPr="6D369088">
        <w:rPr>
          <w:rFonts w:ascii="Inter" w:eastAsia="Inter" w:hAnsi="Inter" w:cs="Inter"/>
          <w:sz w:val="21"/>
          <w:szCs w:val="21"/>
        </w:rPr>
        <w:t>biến</w:t>
      </w:r>
      <w:proofErr w:type="spellEnd"/>
      <w:r w:rsidRPr="6D369088">
        <w:rPr>
          <w:rFonts w:ascii="Inter" w:eastAsia="Inter" w:hAnsi="Inter" w:cs="Inter"/>
          <w:sz w:val="21"/>
          <w:szCs w:val="21"/>
        </w:rPr>
        <w:t xml:space="preserve"> "</w:t>
      </w:r>
      <w:proofErr w:type="spellStart"/>
      <w:r w:rsidRPr="6D369088">
        <w:rPr>
          <w:rFonts w:ascii="Inter" w:eastAsia="Inter" w:hAnsi="Inter" w:cs="Inter"/>
          <w:sz w:val="21"/>
          <w:szCs w:val="21"/>
        </w:rPr>
        <w:t>Độ</w:t>
      </w:r>
      <w:proofErr w:type="spellEnd"/>
      <w:r w:rsidRPr="6D369088">
        <w:rPr>
          <w:rFonts w:ascii="Inter" w:eastAsia="Inter" w:hAnsi="Inter" w:cs="Inter"/>
          <w:sz w:val="21"/>
          <w:szCs w:val="21"/>
        </w:rPr>
        <w:t xml:space="preserve"> bao </w:t>
      </w:r>
      <w:proofErr w:type="spellStart"/>
      <w:r w:rsidRPr="6D369088">
        <w:rPr>
          <w:rFonts w:ascii="Inter" w:eastAsia="Inter" w:hAnsi="Inter" w:cs="Inter"/>
          <w:sz w:val="21"/>
          <w:szCs w:val="21"/>
        </w:rPr>
        <w:t>phủ</w:t>
      </w:r>
      <w:proofErr w:type="spellEnd"/>
      <w:r w:rsidRPr="6D369088">
        <w:rPr>
          <w:rFonts w:ascii="Inter" w:eastAsia="Inter" w:hAnsi="Inter" w:cs="Inter"/>
          <w:sz w:val="21"/>
          <w:szCs w:val="21"/>
        </w:rPr>
        <w:t xml:space="preserve"> </w:t>
      </w:r>
      <w:proofErr w:type="spellStart"/>
      <w:r w:rsidRPr="6D369088">
        <w:rPr>
          <w:rFonts w:ascii="Inter" w:eastAsia="Inter" w:hAnsi="Inter" w:cs="Inter"/>
          <w:sz w:val="21"/>
          <w:szCs w:val="21"/>
        </w:rPr>
        <w:t>của</w:t>
      </w:r>
      <w:proofErr w:type="spellEnd"/>
      <w:r w:rsidRPr="6D369088">
        <w:rPr>
          <w:rFonts w:ascii="Inter" w:eastAsia="Inter" w:hAnsi="Inter" w:cs="Inter"/>
          <w:sz w:val="21"/>
          <w:szCs w:val="21"/>
        </w:rPr>
        <w:t xml:space="preserve"> </w:t>
      </w:r>
      <w:proofErr w:type="spellStart"/>
      <w:r w:rsidRPr="6D369088">
        <w:rPr>
          <w:rFonts w:ascii="Inter" w:eastAsia="Inter" w:hAnsi="Inter" w:cs="Inter"/>
          <w:sz w:val="21"/>
          <w:szCs w:val="21"/>
        </w:rPr>
        <w:t>mây</w:t>
      </w:r>
      <w:proofErr w:type="spellEnd"/>
      <w:r w:rsidRPr="6D369088">
        <w:rPr>
          <w:rFonts w:ascii="Inter" w:eastAsia="Inter" w:hAnsi="Inter" w:cs="Inter"/>
          <w:sz w:val="21"/>
          <w:szCs w:val="21"/>
        </w:rPr>
        <w:t xml:space="preserve">" </w:t>
      </w:r>
      <w:proofErr w:type="spellStart"/>
      <w:r w:rsidRPr="6D369088">
        <w:rPr>
          <w:rFonts w:ascii="Inter" w:eastAsia="Inter" w:hAnsi="Inter" w:cs="Inter"/>
          <w:sz w:val="21"/>
          <w:szCs w:val="21"/>
        </w:rPr>
        <w:t>giúp</w:t>
      </w:r>
      <w:proofErr w:type="spellEnd"/>
      <w:r w:rsidRPr="6D369088">
        <w:rPr>
          <w:rFonts w:ascii="Inter" w:eastAsia="Inter" w:hAnsi="Inter" w:cs="Inter"/>
          <w:sz w:val="21"/>
          <w:szCs w:val="21"/>
        </w:rPr>
        <w:t xml:space="preserve"> </w:t>
      </w:r>
      <w:proofErr w:type="spellStart"/>
      <w:r w:rsidRPr="6D369088">
        <w:rPr>
          <w:rFonts w:ascii="Inter" w:eastAsia="Inter" w:hAnsi="Inter" w:cs="Inter"/>
          <w:sz w:val="21"/>
          <w:szCs w:val="21"/>
        </w:rPr>
        <w:t>tách</w:t>
      </w:r>
      <w:proofErr w:type="spellEnd"/>
      <w:r w:rsidRPr="6D369088">
        <w:rPr>
          <w:rFonts w:ascii="Inter" w:eastAsia="Inter" w:hAnsi="Inter" w:cs="Inter"/>
          <w:sz w:val="21"/>
          <w:szCs w:val="21"/>
        </w:rPr>
        <w:t xml:space="preserve"> </w:t>
      </w:r>
      <w:proofErr w:type="spellStart"/>
      <w:r w:rsidRPr="6D369088">
        <w:rPr>
          <w:rFonts w:ascii="Inter" w:eastAsia="Inter" w:hAnsi="Inter" w:cs="Inter"/>
          <w:sz w:val="21"/>
          <w:szCs w:val="21"/>
        </w:rPr>
        <w:t>biệt</w:t>
      </w:r>
      <w:proofErr w:type="spellEnd"/>
      <w:r w:rsidRPr="6D369088">
        <w:rPr>
          <w:rFonts w:ascii="Inter" w:eastAsia="Inter" w:hAnsi="Inter" w:cs="Inter"/>
          <w:sz w:val="21"/>
          <w:szCs w:val="21"/>
        </w:rPr>
        <w:t xml:space="preserve"> </w:t>
      </w:r>
      <w:proofErr w:type="spellStart"/>
      <w:r w:rsidRPr="6D369088">
        <w:rPr>
          <w:rFonts w:ascii="Inter" w:eastAsia="Inter" w:hAnsi="Inter" w:cs="Inter"/>
          <w:sz w:val="21"/>
          <w:szCs w:val="21"/>
        </w:rPr>
        <w:t>rõ</w:t>
      </w:r>
      <w:proofErr w:type="spellEnd"/>
      <w:r w:rsidRPr="6D369088">
        <w:rPr>
          <w:rFonts w:ascii="Inter" w:eastAsia="Inter" w:hAnsi="Inter" w:cs="Inter"/>
          <w:sz w:val="21"/>
          <w:szCs w:val="21"/>
        </w:rPr>
        <w:t xml:space="preserve"> </w:t>
      </w:r>
      <w:proofErr w:type="spellStart"/>
      <w:r w:rsidRPr="6D369088">
        <w:rPr>
          <w:rFonts w:ascii="Inter" w:eastAsia="Inter" w:hAnsi="Inter" w:cs="Inter"/>
          <w:sz w:val="21"/>
          <w:szCs w:val="21"/>
        </w:rPr>
        <w:t>ràng</w:t>
      </w:r>
      <w:proofErr w:type="spellEnd"/>
      <w:r w:rsidRPr="6D369088">
        <w:rPr>
          <w:rFonts w:ascii="Inter" w:eastAsia="Inter" w:hAnsi="Inter" w:cs="Inter"/>
          <w:sz w:val="21"/>
          <w:szCs w:val="21"/>
        </w:rPr>
        <w:t xml:space="preserve"> </w:t>
      </w:r>
      <w:proofErr w:type="spellStart"/>
      <w:r w:rsidRPr="6D369088">
        <w:rPr>
          <w:rFonts w:ascii="Inter" w:eastAsia="Inter" w:hAnsi="Inter" w:cs="Inter"/>
          <w:sz w:val="21"/>
          <w:szCs w:val="21"/>
        </w:rPr>
        <w:t>hai</w:t>
      </w:r>
      <w:proofErr w:type="spellEnd"/>
      <w:r w:rsidRPr="6D369088">
        <w:rPr>
          <w:rFonts w:ascii="Inter" w:eastAsia="Inter" w:hAnsi="Inter" w:cs="Inter"/>
          <w:sz w:val="21"/>
          <w:szCs w:val="21"/>
        </w:rPr>
        <w:t xml:space="preserve"> </w:t>
      </w:r>
      <w:proofErr w:type="spellStart"/>
      <w:r w:rsidRPr="6D369088">
        <w:rPr>
          <w:rFonts w:ascii="Inter" w:eastAsia="Inter" w:hAnsi="Inter" w:cs="Inter"/>
          <w:sz w:val="21"/>
          <w:szCs w:val="21"/>
        </w:rPr>
        <w:t>nhóm</w:t>
      </w:r>
      <w:proofErr w:type="spellEnd"/>
      <w:r w:rsidRPr="6D369088">
        <w:rPr>
          <w:rFonts w:ascii="Inter" w:eastAsia="Inter" w:hAnsi="Inter" w:cs="Inter"/>
          <w:sz w:val="21"/>
          <w:szCs w:val="21"/>
        </w:rPr>
        <w:t xml:space="preserve"> </w:t>
      </w:r>
      <w:proofErr w:type="spellStart"/>
      <w:r w:rsidRPr="6D369088">
        <w:rPr>
          <w:rFonts w:ascii="Inter" w:eastAsia="Inter" w:hAnsi="Inter" w:cs="Inter"/>
          <w:sz w:val="21"/>
          <w:szCs w:val="21"/>
        </w:rPr>
        <w:t>đối</w:t>
      </w:r>
      <w:proofErr w:type="spellEnd"/>
      <w:r w:rsidRPr="6D369088">
        <w:rPr>
          <w:rFonts w:ascii="Inter" w:eastAsia="Inter" w:hAnsi="Inter" w:cs="Inter"/>
          <w:sz w:val="21"/>
          <w:szCs w:val="21"/>
        </w:rPr>
        <w:t xml:space="preserve"> </w:t>
      </w:r>
      <w:proofErr w:type="spellStart"/>
      <w:r w:rsidRPr="6D369088">
        <w:rPr>
          <w:rFonts w:ascii="Inter" w:eastAsia="Inter" w:hAnsi="Inter" w:cs="Inter"/>
          <w:sz w:val="21"/>
          <w:szCs w:val="21"/>
        </w:rPr>
        <w:t>tượng</w:t>
      </w:r>
      <w:proofErr w:type="spellEnd"/>
      <w:r w:rsidRPr="6D369088">
        <w:rPr>
          <w:rFonts w:ascii="Inter" w:eastAsia="Inter" w:hAnsi="Inter" w:cs="Inter"/>
          <w:sz w:val="21"/>
          <w:szCs w:val="21"/>
        </w:rPr>
        <w:t xml:space="preserve"> (</w:t>
      </w:r>
      <w:proofErr w:type="spellStart"/>
      <w:r w:rsidRPr="6D369088">
        <w:rPr>
          <w:rFonts w:ascii="Inter" w:eastAsia="Inter" w:hAnsi="Inter" w:cs="Inter"/>
          <w:sz w:val="21"/>
          <w:szCs w:val="21"/>
        </w:rPr>
        <w:t>ví</w:t>
      </w:r>
      <w:proofErr w:type="spellEnd"/>
      <w:r w:rsidRPr="6D369088">
        <w:rPr>
          <w:rFonts w:ascii="Inter" w:eastAsia="Inter" w:hAnsi="Inter" w:cs="Inter"/>
          <w:sz w:val="21"/>
          <w:szCs w:val="21"/>
        </w:rPr>
        <w:t xml:space="preserve"> </w:t>
      </w:r>
      <w:proofErr w:type="spellStart"/>
      <w:r w:rsidRPr="6D369088">
        <w:rPr>
          <w:rFonts w:ascii="Inter" w:eastAsia="Inter" w:hAnsi="Inter" w:cs="Inter"/>
          <w:sz w:val="21"/>
          <w:szCs w:val="21"/>
        </w:rPr>
        <w:t>dụ</w:t>
      </w:r>
      <w:proofErr w:type="spellEnd"/>
      <w:r w:rsidRPr="6D369088">
        <w:rPr>
          <w:rFonts w:ascii="Inter" w:eastAsia="Inter" w:hAnsi="Inter" w:cs="Inter"/>
          <w:sz w:val="21"/>
          <w:szCs w:val="21"/>
        </w:rPr>
        <w:t xml:space="preserve">: </w:t>
      </w:r>
      <w:proofErr w:type="spellStart"/>
      <w:r w:rsidRPr="6D369088">
        <w:rPr>
          <w:rFonts w:ascii="Inter" w:eastAsia="Inter" w:hAnsi="Inter" w:cs="Inter"/>
          <w:sz w:val="21"/>
          <w:szCs w:val="21"/>
        </w:rPr>
        <w:t>nhóm</w:t>
      </w:r>
      <w:proofErr w:type="spellEnd"/>
      <w:r w:rsidRPr="6D369088">
        <w:rPr>
          <w:rFonts w:ascii="Inter" w:eastAsia="Inter" w:hAnsi="Inter" w:cs="Inter"/>
          <w:sz w:val="21"/>
          <w:szCs w:val="21"/>
        </w:rPr>
        <w:t xml:space="preserve"> </w:t>
      </w:r>
      <w:proofErr w:type="spellStart"/>
      <w:r w:rsidRPr="6D369088">
        <w:rPr>
          <w:rFonts w:ascii="Inter" w:eastAsia="Inter" w:hAnsi="Inter" w:cs="Inter"/>
          <w:sz w:val="21"/>
          <w:szCs w:val="21"/>
        </w:rPr>
        <w:t>Nắng</w:t>
      </w:r>
      <w:proofErr w:type="spellEnd"/>
      <w:r w:rsidRPr="6D369088">
        <w:rPr>
          <w:rFonts w:ascii="Inter" w:eastAsia="Inter" w:hAnsi="Inter" w:cs="Inter"/>
          <w:sz w:val="21"/>
          <w:szCs w:val="21"/>
        </w:rPr>
        <w:t xml:space="preserve"> </w:t>
      </w:r>
      <w:proofErr w:type="spellStart"/>
      <w:r w:rsidRPr="6D369088">
        <w:rPr>
          <w:rFonts w:ascii="Inter" w:eastAsia="Inter" w:hAnsi="Inter" w:cs="Inter"/>
          <w:sz w:val="21"/>
          <w:szCs w:val="21"/>
        </w:rPr>
        <w:t>và</w:t>
      </w:r>
      <w:proofErr w:type="spellEnd"/>
      <w:r w:rsidRPr="6D369088">
        <w:rPr>
          <w:rFonts w:ascii="Inter" w:eastAsia="Inter" w:hAnsi="Inter" w:cs="Inter"/>
          <w:sz w:val="21"/>
          <w:szCs w:val="21"/>
        </w:rPr>
        <w:t xml:space="preserve"> </w:t>
      </w:r>
      <w:proofErr w:type="spellStart"/>
      <w:r w:rsidRPr="6D369088">
        <w:rPr>
          <w:rFonts w:ascii="Inter" w:eastAsia="Inter" w:hAnsi="Inter" w:cs="Inter"/>
          <w:sz w:val="21"/>
          <w:szCs w:val="21"/>
        </w:rPr>
        <w:t>nhóm</w:t>
      </w:r>
      <w:proofErr w:type="spellEnd"/>
      <w:r w:rsidRPr="6D369088">
        <w:rPr>
          <w:rFonts w:ascii="Inter" w:eastAsia="Inter" w:hAnsi="Inter" w:cs="Inter"/>
          <w:sz w:val="21"/>
          <w:szCs w:val="21"/>
        </w:rPr>
        <w:t xml:space="preserve"> Mưa) </w:t>
      </w:r>
      <w:proofErr w:type="spellStart"/>
      <w:r w:rsidRPr="6D369088">
        <w:rPr>
          <w:rFonts w:ascii="Inter" w:eastAsia="Inter" w:hAnsi="Inter" w:cs="Inter"/>
          <w:sz w:val="21"/>
          <w:szCs w:val="21"/>
        </w:rPr>
        <w:t>tốt</w:t>
      </w:r>
      <w:proofErr w:type="spellEnd"/>
      <w:r w:rsidRPr="6D369088">
        <w:rPr>
          <w:rFonts w:ascii="Inter" w:eastAsia="Inter" w:hAnsi="Inter" w:cs="Inter"/>
          <w:sz w:val="21"/>
          <w:szCs w:val="21"/>
        </w:rPr>
        <w:t xml:space="preserve"> </w:t>
      </w:r>
      <w:proofErr w:type="spellStart"/>
      <w:r w:rsidRPr="6D369088">
        <w:rPr>
          <w:rFonts w:ascii="Inter" w:eastAsia="Inter" w:hAnsi="Inter" w:cs="Inter"/>
          <w:sz w:val="21"/>
          <w:szCs w:val="21"/>
        </w:rPr>
        <w:t>hơn</w:t>
      </w:r>
      <w:proofErr w:type="spellEnd"/>
      <w:r w:rsidRPr="6D369088">
        <w:rPr>
          <w:rFonts w:ascii="Inter" w:eastAsia="Inter" w:hAnsi="Inter" w:cs="Inter"/>
          <w:sz w:val="21"/>
          <w:szCs w:val="21"/>
        </w:rPr>
        <w:t xml:space="preserve"> so </w:t>
      </w:r>
      <w:proofErr w:type="spellStart"/>
      <w:r w:rsidRPr="6D369088">
        <w:rPr>
          <w:rFonts w:ascii="Inter" w:eastAsia="Inter" w:hAnsi="Inter" w:cs="Inter"/>
          <w:sz w:val="21"/>
          <w:szCs w:val="21"/>
        </w:rPr>
        <w:t>với</w:t>
      </w:r>
      <w:proofErr w:type="spellEnd"/>
      <w:r w:rsidRPr="6D369088">
        <w:rPr>
          <w:rFonts w:ascii="Inter" w:eastAsia="Inter" w:hAnsi="Inter" w:cs="Inter"/>
          <w:sz w:val="21"/>
          <w:szCs w:val="21"/>
        </w:rPr>
        <w:t xml:space="preserve"> </w:t>
      </w:r>
      <w:proofErr w:type="spellStart"/>
      <w:r w:rsidRPr="6D369088">
        <w:rPr>
          <w:rFonts w:ascii="Inter" w:eastAsia="Inter" w:hAnsi="Inter" w:cs="Inter"/>
          <w:sz w:val="21"/>
          <w:szCs w:val="21"/>
        </w:rPr>
        <w:t>biến</w:t>
      </w:r>
      <w:proofErr w:type="spellEnd"/>
      <w:r w:rsidRPr="6D369088">
        <w:rPr>
          <w:rFonts w:ascii="Inter" w:eastAsia="Inter" w:hAnsi="Inter" w:cs="Inter"/>
          <w:sz w:val="21"/>
          <w:szCs w:val="21"/>
        </w:rPr>
        <w:t xml:space="preserve"> "</w:t>
      </w:r>
      <w:proofErr w:type="spellStart"/>
      <w:r w:rsidRPr="6D369088">
        <w:rPr>
          <w:rFonts w:ascii="Inter" w:eastAsia="Inter" w:hAnsi="Inter" w:cs="Inter"/>
          <w:sz w:val="21"/>
          <w:szCs w:val="21"/>
        </w:rPr>
        <w:t>Tốc</w:t>
      </w:r>
      <w:proofErr w:type="spellEnd"/>
      <w:r w:rsidRPr="6D369088">
        <w:rPr>
          <w:rFonts w:ascii="Inter" w:eastAsia="Inter" w:hAnsi="Inter" w:cs="Inter"/>
          <w:sz w:val="21"/>
          <w:szCs w:val="21"/>
        </w:rPr>
        <w:t xml:space="preserve"> </w:t>
      </w:r>
      <w:proofErr w:type="spellStart"/>
      <w:r w:rsidRPr="6D369088">
        <w:rPr>
          <w:rFonts w:ascii="Inter" w:eastAsia="Inter" w:hAnsi="Inter" w:cs="Inter"/>
          <w:sz w:val="21"/>
          <w:szCs w:val="21"/>
        </w:rPr>
        <w:t>độ</w:t>
      </w:r>
      <w:proofErr w:type="spellEnd"/>
      <w:r w:rsidRPr="6D369088">
        <w:rPr>
          <w:rFonts w:ascii="Inter" w:eastAsia="Inter" w:hAnsi="Inter" w:cs="Inter"/>
          <w:sz w:val="21"/>
          <w:szCs w:val="21"/>
        </w:rPr>
        <w:t xml:space="preserve"> </w:t>
      </w:r>
      <w:proofErr w:type="spellStart"/>
      <w:r w:rsidRPr="6D369088">
        <w:rPr>
          <w:rFonts w:ascii="Inter" w:eastAsia="Inter" w:hAnsi="Inter" w:cs="Inter"/>
          <w:sz w:val="21"/>
          <w:szCs w:val="21"/>
        </w:rPr>
        <w:t>gió</w:t>
      </w:r>
      <w:proofErr w:type="spellEnd"/>
      <w:r w:rsidRPr="6D369088">
        <w:rPr>
          <w:rFonts w:ascii="Inter" w:eastAsia="Inter" w:hAnsi="Inter" w:cs="Inter"/>
          <w:sz w:val="21"/>
          <w:szCs w:val="21"/>
        </w:rPr>
        <w:t xml:space="preserve">", </w:t>
      </w:r>
      <w:proofErr w:type="spellStart"/>
      <w:r w:rsidRPr="6D369088">
        <w:rPr>
          <w:rFonts w:ascii="Inter" w:eastAsia="Inter" w:hAnsi="Inter" w:cs="Inter"/>
          <w:sz w:val="21"/>
          <w:szCs w:val="21"/>
        </w:rPr>
        <w:t>thuật</w:t>
      </w:r>
      <w:proofErr w:type="spellEnd"/>
      <w:r w:rsidRPr="6D369088">
        <w:rPr>
          <w:rFonts w:ascii="Inter" w:eastAsia="Inter" w:hAnsi="Inter" w:cs="Inter"/>
          <w:sz w:val="21"/>
          <w:szCs w:val="21"/>
        </w:rPr>
        <w:t xml:space="preserve"> </w:t>
      </w:r>
      <w:proofErr w:type="spellStart"/>
      <w:r w:rsidRPr="6D369088">
        <w:rPr>
          <w:rFonts w:ascii="Inter" w:eastAsia="Inter" w:hAnsi="Inter" w:cs="Inter"/>
          <w:sz w:val="21"/>
          <w:szCs w:val="21"/>
        </w:rPr>
        <w:t>toán</w:t>
      </w:r>
      <w:proofErr w:type="spellEnd"/>
      <w:r w:rsidRPr="6D369088">
        <w:rPr>
          <w:rFonts w:ascii="Inter" w:eastAsia="Inter" w:hAnsi="Inter" w:cs="Inter"/>
          <w:sz w:val="21"/>
          <w:szCs w:val="21"/>
        </w:rPr>
        <w:t xml:space="preserve"> </w:t>
      </w:r>
      <w:proofErr w:type="spellStart"/>
      <w:r w:rsidRPr="6D369088">
        <w:rPr>
          <w:rFonts w:ascii="Inter" w:eastAsia="Inter" w:hAnsi="Inter" w:cs="Inter"/>
          <w:sz w:val="21"/>
          <w:szCs w:val="21"/>
        </w:rPr>
        <w:t>sẽ</w:t>
      </w:r>
      <w:proofErr w:type="spellEnd"/>
      <w:r w:rsidRPr="6D369088">
        <w:rPr>
          <w:rFonts w:ascii="Inter" w:eastAsia="Inter" w:hAnsi="Inter" w:cs="Inter"/>
          <w:sz w:val="21"/>
          <w:szCs w:val="21"/>
        </w:rPr>
        <w:t xml:space="preserve"> </w:t>
      </w:r>
      <w:proofErr w:type="spellStart"/>
      <w:r w:rsidRPr="6D369088">
        <w:rPr>
          <w:rFonts w:ascii="Inter" w:eastAsia="Inter" w:hAnsi="Inter" w:cs="Inter"/>
          <w:sz w:val="21"/>
          <w:szCs w:val="21"/>
        </w:rPr>
        <w:t>ưu</w:t>
      </w:r>
      <w:proofErr w:type="spellEnd"/>
      <w:r w:rsidRPr="6D369088">
        <w:rPr>
          <w:rFonts w:ascii="Inter" w:eastAsia="Inter" w:hAnsi="Inter" w:cs="Inter"/>
          <w:sz w:val="21"/>
          <w:szCs w:val="21"/>
        </w:rPr>
        <w:t xml:space="preserve"> </w:t>
      </w:r>
      <w:proofErr w:type="spellStart"/>
      <w:r w:rsidRPr="6D369088">
        <w:rPr>
          <w:rFonts w:ascii="Inter" w:eastAsia="Inter" w:hAnsi="Inter" w:cs="Inter"/>
          <w:sz w:val="21"/>
          <w:szCs w:val="21"/>
        </w:rPr>
        <w:t>tiên</w:t>
      </w:r>
      <w:proofErr w:type="spellEnd"/>
      <w:r w:rsidRPr="6D369088">
        <w:rPr>
          <w:rFonts w:ascii="Inter" w:eastAsia="Inter" w:hAnsi="Inter" w:cs="Inter"/>
          <w:sz w:val="21"/>
          <w:szCs w:val="21"/>
        </w:rPr>
        <w:t xml:space="preserve"> </w:t>
      </w:r>
      <w:proofErr w:type="spellStart"/>
      <w:r w:rsidRPr="6D369088">
        <w:rPr>
          <w:rFonts w:ascii="Inter" w:eastAsia="Inter" w:hAnsi="Inter" w:cs="Inter"/>
          <w:sz w:val="21"/>
          <w:szCs w:val="21"/>
        </w:rPr>
        <w:t>chọn</w:t>
      </w:r>
      <w:proofErr w:type="spellEnd"/>
      <w:r w:rsidRPr="6D369088">
        <w:rPr>
          <w:rFonts w:ascii="Inter" w:eastAsia="Inter" w:hAnsi="Inter" w:cs="Inter"/>
          <w:sz w:val="21"/>
          <w:szCs w:val="21"/>
        </w:rPr>
        <w:t xml:space="preserve"> </w:t>
      </w:r>
      <w:proofErr w:type="spellStart"/>
      <w:r w:rsidRPr="6D369088">
        <w:rPr>
          <w:rFonts w:ascii="Inter" w:eastAsia="Inter" w:hAnsi="Inter" w:cs="Inter"/>
          <w:sz w:val="21"/>
          <w:szCs w:val="21"/>
        </w:rPr>
        <w:t>biến</w:t>
      </w:r>
      <w:proofErr w:type="spellEnd"/>
      <w:r w:rsidRPr="6D369088">
        <w:rPr>
          <w:rFonts w:ascii="Inter" w:eastAsia="Inter" w:hAnsi="Inter" w:cs="Inter"/>
          <w:sz w:val="21"/>
          <w:szCs w:val="21"/>
        </w:rPr>
        <w:t xml:space="preserve"> "</w:t>
      </w:r>
      <w:proofErr w:type="spellStart"/>
      <w:r w:rsidRPr="6D369088">
        <w:rPr>
          <w:rFonts w:ascii="Inter" w:eastAsia="Inter" w:hAnsi="Inter" w:cs="Inter"/>
          <w:sz w:val="21"/>
          <w:szCs w:val="21"/>
        </w:rPr>
        <w:t>Độ</w:t>
      </w:r>
      <w:proofErr w:type="spellEnd"/>
      <w:r w:rsidRPr="6D369088">
        <w:rPr>
          <w:rFonts w:ascii="Inter" w:eastAsia="Inter" w:hAnsi="Inter" w:cs="Inter"/>
          <w:sz w:val="21"/>
          <w:szCs w:val="21"/>
        </w:rPr>
        <w:t xml:space="preserve"> bao </w:t>
      </w:r>
      <w:proofErr w:type="spellStart"/>
      <w:r w:rsidRPr="6D369088">
        <w:rPr>
          <w:rFonts w:ascii="Inter" w:eastAsia="Inter" w:hAnsi="Inter" w:cs="Inter"/>
          <w:sz w:val="21"/>
          <w:szCs w:val="21"/>
        </w:rPr>
        <w:t>phủ</w:t>
      </w:r>
      <w:proofErr w:type="spellEnd"/>
      <w:r w:rsidRPr="6D369088">
        <w:rPr>
          <w:rFonts w:ascii="Inter" w:eastAsia="Inter" w:hAnsi="Inter" w:cs="Inter"/>
          <w:sz w:val="21"/>
          <w:szCs w:val="21"/>
        </w:rPr>
        <w:t xml:space="preserve"> </w:t>
      </w:r>
      <w:proofErr w:type="spellStart"/>
      <w:r w:rsidRPr="6D369088">
        <w:rPr>
          <w:rFonts w:ascii="Inter" w:eastAsia="Inter" w:hAnsi="Inter" w:cs="Inter"/>
          <w:sz w:val="21"/>
          <w:szCs w:val="21"/>
        </w:rPr>
        <w:t>của</w:t>
      </w:r>
      <w:proofErr w:type="spellEnd"/>
      <w:r w:rsidRPr="6D369088">
        <w:rPr>
          <w:rFonts w:ascii="Inter" w:eastAsia="Inter" w:hAnsi="Inter" w:cs="Inter"/>
          <w:sz w:val="21"/>
          <w:szCs w:val="21"/>
        </w:rPr>
        <w:t xml:space="preserve"> </w:t>
      </w:r>
      <w:proofErr w:type="spellStart"/>
      <w:r w:rsidRPr="6D369088">
        <w:rPr>
          <w:rFonts w:ascii="Inter" w:eastAsia="Inter" w:hAnsi="Inter" w:cs="Inter"/>
          <w:sz w:val="21"/>
          <w:szCs w:val="21"/>
        </w:rPr>
        <w:t>mây</w:t>
      </w:r>
      <w:proofErr w:type="spellEnd"/>
      <w:r w:rsidRPr="6D369088">
        <w:rPr>
          <w:rFonts w:ascii="Inter" w:eastAsia="Inter" w:hAnsi="Inter" w:cs="Inter"/>
          <w:sz w:val="21"/>
          <w:szCs w:val="21"/>
        </w:rPr>
        <w:t xml:space="preserve">" </w:t>
      </w:r>
      <w:proofErr w:type="spellStart"/>
      <w:r w:rsidRPr="6D369088">
        <w:rPr>
          <w:rFonts w:ascii="Inter" w:eastAsia="Inter" w:hAnsi="Inter" w:cs="Inter"/>
          <w:sz w:val="21"/>
          <w:szCs w:val="21"/>
        </w:rPr>
        <w:t>để</w:t>
      </w:r>
      <w:proofErr w:type="spellEnd"/>
      <w:r w:rsidRPr="6D369088">
        <w:rPr>
          <w:rFonts w:ascii="Inter" w:eastAsia="Inter" w:hAnsi="Inter" w:cs="Inter"/>
          <w:sz w:val="21"/>
          <w:szCs w:val="21"/>
        </w:rPr>
        <w:t xml:space="preserve"> </w:t>
      </w:r>
      <w:proofErr w:type="spellStart"/>
      <w:r w:rsidRPr="6D369088">
        <w:rPr>
          <w:rFonts w:ascii="Inter" w:eastAsia="Inter" w:hAnsi="Inter" w:cs="Inter"/>
          <w:sz w:val="21"/>
          <w:szCs w:val="21"/>
        </w:rPr>
        <w:t>phân</w:t>
      </w:r>
      <w:proofErr w:type="spellEnd"/>
      <w:r w:rsidRPr="6D369088">
        <w:rPr>
          <w:rFonts w:ascii="Inter" w:eastAsia="Inter" w:hAnsi="Inter" w:cs="Inter"/>
          <w:sz w:val="21"/>
          <w:szCs w:val="21"/>
        </w:rPr>
        <w:t xml:space="preserve"> </w:t>
      </w:r>
      <w:proofErr w:type="spellStart"/>
      <w:r w:rsidRPr="6D369088">
        <w:rPr>
          <w:rFonts w:ascii="Inter" w:eastAsia="Inter" w:hAnsi="Inter" w:cs="Inter"/>
          <w:sz w:val="21"/>
          <w:szCs w:val="21"/>
        </w:rPr>
        <w:t>nhánh</w:t>
      </w:r>
      <w:proofErr w:type="spellEnd"/>
      <w:r w:rsidRPr="6D369088">
        <w:rPr>
          <w:rFonts w:ascii="Inter" w:eastAsia="Inter" w:hAnsi="Inter" w:cs="Inter"/>
          <w:sz w:val="21"/>
          <w:szCs w:val="21"/>
        </w:rPr>
        <w:t xml:space="preserve"> </w:t>
      </w:r>
      <w:proofErr w:type="spellStart"/>
      <w:r w:rsidRPr="6D369088">
        <w:rPr>
          <w:rFonts w:ascii="Inter" w:eastAsia="Inter" w:hAnsi="Inter" w:cs="Inter"/>
          <w:sz w:val="21"/>
          <w:szCs w:val="21"/>
        </w:rPr>
        <w:t>trước</w:t>
      </w:r>
      <w:proofErr w:type="spellEnd"/>
      <w:r w:rsidRPr="6D369088">
        <w:rPr>
          <w:rFonts w:ascii="Inter" w:eastAsia="Inter" w:hAnsi="Inter" w:cs="Inter"/>
          <w:sz w:val="21"/>
          <w:szCs w:val="21"/>
        </w:rPr>
        <w:t xml:space="preserve">. </w:t>
      </w:r>
      <w:proofErr w:type="spellStart"/>
      <w:r w:rsidRPr="6D369088">
        <w:rPr>
          <w:rFonts w:ascii="Inter" w:eastAsia="Inter" w:hAnsi="Inter" w:cs="Inter"/>
          <w:sz w:val="21"/>
          <w:szCs w:val="21"/>
        </w:rPr>
        <w:t>Biến</w:t>
      </w:r>
      <w:proofErr w:type="spellEnd"/>
      <w:r w:rsidRPr="6D369088">
        <w:rPr>
          <w:rFonts w:ascii="Inter" w:eastAsia="Inter" w:hAnsi="Inter" w:cs="Inter"/>
          <w:sz w:val="21"/>
          <w:szCs w:val="21"/>
        </w:rPr>
        <w:t xml:space="preserve"> </w:t>
      </w:r>
      <w:proofErr w:type="spellStart"/>
      <w:r w:rsidRPr="6D369088">
        <w:rPr>
          <w:rFonts w:ascii="Inter" w:eastAsia="Inter" w:hAnsi="Inter" w:cs="Inter"/>
          <w:sz w:val="21"/>
          <w:szCs w:val="21"/>
        </w:rPr>
        <w:t>nào</w:t>
      </w:r>
      <w:proofErr w:type="spellEnd"/>
      <w:r w:rsidRPr="6D369088">
        <w:rPr>
          <w:rFonts w:ascii="Inter" w:eastAsia="Inter" w:hAnsi="Inter" w:cs="Inter"/>
          <w:sz w:val="21"/>
          <w:szCs w:val="21"/>
        </w:rPr>
        <w:t xml:space="preserve"> </w:t>
      </w:r>
      <w:proofErr w:type="spellStart"/>
      <w:r w:rsidRPr="6D369088">
        <w:rPr>
          <w:rFonts w:ascii="Inter" w:eastAsia="Inter" w:hAnsi="Inter" w:cs="Inter"/>
          <w:sz w:val="21"/>
          <w:szCs w:val="21"/>
        </w:rPr>
        <w:t>cung</w:t>
      </w:r>
      <w:proofErr w:type="spellEnd"/>
      <w:r w:rsidRPr="6D369088">
        <w:rPr>
          <w:rFonts w:ascii="Inter" w:eastAsia="Inter" w:hAnsi="Inter" w:cs="Inter"/>
          <w:sz w:val="21"/>
          <w:szCs w:val="21"/>
        </w:rPr>
        <w:t xml:space="preserve"> </w:t>
      </w:r>
      <w:proofErr w:type="spellStart"/>
      <w:r w:rsidRPr="6D369088">
        <w:rPr>
          <w:rFonts w:ascii="Inter" w:eastAsia="Inter" w:hAnsi="Inter" w:cs="Inter"/>
          <w:sz w:val="21"/>
          <w:szCs w:val="21"/>
        </w:rPr>
        <w:t>cấp</w:t>
      </w:r>
      <w:proofErr w:type="spellEnd"/>
      <w:r w:rsidRPr="6D369088">
        <w:rPr>
          <w:rFonts w:ascii="Inter" w:eastAsia="Inter" w:hAnsi="Inter" w:cs="Inter"/>
          <w:sz w:val="21"/>
          <w:szCs w:val="21"/>
        </w:rPr>
        <w:t xml:space="preserve"> </w:t>
      </w:r>
      <w:proofErr w:type="spellStart"/>
      <w:r w:rsidRPr="6D369088">
        <w:rPr>
          <w:rFonts w:ascii="Inter" w:eastAsia="Inter" w:hAnsi="Inter" w:cs="Inter"/>
          <w:sz w:val="21"/>
          <w:szCs w:val="21"/>
        </w:rPr>
        <w:t>nhiều</w:t>
      </w:r>
      <w:proofErr w:type="spellEnd"/>
      <w:r w:rsidRPr="6D369088">
        <w:rPr>
          <w:rFonts w:ascii="Inter" w:eastAsia="Inter" w:hAnsi="Inter" w:cs="Inter"/>
          <w:sz w:val="21"/>
          <w:szCs w:val="21"/>
        </w:rPr>
        <w:t xml:space="preserve"> </w:t>
      </w:r>
      <w:proofErr w:type="spellStart"/>
      <w:r w:rsidRPr="6D369088">
        <w:rPr>
          <w:rFonts w:ascii="Inter" w:eastAsia="Inter" w:hAnsi="Inter" w:cs="Inter"/>
          <w:sz w:val="21"/>
          <w:szCs w:val="21"/>
        </w:rPr>
        <w:t>thông</w:t>
      </w:r>
      <w:proofErr w:type="spellEnd"/>
      <w:r w:rsidRPr="6D369088">
        <w:rPr>
          <w:rFonts w:ascii="Inter" w:eastAsia="Inter" w:hAnsi="Inter" w:cs="Inter"/>
          <w:sz w:val="21"/>
          <w:szCs w:val="21"/>
        </w:rPr>
        <w:t xml:space="preserve"> tin </w:t>
      </w:r>
      <w:proofErr w:type="spellStart"/>
      <w:r w:rsidRPr="6D369088">
        <w:rPr>
          <w:rFonts w:ascii="Inter" w:eastAsia="Inter" w:hAnsi="Inter" w:cs="Inter"/>
          <w:sz w:val="21"/>
          <w:szCs w:val="21"/>
        </w:rPr>
        <w:t>nhất</w:t>
      </w:r>
      <w:proofErr w:type="spellEnd"/>
      <w:r w:rsidRPr="6D369088">
        <w:rPr>
          <w:rFonts w:ascii="Inter" w:eastAsia="Inter" w:hAnsi="Inter" w:cs="Inter"/>
          <w:sz w:val="21"/>
          <w:szCs w:val="21"/>
        </w:rPr>
        <w:t xml:space="preserve"> </w:t>
      </w:r>
      <w:proofErr w:type="spellStart"/>
      <w:r w:rsidRPr="6D369088">
        <w:rPr>
          <w:rFonts w:ascii="Inter" w:eastAsia="Inter" w:hAnsi="Inter" w:cs="Inter"/>
          <w:sz w:val="21"/>
          <w:szCs w:val="21"/>
        </w:rPr>
        <w:t>để</w:t>
      </w:r>
      <w:proofErr w:type="spellEnd"/>
      <w:r w:rsidRPr="6D369088">
        <w:rPr>
          <w:rFonts w:ascii="Inter" w:eastAsia="Inter" w:hAnsi="Inter" w:cs="Inter"/>
          <w:sz w:val="21"/>
          <w:szCs w:val="21"/>
        </w:rPr>
        <w:t xml:space="preserve"> </w:t>
      </w:r>
      <w:proofErr w:type="spellStart"/>
      <w:r w:rsidRPr="6D369088">
        <w:rPr>
          <w:rFonts w:ascii="Inter" w:eastAsia="Inter" w:hAnsi="Inter" w:cs="Inter"/>
          <w:sz w:val="21"/>
          <w:szCs w:val="21"/>
        </w:rPr>
        <w:t>giảm</w:t>
      </w:r>
      <w:proofErr w:type="spellEnd"/>
      <w:r w:rsidRPr="6D369088">
        <w:rPr>
          <w:rFonts w:ascii="Inter" w:eastAsia="Inter" w:hAnsi="Inter" w:cs="Inter"/>
          <w:sz w:val="21"/>
          <w:szCs w:val="21"/>
        </w:rPr>
        <w:t xml:space="preserve"> </w:t>
      </w:r>
      <w:proofErr w:type="spellStart"/>
      <w:r w:rsidRPr="6D369088">
        <w:rPr>
          <w:rFonts w:ascii="Inter" w:eastAsia="Inter" w:hAnsi="Inter" w:cs="Inter"/>
          <w:sz w:val="21"/>
          <w:szCs w:val="21"/>
        </w:rPr>
        <w:t>độ</w:t>
      </w:r>
      <w:proofErr w:type="spellEnd"/>
      <w:r w:rsidRPr="6D369088">
        <w:rPr>
          <w:rFonts w:ascii="Inter" w:eastAsia="Inter" w:hAnsi="Inter" w:cs="Inter"/>
          <w:sz w:val="21"/>
          <w:szCs w:val="21"/>
        </w:rPr>
        <w:t xml:space="preserve"> </w:t>
      </w:r>
      <w:proofErr w:type="spellStart"/>
      <w:r w:rsidRPr="6D369088">
        <w:rPr>
          <w:rFonts w:ascii="Inter" w:eastAsia="Inter" w:hAnsi="Inter" w:cs="Inter"/>
          <w:sz w:val="21"/>
          <w:szCs w:val="21"/>
        </w:rPr>
        <w:t>nhiễu</w:t>
      </w:r>
      <w:proofErr w:type="spellEnd"/>
      <w:r w:rsidRPr="6D369088">
        <w:rPr>
          <w:rFonts w:ascii="Inter" w:eastAsia="Inter" w:hAnsi="Inter" w:cs="Inter"/>
          <w:sz w:val="21"/>
          <w:szCs w:val="21"/>
        </w:rPr>
        <w:t xml:space="preserve"> </w:t>
      </w:r>
      <w:proofErr w:type="spellStart"/>
      <w:r w:rsidRPr="6D369088">
        <w:rPr>
          <w:rFonts w:ascii="Inter" w:eastAsia="Inter" w:hAnsi="Inter" w:cs="Inter"/>
          <w:sz w:val="21"/>
          <w:szCs w:val="21"/>
        </w:rPr>
        <w:t>của</w:t>
      </w:r>
      <w:proofErr w:type="spellEnd"/>
      <w:r w:rsidRPr="6D369088">
        <w:rPr>
          <w:rFonts w:ascii="Inter" w:eastAsia="Inter" w:hAnsi="Inter" w:cs="Inter"/>
          <w:sz w:val="21"/>
          <w:szCs w:val="21"/>
        </w:rPr>
        <w:t xml:space="preserve"> </w:t>
      </w:r>
      <w:proofErr w:type="spellStart"/>
      <w:r w:rsidRPr="6D369088">
        <w:rPr>
          <w:rFonts w:ascii="Inter" w:eastAsia="Inter" w:hAnsi="Inter" w:cs="Inter"/>
          <w:sz w:val="21"/>
          <w:szCs w:val="21"/>
        </w:rPr>
        <w:t>dự</w:t>
      </w:r>
      <w:proofErr w:type="spellEnd"/>
      <w:r w:rsidRPr="6D369088">
        <w:rPr>
          <w:rFonts w:ascii="Inter" w:eastAsia="Inter" w:hAnsi="Inter" w:cs="Inter"/>
          <w:sz w:val="21"/>
          <w:szCs w:val="21"/>
        </w:rPr>
        <w:t xml:space="preserve"> </w:t>
      </w:r>
      <w:proofErr w:type="spellStart"/>
      <w:r w:rsidRPr="6D369088">
        <w:rPr>
          <w:rFonts w:ascii="Inter" w:eastAsia="Inter" w:hAnsi="Inter" w:cs="Inter"/>
          <w:sz w:val="21"/>
          <w:szCs w:val="21"/>
        </w:rPr>
        <w:t>đoán</w:t>
      </w:r>
      <w:proofErr w:type="spellEnd"/>
      <w:r w:rsidRPr="6D369088">
        <w:rPr>
          <w:rFonts w:ascii="Inter" w:eastAsia="Inter" w:hAnsi="Inter" w:cs="Inter"/>
          <w:sz w:val="21"/>
          <w:szCs w:val="21"/>
        </w:rPr>
        <w:t xml:space="preserve"> </w:t>
      </w:r>
      <w:proofErr w:type="spellStart"/>
      <w:r w:rsidRPr="6D369088">
        <w:rPr>
          <w:rFonts w:ascii="Inter" w:eastAsia="Inter" w:hAnsi="Inter" w:cs="Inter"/>
          <w:sz w:val="21"/>
          <w:szCs w:val="21"/>
        </w:rPr>
        <w:t>sẽ</w:t>
      </w:r>
      <w:proofErr w:type="spellEnd"/>
      <w:r w:rsidRPr="6D369088">
        <w:rPr>
          <w:rFonts w:ascii="Inter" w:eastAsia="Inter" w:hAnsi="Inter" w:cs="Inter"/>
          <w:sz w:val="21"/>
          <w:szCs w:val="21"/>
        </w:rPr>
        <w:t xml:space="preserve"> </w:t>
      </w:r>
      <w:proofErr w:type="spellStart"/>
      <w:r w:rsidRPr="6D369088">
        <w:rPr>
          <w:rFonts w:ascii="Inter" w:eastAsia="Inter" w:hAnsi="Inter" w:cs="Inter"/>
          <w:sz w:val="21"/>
          <w:szCs w:val="21"/>
        </w:rPr>
        <w:t>có</w:t>
      </w:r>
      <w:proofErr w:type="spellEnd"/>
      <w:r w:rsidRPr="6D369088">
        <w:rPr>
          <w:rFonts w:ascii="Inter" w:eastAsia="Inter" w:hAnsi="Inter" w:cs="Inter"/>
          <w:sz w:val="21"/>
          <w:szCs w:val="21"/>
        </w:rPr>
        <w:t xml:space="preserve"> Information Gain </w:t>
      </w:r>
      <w:proofErr w:type="spellStart"/>
      <w:r w:rsidRPr="6D369088">
        <w:rPr>
          <w:rFonts w:ascii="Inter" w:eastAsia="Inter" w:hAnsi="Inter" w:cs="Inter"/>
          <w:sz w:val="21"/>
          <w:szCs w:val="21"/>
        </w:rPr>
        <w:t>cao</w:t>
      </w:r>
      <w:proofErr w:type="spellEnd"/>
      <w:r w:rsidRPr="6D369088">
        <w:rPr>
          <w:rFonts w:ascii="Inter" w:eastAsia="Inter" w:hAnsi="Inter" w:cs="Inter"/>
          <w:sz w:val="21"/>
          <w:szCs w:val="21"/>
        </w:rPr>
        <w:t xml:space="preserve"> </w:t>
      </w:r>
      <w:proofErr w:type="spellStart"/>
      <w:r w:rsidRPr="6D369088">
        <w:rPr>
          <w:rFonts w:ascii="Inter" w:eastAsia="Inter" w:hAnsi="Inter" w:cs="Inter"/>
          <w:sz w:val="21"/>
          <w:szCs w:val="21"/>
        </w:rPr>
        <w:t>nhất</w:t>
      </w:r>
      <w:proofErr w:type="spellEnd"/>
      <w:r w:rsidRPr="6D369088">
        <w:rPr>
          <w:rFonts w:ascii="Inter" w:eastAsia="Inter" w:hAnsi="Inter" w:cs="Inter"/>
          <w:sz w:val="21"/>
          <w:szCs w:val="21"/>
        </w:rPr>
        <w:t>.</w:t>
      </w:r>
    </w:p>
    <w:p w14:paraId="11B71437" w14:textId="6F6E707E" w:rsidR="6202C74E" w:rsidRDefault="6202C74E" w:rsidP="4D7DC103">
      <w:pPr>
        <w:pStyle w:val="ListParagraph"/>
        <w:spacing w:before="240" w:after="240"/>
        <w:rPr>
          <w:rFonts w:ascii="Inter" w:eastAsia="Inter" w:hAnsi="Inter" w:cs="Inter"/>
          <w:sz w:val="21"/>
          <w:szCs w:val="21"/>
        </w:rPr>
      </w:pPr>
      <w:proofErr w:type="spellStart"/>
      <w:r w:rsidRPr="4DCF7466">
        <w:rPr>
          <w:rFonts w:ascii="Inter" w:eastAsia="Inter" w:hAnsi="Inter" w:cs="Inter"/>
          <w:sz w:val="21"/>
          <w:szCs w:val="21"/>
        </w:rPr>
        <w:t>Hình</w:t>
      </w:r>
      <w:proofErr w:type="spellEnd"/>
      <w:r w:rsidRPr="4DCF7466">
        <w:rPr>
          <w:rFonts w:ascii="Inter" w:eastAsia="Inter" w:hAnsi="Inter" w:cs="Inter"/>
          <w:sz w:val="21"/>
          <w:szCs w:val="21"/>
        </w:rPr>
        <w:t xml:space="preserve"> </w:t>
      </w:r>
      <w:proofErr w:type="spellStart"/>
      <w:r w:rsidRPr="4DCF7466">
        <w:rPr>
          <w:rFonts w:ascii="Inter" w:eastAsia="Inter" w:hAnsi="Inter" w:cs="Inter"/>
          <w:sz w:val="21"/>
          <w:szCs w:val="21"/>
        </w:rPr>
        <w:t>chọn</w:t>
      </w:r>
      <w:proofErr w:type="spellEnd"/>
      <w:r w:rsidRPr="4DCF7466">
        <w:rPr>
          <w:rFonts w:ascii="Inter" w:eastAsia="Inter" w:hAnsi="Inter" w:cs="Inter"/>
          <w:sz w:val="21"/>
          <w:szCs w:val="21"/>
        </w:rPr>
        <w:t xml:space="preserve"> </w:t>
      </w:r>
      <w:proofErr w:type="spellStart"/>
      <w:r w:rsidRPr="4DCF7466">
        <w:rPr>
          <w:rFonts w:ascii="Inter" w:eastAsia="Inter" w:hAnsi="Inter" w:cs="Inter"/>
          <w:sz w:val="21"/>
          <w:szCs w:val="21"/>
        </w:rPr>
        <w:t>thuộc</w:t>
      </w:r>
      <w:proofErr w:type="spellEnd"/>
      <w:r w:rsidRPr="4DCF7466">
        <w:rPr>
          <w:rFonts w:ascii="Inter" w:eastAsia="Inter" w:hAnsi="Inter" w:cs="Inter"/>
          <w:sz w:val="21"/>
          <w:szCs w:val="21"/>
        </w:rPr>
        <w:t xml:space="preserve"> </w:t>
      </w:r>
      <w:proofErr w:type="spellStart"/>
      <w:r w:rsidRPr="4DCF7466">
        <w:rPr>
          <w:rFonts w:ascii="Inter" w:eastAsia="Inter" w:hAnsi="Inter" w:cs="Inter"/>
          <w:sz w:val="21"/>
          <w:szCs w:val="21"/>
        </w:rPr>
        <w:t>tính</w:t>
      </w:r>
      <w:proofErr w:type="spellEnd"/>
      <w:r w:rsidRPr="4DCF7466">
        <w:rPr>
          <w:rFonts w:ascii="Inter" w:eastAsia="Inter" w:hAnsi="Inter" w:cs="Inter"/>
          <w:sz w:val="21"/>
          <w:szCs w:val="21"/>
        </w:rPr>
        <w:t xml:space="preserve"> </w:t>
      </w:r>
      <w:proofErr w:type="spellStart"/>
      <w:r w:rsidRPr="4DCF7466">
        <w:rPr>
          <w:rFonts w:ascii="Inter" w:eastAsia="Inter" w:hAnsi="Inter" w:cs="Inter"/>
          <w:sz w:val="21"/>
          <w:szCs w:val="21"/>
        </w:rPr>
        <w:t>có</w:t>
      </w:r>
      <w:proofErr w:type="spellEnd"/>
      <w:r w:rsidRPr="4DCF7466">
        <w:rPr>
          <w:rFonts w:ascii="Inter" w:eastAsia="Inter" w:hAnsi="Inter" w:cs="Inter"/>
          <w:sz w:val="21"/>
          <w:szCs w:val="21"/>
        </w:rPr>
        <w:t xml:space="preserve"> </w:t>
      </w:r>
      <w:proofErr w:type="spellStart"/>
      <w:r w:rsidRPr="4DCF7466">
        <w:rPr>
          <w:rFonts w:ascii="Inter" w:eastAsia="Inter" w:hAnsi="Inter" w:cs="Inter"/>
          <w:sz w:val="21"/>
          <w:szCs w:val="21"/>
        </w:rPr>
        <w:t>nhiều</w:t>
      </w:r>
      <w:proofErr w:type="spellEnd"/>
      <w:r w:rsidRPr="4DCF7466">
        <w:rPr>
          <w:rFonts w:ascii="Inter" w:eastAsia="Inter" w:hAnsi="Inter" w:cs="Inter"/>
          <w:sz w:val="21"/>
          <w:szCs w:val="21"/>
        </w:rPr>
        <w:t xml:space="preserve"> </w:t>
      </w:r>
      <w:proofErr w:type="spellStart"/>
      <w:r w:rsidRPr="4DCF7466">
        <w:rPr>
          <w:rFonts w:ascii="Inter" w:eastAsia="Inter" w:hAnsi="Inter" w:cs="Inter"/>
          <w:sz w:val="21"/>
          <w:szCs w:val="21"/>
        </w:rPr>
        <w:t>thông</w:t>
      </w:r>
      <w:proofErr w:type="spellEnd"/>
      <w:r w:rsidRPr="4DCF7466">
        <w:rPr>
          <w:rFonts w:ascii="Inter" w:eastAsia="Inter" w:hAnsi="Inter" w:cs="Inter"/>
          <w:sz w:val="21"/>
          <w:szCs w:val="21"/>
        </w:rPr>
        <w:t xml:space="preserve"> tin </w:t>
      </w:r>
      <w:proofErr w:type="spellStart"/>
      <w:r w:rsidRPr="4DCF7466">
        <w:rPr>
          <w:rFonts w:ascii="Inter" w:eastAsia="Inter" w:hAnsi="Inter" w:cs="Inter"/>
          <w:sz w:val="21"/>
          <w:szCs w:val="21"/>
        </w:rPr>
        <w:t>nhất</w:t>
      </w:r>
      <w:proofErr w:type="spellEnd"/>
      <w:r w:rsidRPr="4DCF7466">
        <w:rPr>
          <w:rFonts w:ascii="Inter" w:eastAsia="Inter" w:hAnsi="Inter" w:cs="Inter"/>
          <w:sz w:val="21"/>
          <w:szCs w:val="21"/>
        </w:rPr>
        <w:t xml:space="preserve"> ở </w:t>
      </w:r>
      <w:proofErr w:type="spellStart"/>
      <w:r w:rsidRPr="4DCF7466">
        <w:rPr>
          <w:rFonts w:ascii="Inter" w:eastAsia="Inter" w:hAnsi="Inter" w:cs="Inter"/>
          <w:sz w:val="21"/>
          <w:szCs w:val="21"/>
        </w:rPr>
        <w:t>mỗi</w:t>
      </w:r>
      <w:proofErr w:type="spellEnd"/>
      <w:r w:rsidRPr="4DCF7466">
        <w:rPr>
          <w:rFonts w:ascii="Inter" w:eastAsia="Inter" w:hAnsi="Inter" w:cs="Inter"/>
          <w:sz w:val="21"/>
          <w:szCs w:val="21"/>
        </w:rPr>
        <w:t xml:space="preserve"> node</w:t>
      </w:r>
    </w:p>
    <w:p w14:paraId="47A1CCC2" w14:textId="79A3DB04" w:rsidR="3E312C98" w:rsidRDefault="66703B2D" w:rsidP="3E312C98">
      <w:pPr>
        <w:pStyle w:val="ListParagraph"/>
        <w:spacing w:before="240" w:after="240"/>
      </w:pPr>
      <w:r>
        <w:rPr>
          <w:noProof/>
        </w:rPr>
        <w:lastRenderedPageBreak/>
        <w:drawing>
          <wp:inline distT="0" distB="0" distL="0" distR="0" wp14:anchorId="40BC8F35" wp14:editId="40F6EBDB">
            <wp:extent cx="5486400" cy="3114675"/>
            <wp:effectExtent l="0" t="0" r="0" b="0"/>
            <wp:docPr id="32198516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985166" name="Picture 321985166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19400" w14:textId="23941A18" w:rsidR="1D8A7A0D" w:rsidRDefault="1142F9BA" w:rsidP="6D369088">
      <w:pPr>
        <w:spacing w:before="240" w:after="240"/>
      </w:pPr>
      <w:r w:rsidRPr="6D369088">
        <w:rPr>
          <w:rFonts w:ascii="Inter" w:eastAsia="Inter" w:hAnsi="Inter" w:cs="Inter"/>
          <w:bCs/>
          <w:sz w:val="21"/>
          <w:szCs w:val="21"/>
        </w:rPr>
        <w:t xml:space="preserve">4. </w:t>
      </w:r>
      <w:proofErr w:type="spellStart"/>
      <w:r w:rsidRPr="6D369088">
        <w:rPr>
          <w:rFonts w:ascii="Inter" w:eastAsia="Inter" w:hAnsi="Inter" w:cs="Inter"/>
          <w:bCs/>
          <w:sz w:val="21"/>
          <w:szCs w:val="21"/>
        </w:rPr>
        <w:t>Kiểm</w:t>
      </w:r>
      <w:proofErr w:type="spellEnd"/>
      <w:r w:rsidRPr="6D369088">
        <w:rPr>
          <w:rFonts w:ascii="Inter" w:eastAsia="Inter" w:hAnsi="Inter" w:cs="Inter"/>
          <w:bCs/>
          <w:sz w:val="21"/>
          <w:szCs w:val="21"/>
        </w:rPr>
        <w:t xml:space="preserve"> </w:t>
      </w:r>
      <w:proofErr w:type="spellStart"/>
      <w:r w:rsidRPr="6D369088">
        <w:rPr>
          <w:rFonts w:ascii="Inter" w:eastAsia="Inter" w:hAnsi="Inter" w:cs="Inter"/>
          <w:bCs/>
          <w:sz w:val="21"/>
          <w:szCs w:val="21"/>
        </w:rPr>
        <w:t>soát</w:t>
      </w:r>
      <w:proofErr w:type="spellEnd"/>
      <w:r w:rsidRPr="6D369088">
        <w:rPr>
          <w:rFonts w:ascii="Inter" w:eastAsia="Inter" w:hAnsi="Inter" w:cs="Inter"/>
          <w:bCs/>
          <w:sz w:val="21"/>
          <w:szCs w:val="21"/>
        </w:rPr>
        <w:t xml:space="preserve"> Overfitting (</w:t>
      </w:r>
      <w:proofErr w:type="spellStart"/>
      <w:r w:rsidRPr="6D369088">
        <w:rPr>
          <w:rFonts w:ascii="Inter" w:eastAsia="Inter" w:hAnsi="Inter" w:cs="Inter"/>
          <w:bCs/>
          <w:sz w:val="21"/>
          <w:szCs w:val="21"/>
        </w:rPr>
        <w:t>Quá</w:t>
      </w:r>
      <w:proofErr w:type="spellEnd"/>
      <w:r w:rsidRPr="6D369088">
        <w:rPr>
          <w:rFonts w:ascii="Inter" w:eastAsia="Inter" w:hAnsi="Inter" w:cs="Inter"/>
          <w:bCs/>
          <w:sz w:val="21"/>
          <w:szCs w:val="21"/>
        </w:rPr>
        <w:t xml:space="preserve"> </w:t>
      </w:r>
      <w:proofErr w:type="spellStart"/>
      <w:r w:rsidRPr="6D369088">
        <w:rPr>
          <w:rFonts w:ascii="Inter" w:eastAsia="Inter" w:hAnsi="Inter" w:cs="Inter"/>
          <w:bCs/>
          <w:sz w:val="21"/>
          <w:szCs w:val="21"/>
        </w:rPr>
        <w:t>khớp</w:t>
      </w:r>
      <w:proofErr w:type="spellEnd"/>
      <w:r w:rsidRPr="6D369088">
        <w:rPr>
          <w:rFonts w:ascii="Inter" w:eastAsia="Inter" w:hAnsi="Inter" w:cs="Inter"/>
          <w:bCs/>
          <w:sz w:val="21"/>
          <w:szCs w:val="21"/>
        </w:rPr>
        <w:t>)</w:t>
      </w:r>
    </w:p>
    <w:p w14:paraId="3CC45D77" w14:textId="633D112D" w:rsidR="1D8A7A0D" w:rsidRDefault="1142F9BA" w:rsidP="6D369088">
      <w:pPr>
        <w:spacing w:before="240" w:after="240"/>
      </w:pPr>
      <w:r w:rsidRPr="6D369088">
        <w:rPr>
          <w:rFonts w:ascii="Inter" w:eastAsia="Inter" w:hAnsi="Inter" w:cs="Inter"/>
          <w:sz w:val="21"/>
          <w:szCs w:val="21"/>
        </w:rPr>
        <w:t xml:space="preserve"> </w:t>
      </w:r>
      <w:proofErr w:type="spellStart"/>
      <w:r w:rsidRPr="6D369088">
        <w:rPr>
          <w:rFonts w:ascii="Inter" w:eastAsia="Inter" w:hAnsi="Inter" w:cs="Inter"/>
          <w:sz w:val="21"/>
          <w:szCs w:val="21"/>
        </w:rPr>
        <w:t>Một</w:t>
      </w:r>
      <w:proofErr w:type="spellEnd"/>
      <w:r w:rsidRPr="6D369088">
        <w:rPr>
          <w:rFonts w:ascii="Inter" w:eastAsia="Inter" w:hAnsi="Inter" w:cs="Inter"/>
          <w:sz w:val="21"/>
          <w:szCs w:val="21"/>
        </w:rPr>
        <w:t xml:space="preserve"> </w:t>
      </w:r>
      <w:proofErr w:type="spellStart"/>
      <w:r w:rsidRPr="6D369088">
        <w:rPr>
          <w:rFonts w:ascii="Inter" w:eastAsia="Inter" w:hAnsi="Inter" w:cs="Inter"/>
          <w:sz w:val="21"/>
          <w:szCs w:val="21"/>
        </w:rPr>
        <w:t>vấn</w:t>
      </w:r>
      <w:proofErr w:type="spellEnd"/>
      <w:r w:rsidRPr="6D369088">
        <w:rPr>
          <w:rFonts w:ascii="Inter" w:eastAsia="Inter" w:hAnsi="Inter" w:cs="Inter"/>
          <w:sz w:val="21"/>
          <w:szCs w:val="21"/>
        </w:rPr>
        <w:t xml:space="preserve"> </w:t>
      </w:r>
      <w:proofErr w:type="spellStart"/>
      <w:r w:rsidRPr="6D369088">
        <w:rPr>
          <w:rFonts w:ascii="Inter" w:eastAsia="Inter" w:hAnsi="Inter" w:cs="Inter"/>
          <w:sz w:val="21"/>
          <w:szCs w:val="21"/>
        </w:rPr>
        <w:t>đề</w:t>
      </w:r>
      <w:proofErr w:type="spellEnd"/>
      <w:r w:rsidRPr="6D369088">
        <w:rPr>
          <w:rFonts w:ascii="Inter" w:eastAsia="Inter" w:hAnsi="Inter" w:cs="Inter"/>
          <w:sz w:val="21"/>
          <w:szCs w:val="21"/>
        </w:rPr>
        <w:t xml:space="preserve"> </w:t>
      </w:r>
      <w:proofErr w:type="spellStart"/>
      <w:r w:rsidRPr="6D369088">
        <w:rPr>
          <w:rFonts w:ascii="Inter" w:eastAsia="Inter" w:hAnsi="Inter" w:cs="Inter"/>
          <w:sz w:val="21"/>
          <w:szCs w:val="21"/>
        </w:rPr>
        <w:t>cố</w:t>
      </w:r>
      <w:proofErr w:type="spellEnd"/>
      <w:r w:rsidRPr="6D369088">
        <w:rPr>
          <w:rFonts w:ascii="Inter" w:eastAsia="Inter" w:hAnsi="Inter" w:cs="Inter"/>
          <w:sz w:val="21"/>
          <w:szCs w:val="21"/>
        </w:rPr>
        <w:t xml:space="preserve"> </w:t>
      </w:r>
      <w:proofErr w:type="spellStart"/>
      <w:r w:rsidRPr="6D369088">
        <w:rPr>
          <w:rFonts w:ascii="Inter" w:eastAsia="Inter" w:hAnsi="Inter" w:cs="Inter"/>
          <w:sz w:val="21"/>
          <w:szCs w:val="21"/>
        </w:rPr>
        <w:t>hữu</w:t>
      </w:r>
      <w:proofErr w:type="spellEnd"/>
      <w:r w:rsidRPr="6D369088">
        <w:rPr>
          <w:rFonts w:ascii="Inter" w:eastAsia="Inter" w:hAnsi="Inter" w:cs="Inter"/>
          <w:sz w:val="21"/>
          <w:szCs w:val="21"/>
        </w:rPr>
        <w:t xml:space="preserve"> </w:t>
      </w:r>
      <w:proofErr w:type="spellStart"/>
      <w:r w:rsidRPr="6D369088">
        <w:rPr>
          <w:rFonts w:ascii="Inter" w:eastAsia="Inter" w:hAnsi="Inter" w:cs="Inter"/>
          <w:sz w:val="21"/>
          <w:szCs w:val="21"/>
        </w:rPr>
        <w:t>được</w:t>
      </w:r>
      <w:proofErr w:type="spellEnd"/>
      <w:r w:rsidRPr="6D369088">
        <w:rPr>
          <w:rFonts w:ascii="Inter" w:eastAsia="Inter" w:hAnsi="Inter" w:cs="Inter"/>
          <w:sz w:val="21"/>
          <w:szCs w:val="21"/>
        </w:rPr>
        <w:t xml:space="preserve"> </w:t>
      </w:r>
      <w:proofErr w:type="spellStart"/>
      <w:r w:rsidRPr="6D369088">
        <w:rPr>
          <w:rFonts w:ascii="Inter" w:eastAsia="Inter" w:hAnsi="Inter" w:cs="Inter"/>
          <w:sz w:val="21"/>
          <w:szCs w:val="21"/>
        </w:rPr>
        <w:t>đề</w:t>
      </w:r>
      <w:proofErr w:type="spellEnd"/>
      <w:r w:rsidRPr="6D369088">
        <w:rPr>
          <w:rFonts w:ascii="Inter" w:eastAsia="Inter" w:hAnsi="Inter" w:cs="Inter"/>
          <w:sz w:val="21"/>
          <w:szCs w:val="21"/>
        </w:rPr>
        <w:t xml:space="preserve"> </w:t>
      </w:r>
      <w:proofErr w:type="spellStart"/>
      <w:r w:rsidRPr="6D369088">
        <w:rPr>
          <w:rFonts w:ascii="Inter" w:eastAsia="Inter" w:hAnsi="Inter" w:cs="Inter"/>
          <w:sz w:val="21"/>
          <w:szCs w:val="21"/>
        </w:rPr>
        <w:t>cập</w:t>
      </w:r>
      <w:proofErr w:type="spellEnd"/>
      <w:r w:rsidRPr="6D369088">
        <w:rPr>
          <w:rFonts w:ascii="Inter" w:eastAsia="Inter" w:hAnsi="Inter" w:cs="Inter"/>
          <w:sz w:val="21"/>
          <w:szCs w:val="21"/>
        </w:rPr>
        <w:t xml:space="preserve"> </w:t>
      </w:r>
      <w:proofErr w:type="spellStart"/>
      <w:r w:rsidRPr="6D369088">
        <w:rPr>
          <w:rFonts w:ascii="Inter" w:eastAsia="Inter" w:hAnsi="Inter" w:cs="Inter"/>
          <w:sz w:val="21"/>
          <w:szCs w:val="21"/>
        </w:rPr>
        <w:t>trong</w:t>
      </w:r>
      <w:proofErr w:type="spellEnd"/>
      <w:r w:rsidRPr="6D369088">
        <w:rPr>
          <w:rFonts w:ascii="Inter" w:eastAsia="Inter" w:hAnsi="Inter" w:cs="Inter"/>
          <w:sz w:val="21"/>
          <w:szCs w:val="21"/>
        </w:rPr>
        <w:t xml:space="preserve"> </w:t>
      </w:r>
      <w:proofErr w:type="spellStart"/>
      <w:r w:rsidRPr="6D369088">
        <w:rPr>
          <w:rFonts w:ascii="Inter" w:eastAsia="Inter" w:hAnsi="Inter" w:cs="Inter"/>
          <w:sz w:val="21"/>
          <w:szCs w:val="21"/>
        </w:rPr>
        <w:t>xây</w:t>
      </w:r>
      <w:proofErr w:type="spellEnd"/>
      <w:r w:rsidRPr="6D369088">
        <w:rPr>
          <w:rFonts w:ascii="Inter" w:eastAsia="Inter" w:hAnsi="Inter" w:cs="Inter"/>
          <w:sz w:val="21"/>
          <w:szCs w:val="21"/>
        </w:rPr>
        <w:t xml:space="preserve"> </w:t>
      </w:r>
      <w:proofErr w:type="spellStart"/>
      <w:r w:rsidRPr="6D369088">
        <w:rPr>
          <w:rFonts w:ascii="Inter" w:eastAsia="Inter" w:hAnsi="Inter" w:cs="Inter"/>
          <w:sz w:val="21"/>
          <w:szCs w:val="21"/>
        </w:rPr>
        <w:t>dựng</w:t>
      </w:r>
      <w:proofErr w:type="spellEnd"/>
      <w:r w:rsidRPr="6D369088">
        <w:rPr>
          <w:rFonts w:ascii="Inter" w:eastAsia="Inter" w:hAnsi="Inter" w:cs="Inter"/>
          <w:sz w:val="21"/>
          <w:szCs w:val="21"/>
        </w:rPr>
        <w:t xml:space="preserve"> </w:t>
      </w:r>
      <w:proofErr w:type="spellStart"/>
      <w:r w:rsidRPr="6D369088">
        <w:rPr>
          <w:rFonts w:ascii="Inter" w:eastAsia="Inter" w:hAnsi="Inter" w:cs="Inter"/>
          <w:sz w:val="21"/>
          <w:szCs w:val="21"/>
        </w:rPr>
        <w:t>cây</w:t>
      </w:r>
      <w:proofErr w:type="spellEnd"/>
      <w:r w:rsidRPr="6D369088">
        <w:rPr>
          <w:rFonts w:ascii="Inter" w:eastAsia="Inter" w:hAnsi="Inter" w:cs="Inter"/>
          <w:sz w:val="21"/>
          <w:szCs w:val="21"/>
        </w:rPr>
        <w:t xml:space="preserve"> </w:t>
      </w:r>
      <w:proofErr w:type="spellStart"/>
      <w:r w:rsidRPr="6D369088">
        <w:rPr>
          <w:rFonts w:ascii="Inter" w:eastAsia="Inter" w:hAnsi="Inter" w:cs="Inter"/>
          <w:sz w:val="21"/>
          <w:szCs w:val="21"/>
        </w:rPr>
        <w:t>quyết</w:t>
      </w:r>
      <w:proofErr w:type="spellEnd"/>
      <w:r w:rsidRPr="6D369088">
        <w:rPr>
          <w:rFonts w:ascii="Inter" w:eastAsia="Inter" w:hAnsi="Inter" w:cs="Inter"/>
          <w:sz w:val="21"/>
          <w:szCs w:val="21"/>
        </w:rPr>
        <w:t xml:space="preserve"> </w:t>
      </w:r>
      <w:proofErr w:type="spellStart"/>
      <w:r w:rsidRPr="6D369088">
        <w:rPr>
          <w:rFonts w:ascii="Inter" w:eastAsia="Inter" w:hAnsi="Inter" w:cs="Inter"/>
          <w:sz w:val="21"/>
          <w:szCs w:val="21"/>
        </w:rPr>
        <w:t>định</w:t>
      </w:r>
      <w:proofErr w:type="spellEnd"/>
      <w:r w:rsidRPr="6D369088">
        <w:rPr>
          <w:rFonts w:ascii="Inter" w:eastAsia="Inter" w:hAnsi="Inter" w:cs="Inter"/>
          <w:sz w:val="21"/>
          <w:szCs w:val="21"/>
        </w:rPr>
        <w:t xml:space="preserve"> </w:t>
      </w:r>
      <w:proofErr w:type="spellStart"/>
      <w:r w:rsidRPr="6D369088">
        <w:rPr>
          <w:rFonts w:ascii="Inter" w:eastAsia="Inter" w:hAnsi="Inter" w:cs="Inter"/>
          <w:sz w:val="21"/>
          <w:szCs w:val="21"/>
        </w:rPr>
        <w:t>là</w:t>
      </w:r>
      <w:proofErr w:type="spellEnd"/>
      <w:r w:rsidRPr="6D369088">
        <w:rPr>
          <w:rFonts w:ascii="Inter" w:eastAsia="Inter" w:hAnsi="Inter" w:cs="Inter"/>
          <w:sz w:val="21"/>
          <w:szCs w:val="21"/>
        </w:rPr>
        <w:t xml:space="preserve"> </w:t>
      </w:r>
      <w:proofErr w:type="spellStart"/>
      <w:r w:rsidRPr="6D369088">
        <w:rPr>
          <w:rFonts w:ascii="Inter" w:eastAsia="Inter" w:hAnsi="Inter" w:cs="Inter"/>
          <w:sz w:val="21"/>
          <w:szCs w:val="21"/>
        </w:rPr>
        <w:t>hiện</w:t>
      </w:r>
      <w:proofErr w:type="spellEnd"/>
      <w:r w:rsidRPr="6D369088">
        <w:rPr>
          <w:rFonts w:ascii="Inter" w:eastAsia="Inter" w:hAnsi="Inter" w:cs="Inter"/>
          <w:sz w:val="21"/>
          <w:szCs w:val="21"/>
        </w:rPr>
        <w:t xml:space="preserve"> </w:t>
      </w:r>
      <w:proofErr w:type="spellStart"/>
      <w:r w:rsidRPr="6D369088">
        <w:rPr>
          <w:rFonts w:ascii="Inter" w:eastAsia="Inter" w:hAnsi="Inter" w:cs="Inter"/>
          <w:sz w:val="21"/>
          <w:szCs w:val="21"/>
        </w:rPr>
        <w:t>tượng</w:t>
      </w:r>
      <w:proofErr w:type="spellEnd"/>
      <w:r w:rsidRPr="6D369088">
        <w:rPr>
          <w:rFonts w:ascii="Inter" w:eastAsia="Inter" w:hAnsi="Inter" w:cs="Inter"/>
          <w:sz w:val="21"/>
          <w:szCs w:val="21"/>
        </w:rPr>
        <w:t xml:space="preserve"> Overfitting. </w:t>
      </w:r>
      <w:proofErr w:type="spellStart"/>
      <w:r w:rsidRPr="6D369088">
        <w:rPr>
          <w:rFonts w:ascii="Inter" w:eastAsia="Inter" w:hAnsi="Inter" w:cs="Inter"/>
          <w:sz w:val="21"/>
          <w:szCs w:val="21"/>
        </w:rPr>
        <w:t>Nếu</w:t>
      </w:r>
      <w:proofErr w:type="spellEnd"/>
      <w:r w:rsidRPr="6D369088">
        <w:rPr>
          <w:rFonts w:ascii="Inter" w:eastAsia="Inter" w:hAnsi="Inter" w:cs="Inter"/>
          <w:sz w:val="21"/>
          <w:szCs w:val="21"/>
        </w:rPr>
        <w:t xml:space="preserve"> </w:t>
      </w:r>
      <w:proofErr w:type="spellStart"/>
      <w:r w:rsidRPr="6D369088">
        <w:rPr>
          <w:rFonts w:ascii="Inter" w:eastAsia="Inter" w:hAnsi="Inter" w:cs="Inter"/>
          <w:sz w:val="21"/>
          <w:szCs w:val="21"/>
        </w:rPr>
        <w:t>cây</w:t>
      </w:r>
      <w:proofErr w:type="spellEnd"/>
      <w:r w:rsidRPr="6D369088">
        <w:rPr>
          <w:rFonts w:ascii="Inter" w:eastAsia="Inter" w:hAnsi="Inter" w:cs="Inter"/>
          <w:sz w:val="21"/>
          <w:szCs w:val="21"/>
        </w:rPr>
        <w:t xml:space="preserve"> </w:t>
      </w:r>
      <w:proofErr w:type="spellStart"/>
      <w:r w:rsidRPr="6D369088">
        <w:rPr>
          <w:rFonts w:ascii="Inter" w:eastAsia="Inter" w:hAnsi="Inter" w:cs="Inter"/>
          <w:sz w:val="21"/>
          <w:szCs w:val="21"/>
        </w:rPr>
        <w:t>được</w:t>
      </w:r>
      <w:proofErr w:type="spellEnd"/>
      <w:r w:rsidRPr="6D369088">
        <w:rPr>
          <w:rFonts w:ascii="Inter" w:eastAsia="Inter" w:hAnsi="Inter" w:cs="Inter"/>
          <w:sz w:val="21"/>
          <w:szCs w:val="21"/>
        </w:rPr>
        <w:t xml:space="preserve"> </w:t>
      </w:r>
      <w:proofErr w:type="spellStart"/>
      <w:r w:rsidRPr="6D369088">
        <w:rPr>
          <w:rFonts w:ascii="Inter" w:eastAsia="Inter" w:hAnsi="Inter" w:cs="Inter"/>
          <w:sz w:val="21"/>
          <w:szCs w:val="21"/>
        </w:rPr>
        <w:t>phép</w:t>
      </w:r>
      <w:proofErr w:type="spellEnd"/>
      <w:r w:rsidRPr="6D369088">
        <w:rPr>
          <w:rFonts w:ascii="Inter" w:eastAsia="Inter" w:hAnsi="Inter" w:cs="Inter"/>
          <w:sz w:val="21"/>
          <w:szCs w:val="21"/>
        </w:rPr>
        <w:t xml:space="preserve"> </w:t>
      </w:r>
      <w:proofErr w:type="spellStart"/>
      <w:r w:rsidRPr="6D369088">
        <w:rPr>
          <w:rFonts w:ascii="Inter" w:eastAsia="Inter" w:hAnsi="Inter" w:cs="Inter"/>
          <w:sz w:val="21"/>
          <w:szCs w:val="21"/>
        </w:rPr>
        <w:t>phát</w:t>
      </w:r>
      <w:proofErr w:type="spellEnd"/>
      <w:r w:rsidRPr="6D369088">
        <w:rPr>
          <w:rFonts w:ascii="Inter" w:eastAsia="Inter" w:hAnsi="Inter" w:cs="Inter"/>
          <w:sz w:val="21"/>
          <w:szCs w:val="21"/>
        </w:rPr>
        <w:t xml:space="preserve"> </w:t>
      </w:r>
      <w:proofErr w:type="spellStart"/>
      <w:r w:rsidRPr="6D369088">
        <w:rPr>
          <w:rFonts w:ascii="Inter" w:eastAsia="Inter" w:hAnsi="Inter" w:cs="Inter"/>
          <w:sz w:val="21"/>
          <w:szCs w:val="21"/>
        </w:rPr>
        <w:t>triển</w:t>
      </w:r>
      <w:proofErr w:type="spellEnd"/>
      <w:r w:rsidRPr="6D369088">
        <w:rPr>
          <w:rFonts w:ascii="Inter" w:eastAsia="Inter" w:hAnsi="Inter" w:cs="Inter"/>
          <w:sz w:val="21"/>
          <w:szCs w:val="21"/>
        </w:rPr>
        <w:t xml:space="preserve"> </w:t>
      </w:r>
      <w:proofErr w:type="spellStart"/>
      <w:r w:rsidRPr="6D369088">
        <w:rPr>
          <w:rFonts w:ascii="Inter" w:eastAsia="Inter" w:hAnsi="Inter" w:cs="Inter"/>
          <w:sz w:val="21"/>
          <w:szCs w:val="21"/>
        </w:rPr>
        <w:t>tự</w:t>
      </w:r>
      <w:proofErr w:type="spellEnd"/>
      <w:r w:rsidRPr="6D369088">
        <w:rPr>
          <w:rFonts w:ascii="Inter" w:eastAsia="Inter" w:hAnsi="Inter" w:cs="Inter"/>
          <w:sz w:val="21"/>
          <w:szCs w:val="21"/>
        </w:rPr>
        <w:t xml:space="preserve"> do (chia </w:t>
      </w:r>
      <w:proofErr w:type="spellStart"/>
      <w:r w:rsidRPr="6D369088">
        <w:rPr>
          <w:rFonts w:ascii="Inter" w:eastAsia="Inter" w:hAnsi="Inter" w:cs="Inter"/>
          <w:sz w:val="21"/>
          <w:szCs w:val="21"/>
        </w:rPr>
        <w:t>nhánh</w:t>
      </w:r>
      <w:proofErr w:type="spellEnd"/>
      <w:r w:rsidRPr="6D369088">
        <w:rPr>
          <w:rFonts w:ascii="Inter" w:eastAsia="Inter" w:hAnsi="Inter" w:cs="Inter"/>
          <w:sz w:val="21"/>
          <w:szCs w:val="21"/>
        </w:rPr>
        <w:t xml:space="preserve"> </w:t>
      </w:r>
      <w:proofErr w:type="spellStart"/>
      <w:r w:rsidRPr="6D369088">
        <w:rPr>
          <w:rFonts w:ascii="Inter" w:eastAsia="Inter" w:hAnsi="Inter" w:cs="Inter"/>
          <w:sz w:val="21"/>
          <w:szCs w:val="21"/>
        </w:rPr>
        <w:t>vô</w:t>
      </w:r>
      <w:proofErr w:type="spellEnd"/>
      <w:r w:rsidRPr="6D369088">
        <w:rPr>
          <w:rFonts w:ascii="Inter" w:eastAsia="Inter" w:hAnsi="Inter" w:cs="Inter"/>
          <w:sz w:val="21"/>
          <w:szCs w:val="21"/>
        </w:rPr>
        <w:t xml:space="preserve"> </w:t>
      </w:r>
      <w:proofErr w:type="spellStart"/>
      <w:r w:rsidRPr="6D369088">
        <w:rPr>
          <w:rFonts w:ascii="Inter" w:eastAsia="Inter" w:hAnsi="Inter" w:cs="Inter"/>
          <w:sz w:val="21"/>
          <w:szCs w:val="21"/>
        </w:rPr>
        <w:t>tận</w:t>
      </w:r>
      <w:proofErr w:type="spellEnd"/>
      <w:r w:rsidRPr="6D369088">
        <w:rPr>
          <w:rFonts w:ascii="Inter" w:eastAsia="Inter" w:hAnsi="Inter" w:cs="Inter"/>
          <w:sz w:val="21"/>
          <w:szCs w:val="21"/>
        </w:rPr>
        <w:t xml:space="preserve"> </w:t>
      </w:r>
      <w:proofErr w:type="spellStart"/>
      <w:r w:rsidRPr="6D369088">
        <w:rPr>
          <w:rFonts w:ascii="Inter" w:eastAsia="Inter" w:hAnsi="Inter" w:cs="Inter"/>
          <w:sz w:val="21"/>
          <w:szCs w:val="21"/>
        </w:rPr>
        <w:t>cho</w:t>
      </w:r>
      <w:proofErr w:type="spellEnd"/>
      <w:r w:rsidRPr="6D369088">
        <w:rPr>
          <w:rFonts w:ascii="Inter" w:eastAsia="Inter" w:hAnsi="Inter" w:cs="Inter"/>
          <w:sz w:val="21"/>
          <w:szCs w:val="21"/>
        </w:rPr>
        <w:t xml:space="preserve"> </w:t>
      </w:r>
      <w:proofErr w:type="spellStart"/>
      <w:r w:rsidRPr="6D369088">
        <w:rPr>
          <w:rFonts w:ascii="Inter" w:eastAsia="Inter" w:hAnsi="Inter" w:cs="Inter"/>
          <w:sz w:val="21"/>
          <w:szCs w:val="21"/>
        </w:rPr>
        <w:t>đến</w:t>
      </w:r>
      <w:proofErr w:type="spellEnd"/>
      <w:r w:rsidRPr="6D369088">
        <w:rPr>
          <w:rFonts w:ascii="Inter" w:eastAsia="Inter" w:hAnsi="Inter" w:cs="Inter"/>
          <w:sz w:val="21"/>
          <w:szCs w:val="21"/>
        </w:rPr>
        <w:t xml:space="preserve"> </w:t>
      </w:r>
      <w:proofErr w:type="spellStart"/>
      <w:r w:rsidRPr="6D369088">
        <w:rPr>
          <w:rFonts w:ascii="Inter" w:eastAsia="Inter" w:hAnsi="Inter" w:cs="Inter"/>
          <w:sz w:val="21"/>
          <w:szCs w:val="21"/>
        </w:rPr>
        <w:t>khi</w:t>
      </w:r>
      <w:proofErr w:type="spellEnd"/>
      <w:r w:rsidRPr="6D369088">
        <w:rPr>
          <w:rFonts w:ascii="Inter" w:eastAsia="Inter" w:hAnsi="Inter" w:cs="Inter"/>
          <w:sz w:val="21"/>
          <w:szCs w:val="21"/>
        </w:rPr>
        <w:t xml:space="preserve"> </w:t>
      </w:r>
      <w:proofErr w:type="spellStart"/>
      <w:r w:rsidRPr="6D369088">
        <w:rPr>
          <w:rFonts w:ascii="Inter" w:eastAsia="Inter" w:hAnsi="Inter" w:cs="Inter"/>
          <w:sz w:val="21"/>
          <w:szCs w:val="21"/>
        </w:rPr>
        <w:t>khớp</w:t>
      </w:r>
      <w:proofErr w:type="spellEnd"/>
      <w:r w:rsidRPr="6D369088">
        <w:rPr>
          <w:rFonts w:ascii="Inter" w:eastAsia="Inter" w:hAnsi="Inter" w:cs="Inter"/>
          <w:sz w:val="21"/>
          <w:szCs w:val="21"/>
        </w:rPr>
        <w:t xml:space="preserve"> </w:t>
      </w:r>
      <w:proofErr w:type="spellStart"/>
      <w:r w:rsidRPr="6D369088">
        <w:rPr>
          <w:rFonts w:ascii="Inter" w:eastAsia="Inter" w:hAnsi="Inter" w:cs="Inter"/>
          <w:sz w:val="21"/>
          <w:szCs w:val="21"/>
        </w:rPr>
        <w:t>hoàn</w:t>
      </w:r>
      <w:proofErr w:type="spellEnd"/>
      <w:r w:rsidRPr="6D369088">
        <w:rPr>
          <w:rFonts w:ascii="Inter" w:eastAsia="Inter" w:hAnsi="Inter" w:cs="Inter"/>
          <w:sz w:val="21"/>
          <w:szCs w:val="21"/>
        </w:rPr>
        <w:t xml:space="preserve"> </w:t>
      </w:r>
      <w:proofErr w:type="spellStart"/>
      <w:r w:rsidRPr="6D369088">
        <w:rPr>
          <w:rFonts w:ascii="Inter" w:eastAsia="Inter" w:hAnsi="Inter" w:cs="Inter"/>
          <w:sz w:val="21"/>
          <w:szCs w:val="21"/>
        </w:rPr>
        <w:t>toàn</w:t>
      </w:r>
      <w:proofErr w:type="spellEnd"/>
      <w:r w:rsidRPr="6D369088">
        <w:rPr>
          <w:rFonts w:ascii="Inter" w:eastAsia="Inter" w:hAnsi="Inter" w:cs="Inter"/>
          <w:sz w:val="21"/>
          <w:szCs w:val="21"/>
        </w:rPr>
        <w:t xml:space="preserve"> </w:t>
      </w:r>
      <w:proofErr w:type="spellStart"/>
      <w:r w:rsidRPr="6D369088">
        <w:rPr>
          <w:rFonts w:ascii="Inter" w:eastAsia="Inter" w:hAnsi="Inter" w:cs="Inter"/>
          <w:sz w:val="21"/>
          <w:szCs w:val="21"/>
        </w:rPr>
        <w:t>dữ</w:t>
      </w:r>
      <w:proofErr w:type="spellEnd"/>
      <w:r w:rsidRPr="6D369088">
        <w:rPr>
          <w:rFonts w:ascii="Inter" w:eastAsia="Inter" w:hAnsi="Inter" w:cs="Inter"/>
          <w:sz w:val="21"/>
          <w:szCs w:val="21"/>
        </w:rPr>
        <w:t xml:space="preserve"> </w:t>
      </w:r>
      <w:proofErr w:type="spellStart"/>
      <w:r w:rsidRPr="6D369088">
        <w:rPr>
          <w:rFonts w:ascii="Inter" w:eastAsia="Inter" w:hAnsi="Inter" w:cs="Inter"/>
          <w:sz w:val="21"/>
          <w:szCs w:val="21"/>
        </w:rPr>
        <w:t>liệu</w:t>
      </w:r>
      <w:proofErr w:type="spellEnd"/>
      <w:r w:rsidRPr="6D369088">
        <w:rPr>
          <w:rFonts w:ascii="Inter" w:eastAsia="Inter" w:hAnsi="Inter" w:cs="Inter"/>
          <w:sz w:val="21"/>
          <w:szCs w:val="21"/>
        </w:rPr>
        <w:t xml:space="preserve"> </w:t>
      </w:r>
      <w:proofErr w:type="spellStart"/>
      <w:r w:rsidRPr="6D369088">
        <w:rPr>
          <w:rFonts w:ascii="Inter" w:eastAsia="Inter" w:hAnsi="Inter" w:cs="Inter"/>
          <w:sz w:val="21"/>
          <w:szCs w:val="21"/>
        </w:rPr>
        <w:t>huấn</w:t>
      </w:r>
      <w:proofErr w:type="spellEnd"/>
      <w:r w:rsidRPr="6D369088">
        <w:rPr>
          <w:rFonts w:ascii="Inter" w:eastAsia="Inter" w:hAnsi="Inter" w:cs="Inter"/>
          <w:sz w:val="21"/>
          <w:szCs w:val="21"/>
        </w:rPr>
        <w:t xml:space="preserve"> </w:t>
      </w:r>
      <w:proofErr w:type="spellStart"/>
      <w:r w:rsidRPr="6D369088">
        <w:rPr>
          <w:rFonts w:ascii="Inter" w:eastAsia="Inter" w:hAnsi="Inter" w:cs="Inter"/>
          <w:sz w:val="21"/>
          <w:szCs w:val="21"/>
        </w:rPr>
        <w:t>luyện</w:t>
      </w:r>
      <w:proofErr w:type="spellEnd"/>
      <w:r w:rsidRPr="6D369088">
        <w:rPr>
          <w:rFonts w:ascii="Inter" w:eastAsia="Inter" w:hAnsi="Inter" w:cs="Inter"/>
          <w:sz w:val="21"/>
          <w:szCs w:val="21"/>
        </w:rPr>
        <w:t xml:space="preserve">), </w:t>
      </w:r>
      <w:proofErr w:type="spellStart"/>
      <w:r w:rsidRPr="6D369088">
        <w:rPr>
          <w:rFonts w:ascii="Inter" w:eastAsia="Inter" w:hAnsi="Inter" w:cs="Inter"/>
          <w:sz w:val="21"/>
          <w:szCs w:val="21"/>
        </w:rPr>
        <w:t>nó</w:t>
      </w:r>
      <w:proofErr w:type="spellEnd"/>
      <w:r w:rsidRPr="6D369088">
        <w:rPr>
          <w:rFonts w:ascii="Inter" w:eastAsia="Inter" w:hAnsi="Inter" w:cs="Inter"/>
          <w:sz w:val="21"/>
          <w:szCs w:val="21"/>
        </w:rPr>
        <w:t xml:space="preserve"> </w:t>
      </w:r>
      <w:proofErr w:type="spellStart"/>
      <w:r w:rsidRPr="6D369088">
        <w:rPr>
          <w:rFonts w:ascii="Inter" w:eastAsia="Inter" w:hAnsi="Inter" w:cs="Inter"/>
          <w:sz w:val="21"/>
          <w:szCs w:val="21"/>
        </w:rPr>
        <w:t>sẽ</w:t>
      </w:r>
      <w:proofErr w:type="spellEnd"/>
      <w:r w:rsidRPr="6D369088">
        <w:rPr>
          <w:rFonts w:ascii="Inter" w:eastAsia="Inter" w:hAnsi="Inter" w:cs="Inter"/>
          <w:sz w:val="21"/>
          <w:szCs w:val="21"/>
        </w:rPr>
        <w:t xml:space="preserve"> </w:t>
      </w:r>
      <w:proofErr w:type="spellStart"/>
      <w:r w:rsidRPr="6D369088">
        <w:rPr>
          <w:rFonts w:ascii="Inter" w:eastAsia="Inter" w:hAnsi="Inter" w:cs="Inter"/>
          <w:sz w:val="21"/>
          <w:szCs w:val="21"/>
        </w:rPr>
        <w:t>học</w:t>
      </w:r>
      <w:proofErr w:type="spellEnd"/>
      <w:r w:rsidRPr="6D369088">
        <w:rPr>
          <w:rFonts w:ascii="Inter" w:eastAsia="Inter" w:hAnsi="Inter" w:cs="Inter"/>
          <w:sz w:val="21"/>
          <w:szCs w:val="21"/>
        </w:rPr>
        <w:t xml:space="preserve"> </w:t>
      </w:r>
      <w:proofErr w:type="spellStart"/>
      <w:r w:rsidRPr="6D369088">
        <w:rPr>
          <w:rFonts w:ascii="Inter" w:eastAsia="Inter" w:hAnsi="Inter" w:cs="Inter"/>
          <w:sz w:val="21"/>
          <w:szCs w:val="21"/>
        </w:rPr>
        <w:t>cả</w:t>
      </w:r>
      <w:proofErr w:type="spellEnd"/>
      <w:r w:rsidRPr="6D369088">
        <w:rPr>
          <w:rFonts w:ascii="Inter" w:eastAsia="Inter" w:hAnsi="Inter" w:cs="Inter"/>
          <w:sz w:val="21"/>
          <w:szCs w:val="21"/>
        </w:rPr>
        <w:t xml:space="preserve"> </w:t>
      </w:r>
      <w:proofErr w:type="spellStart"/>
      <w:r w:rsidRPr="6D369088">
        <w:rPr>
          <w:rFonts w:ascii="Inter" w:eastAsia="Inter" w:hAnsi="Inter" w:cs="Inter"/>
          <w:sz w:val="21"/>
          <w:szCs w:val="21"/>
        </w:rPr>
        <w:t>những</w:t>
      </w:r>
      <w:proofErr w:type="spellEnd"/>
      <w:r w:rsidRPr="6D369088">
        <w:rPr>
          <w:rFonts w:ascii="Inter" w:eastAsia="Inter" w:hAnsi="Inter" w:cs="Inter"/>
          <w:sz w:val="21"/>
          <w:szCs w:val="21"/>
        </w:rPr>
        <w:t xml:space="preserve"> </w:t>
      </w:r>
      <w:proofErr w:type="spellStart"/>
      <w:r w:rsidRPr="6D369088">
        <w:rPr>
          <w:rFonts w:ascii="Inter" w:eastAsia="Inter" w:hAnsi="Inter" w:cs="Inter"/>
          <w:sz w:val="21"/>
          <w:szCs w:val="21"/>
        </w:rPr>
        <w:t>điểm</w:t>
      </w:r>
      <w:proofErr w:type="spellEnd"/>
      <w:r w:rsidRPr="6D369088">
        <w:rPr>
          <w:rFonts w:ascii="Inter" w:eastAsia="Inter" w:hAnsi="Inter" w:cs="Inter"/>
          <w:sz w:val="21"/>
          <w:szCs w:val="21"/>
        </w:rPr>
        <w:t xml:space="preserve"> </w:t>
      </w:r>
      <w:proofErr w:type="spellStart"/>
      <w:r w:rsidRPr="6D369088">
        <w:rPr>
          <w:rFonts w:ascii="Inter" w:eastAsia="Inter" w:hAnsi="Inter" w:cs="Inter"/>
          <w:sz w:val="21"/>
          <w:szCs w:val="21"/>
        </w:rPr>
        <w:t>nhiễu</w:t>
      </w:r>
      <w:proofErr w:type="spellEnd"/>
      <w:r w:rsidRPr="6D369088">
        <w:rPr>
          <w:rFonts w:ascii="Inter" w:eastAsia="Inter" w:hAnsi="Inter" w:cs="Inter"/>
          <w:sz w:val="21"/>
          <w:szCs w:val="21"/>
        </w:rPr>
        <w:t xml:space="preserve"> (quirks) </w:t>
      </w:r>
      <w:proofErr w:type="spellStart"/>
      <w:r w:rsidRPr="6D369088">
        <w:rPr>
          <w:rFonts w:ascii="Inter" w:eastAsia="Inter" w:hAnsi="Inter" w:cs="Inter"/>
          <w:sz w:val="21"/>
          <w:szCs w:val="21"/>
        </w:rPr>
        <w:t>của</w:t>
      </w:r>
      <w:proofErr w:type="spellEnd"/>
      <w:r w:rsidRPr="6D369088">
        <w:rPr>
          <w:rFonts w:ascii="Inter" w:eastAsia="Inter" w:hAnsi="Inter" w:cs="Inter"/>
          <w:sz w:val="21"/>
          <w:szCs w:val="21"/>
        </w:rPr>
        <w:t xml:space="preserve"> </w:t>
      </w:r>
      <w:proofErr w:type="spellStart"/>
      <w:r w:rsidRPr="6D369088">
        <w:rPr>
          <w:rFonts w:ascii="Inter" w:eastAsia="Inter" w:hAnsi="Inter" w:cs="Inter"/>
          <w:sz w:val="21"/>
          <w:szCs w:val="21"/>
        </w:rPr>
        <w:t>tập</w:t>
      </w:r>
      <w:proofErr w:type="spellEnd"/>
      <w:r w:rsidRPr="6D369088">
        <w:rPr>
          <w:rFonts w:ascii="Inter" w:eastAsia="Inter" w:hAnsi="Inter" w:cs="Inter"/>
          <w:sz w:val="21"/>
          <w:szCs w:val="21"/>
        </w:rPr>
        <w:t xml:space="preserve"> </w:t>
      </w:r>
      <w:proofErr w:type="spellStart"/>
      <w:r w:rsidRPr="6D369088">
        <w:rPr>
          <w:rFonts w:ascii="Inter" w:eastAsia="Inter" w:hAnsi="Inter" w:cs="Inter"/>
          <w:sz w:val="21"/>
          <w:szCs w:val="21"/>
        </w:rPr>
        <w:t>dữ</w:t>
      </w:r>
      <w:proofErr w:type="spellEnd"/>
      <w:r w:rsidRPr="6D369088">
        <w:rPr>
          <w:rFonts w:ascii="Inter" w:eastAsia="Inter" w:hAnsi="Inter" w:cs="Inter"/>
          <w:sz w:val="21"/>
          <w:szCs w:val="21"/>
        </w:rPr>
        <w:t xml:space="preserve"> </w:t>
      </w:r>
      <w:proofErr w:type="spellStart"/>
      <w:r w:rsidRPr="6D369088">
        <w:rPr>
          <w:rFonts w:ascii="Inter" w:eastAsia="Inter" w:hAnsi="Inter" w:cs="Inter"/>
          <w:sz w:val="21"/>
          <w:szCs w:val="21"/>
        </w:rPr>
        <w:t>liệu</w:t>
      </w:r>
      <w:proofErr w:type="spellEnd"/>
      <w:r w:rsidRPr="6D369088">
        <w:rPr>
          <w:rFonts w:ascii="Inter" w:eastAsia="Inter" w:hAnsi="Inter" w:cs="Inter"/>
          <w:sz w:val="21"/>
          <w:szCs w:val="21"/>
        </w:rPr>
        <w:t xml:space="preserve"> </w:t>
      </w:r>
      <w:proofErr w:type="spellStart"/>
      <w:r w:rsidRPr="6D369088">
        <w:rPr>
          <w:rFonts w:ascii="Inter" w:eastAsia="Inter" w:hAnsi="Inter" w:cs="Inter"/>
          <w:sz w:val="21"/>
          <w:szCs w:val="21"/>
        </w:rPr>
        <w:t>đó</w:t>
      </w:r>
      <w:proofErr w:type="spellEnd"/>
      <w:r w:rsidRPr="6D369088">
        <w:rPr>
          <w:rFonts w:ascii="Inter" w:eastAsia="Inter" w:hAnsi="Inter" w:cs="Inter"/>
          <w:sz w:val="21"/>
          <w:szCs w:val="21"/>
        </w:rPr>
        <w:t xml:space="preserve"> </w:t>
      </w:r>
      <w:proofErr w:type="spellStart"/>
      <w:r w:rsidRPr="6D369088">
        <w:rPr>
          <w:rFonts w:ascii="Inter" w:eastAsia="Inter" w:hAnsi="Inter" w:cs="Inter"/>
          <w:sz w:val="21"/>
          <w:szCs w:val="21"/>
        </w:rPr>
        <w:t>và</w:t>
      </w:r>
      <w:proofErr w:type="spellEnd"/>
      <w:r w:rsidRPr="6D369088">
        <w:rPr>
          <w:rFonts w:ascii="Inter" w:eastAsia="Inter" w:hAnsi="Inter" w:cs="Inter"/>
          <w:sz w:val="21"/>
          <w:szCs w:val="21"/>
        </w:rPr>
        <w:t xml:space="preserve"> </w:t>
      </w:r>
      <w:proofErr w:type="spellStart"/>
      <w:r w:rsidRPr="6D369088">
        <w:rPr>
          <w:rFonts w:ascii="Inter" w:eastAsia="Inter" w:hAnsi="Inter" w:cs="Inter"/>
          <w:sz w:val="21"/>
          <w:szCs w:val="21"/>
        </w:rPr>
        <w:t>mất</w:t>
      </w:r>
      <w:proofErr w:type="spellEnd"/>
      <w:r w:rsidRPr="6D369088">
        <w:rPr>
          <w:rFonts w:ascii="Inter" w:eastAsia="Inter" w:hAnsi="Inter" w:cs="Inter"/>
          <w:sz w:val="21"/>
          <w:szCs w:val="21"/>
        </w:rPr>
        <w:t xml:space="preserve"> </w:t>
      </w:r>
      <w:proofErr w:type="spellStart"/>
      <w:r w:rsidRPr="6D369088">
        <w:rPr>
          <w:rFonts w:ascii="Inter" w:eastAsia="Inter" w:hAnsi="Inter" w:cs="Inter"/>
          <w:sz w:val="21"/>
          <w:szCs w:val="21"/>
        </w:rPr>
        <w:t>khả</w:t>
      </w:r>
      <w:proofErr w:type="spellEnd"/>
      <w:r w:rsidRPr="6D369088">
        <w:rPr>
          <w:rFonts w:ascii="Inter" w:eastAsia="Inter" w:hAnsi="Inter" w:cs="Inter"/>
          <w:sz w:val="21"/>
          <w:szCs w:val="21"/>
        </w:rPr>
        <w:t xml:space="preserve"> </w:t>
      </w:r>
      <w:proofErr w:type="spellStart"/>
      <w:r w:rsidRPr="6D369088">
        <w:rPr>
          <w:rFonts w:ascii="Inter" w:eastAsia="Inter" w:hAnsi="Inter" w:cs="Inter"/>
          <w:sz w:val="21"/>
          <w:szCs w:val="21"/>
        </w:rPr>
        <w:t>năng</w:t>
      </w:r>
      <w:proofErr w:type="spellEnd"/>
      <w:r w:rsidRPr="6D369088">
        <w:rPr>
          <w:rFonts w:ascii="Inter" w:eastAsia="Inter" w:hAnsi="Inter" w:cs="Inter"/>
          <w:sz w:val="21"/>
          <w:szCs w:val="21"/>
        </w:rPr>
        <w:t xml:space="preserve"> </w:t>
      </w:r>
      <w:proofErr w:type="spellStart"/>
      <w:r w:rsidRPr="6D369088">
        <w:rPr>
          <w:rFonts w:ascii="Inter" w:eastAsia="Inter" w:hAnsi="Inter" w:cs="Inter"/>
          <w:sz w:val="21"/>
          <w:szCs w:val="21"/>
        </w:rPr>
        <w:t>dự</w:t>
      </w:r>
      <w:proofErr w:type="spellEnd"/>
      <w:r w:rsidRPr="6D369088">
        <w:rPr>
          <w:rFonts w:ascii="Inter" w:eastAsia="Inter" w:hAnsi="Inter" w:cs="Inter"/>
          <w:sz w:val="21"/>
          <w:szCs w:val="21"/>
        </w:rPr>
        <w:t xml:space="preserve"> </w:t>
      </w:r>
      <w:proofErr w:type="spellStart"/>
      <w:r w:rsidRPr="6D369088">
        <w:rPr>
          <w:rFonts w:ascii="Inter" w:eastAsia="Inter" w:hAnsi="Inter" w:cs="Inter"/>
          <w:sz w:val="21"/>
          <w:szCs w:val="21"/>
        </w:rPr>
        <w:t>đoán</w:t>
      </w:r>
      <w:proofErr w:type="spellEnd"/>
      <w:r w:rsidRPr="6D369088">
        <w:rPr>
          <w:rFonts w:ascii="Inter" w:eastAsia="Inter" w:hAnsi="Inter" w:cs="Inter"/>
          <w:sz w:val="21"/>
          <w:szCs w:val="21"/>
        </w:rPr>
        <w:t xml:space="preserve"> </w:t>
      </w:r>
      <w:proofErr w:type="spellStart"/>
      <w:r w:rsidRPr="6D369088">
        <w:rPr>
          <w:rFonts w:ascii="Inter" w:eastAsia="Inter" w:hAnsi="Inter" w:cs="Inter"/>
          <w:sz w:val="21"/>
          <w:szCs w:val="21"/>
        </w:rPr>
        <w:t>chính</w:t>
      </w:r>
      <w:proofErr w:type="spellEnd"/>
      <w:r w:rsidRPr="6D369088">
        <w:rPr>
          <w:rFonts w:ascii="Inter" w:eastAsia="Inter" w:hAnsi="Inter" w:cs="Inter"/>
          <w:sz w:val="21"/>
          <w:szCs w:val="21"/>
        </w:rPr>
        <w:t xml:space="preserve"> </w:t>
      </w:r>
      <w:proofErr w:type="spellStart"/>
      <w:r w:rsidRPr="6D369088">
        <w:rPr>
          <w:rFonts w:ascii="Inter" w:eastAsia="Inter" w:hAnsi="Inter" w:cs="Inter"/>
          <w:sz w:val="21"/>
          <w:szCs w:val="21"/>
        </w:rPr>
        <w:t>xác</w:t>
      </w:r>
      <w:proofErr w:type="spellEnd"/>
      <w:r w:rsidRPr="6D369088">
        <w:rPr>
          <w:rFonts w:ascii="Inter" w:eastAsia="Inter" w:hAnsi="Inter" w:cs="Inter"/>
          <w:sz w:val="21"/>
          <w:szCs w:val="21"/>
        </w:rPr>
        <w:t xml:space="preserve"> </w:t>
      </w:r>
      <w:proofErr w:type="spellStart"/>
      <w:r w:rsidRPr="6D369088">
        <w:rPr>
          <w:rFonts w:ascii="Inter" w:eastAsia="Inter" w:hAnsi="Inter" w:cs="Inter"/>
          <w:sz w:val="21"/>
          <w:szCs w:val="21"/>
        </w:rPr>
        <w:t>trên</w:t>
      </w:r>
      <w:proofErr w:type="spellEnd"/>
      <w:r w:rsidRPr="6D369088">
        <w:rPr>
          <w:rFonts w:ascii="Inter" w:eastAsia="Inter" w:hAnsi="Inter" w:cs="Inter"/>
          <w:sz w:val="21"/>
          <w:szCs w:val="21"/>
        </w:rPr>
        <w:t xml:space="preserve"> </w:t>
      </w:r>
      <w:proofErr w:type="spellStart"/>
      <w:r w:rsidRPr="6D369088">
        <w:rPr>
          <w:rFonts w:ascii="Inter" w:eastAsia="Inter" w:hAnsi="Inter" w:cs="Inter"/>
          <w:sz w:val="21"/>
          <w:szCs w:val="21"/>
        </w:rPr>
        <w:t>dữ</w:t>
      </w:r>
      <w:proofErr w:type="spellEnd"/>
      <w:r w:rsidRPr="6D369088">
        <w:rPr>
          <w:rFonts w:ascii="Inter" w:eastAsia="Inter" w:hAnsi="Inter" w:cs="Inter"/>
          <w:sz w:val="21"/>
          <w:szCs w:val="21"/>
        </w:rPr>
        <w:t xml:space="preserve"> </w:t>
      </w:r>
      <w:proofErr w:type="spellStart"/>
      <w:r w:rsidRPr="6D369088">
        <w:rPr>
          <w:rFonts w:ascii="Inter" w:eastAsia="Inter" w:hAnsi="Inter" w:cs="Inter"/>
          <w:sz w:val="21"/>
          <w:szCs w:val="21"/>
        </w:rPr>
        <w:t>liệu</w:t>
      </w:r>
      <w:proofErr w:type="spellEnd"/>
      <w:r w:rsidRPr="6D369088">
        <w:rPr>
          <w:rFonts w:ascii="Inter" w:eastAsia="Inter" w:hAnsi="Inter" w:cs="Inter"/>
          <w:sz w:val="21"/>
          <w:szCs w:val="21"/>
        </w:rPr>
        <w:t xml:space="preserve"> </w:t>
      </w:r>
      <w:proofErr w:type="spellStart"/>
      <w:r w:rsidRPr="6D369088">
        <w:rPr>
          <w:rFonts w:ascii="Inter" w:eastAsia="Inter" w:hAnsi="Inter" w:cs="Inter"/>
          <w:sz w:val="21"/>
          <w:szCs w:val="21"/>
        </w:rPr>
        <w:t>mới</w:t>
      </w:r>
      <w:proofErr w:type="spellEnd"/>
      <w:r w:rsidRPr="6D369088">
        <w:rPr>
          <w:rFonts w:ascii="Inter" w:eastAsia="Inter" w:hAnsi="Inter" w:cs="Inter"/>
          <w:sz w:val="21"/>
          <w:szCs w:val="21"/>
        </w:rPr>
        <w:t>.</w:t>
      </w:r>
    </w:p>
    <w:p w14:paraId="7952CBF1" w14:textId="63A74454" w:rsidR="1D8A7A0D" w:rsidRDefault="1142F9BA" w:rsidP="6D369088">
      <w:pPr>
        <w:pStyle w:val="ListParagraph"/>
        <w:numPr>
          <w:ilvl w:val="0"/>
          <w:numId w:val="23"/>
        </w:numPr>
        <w:spacing w:before="240" w:after="240"/>
        <w:rPr>
          <w:rFonts w:ascii="Inter" w:eastAsia="Inter" w:hAnsi="Inter" w:cs="Inter"/>
          <w:sz w:val="21"/>
          <w:szCs w:val="21"/>
        </w:rPr>
      </w:pPr>
      <w:proofErr w:type="spellStart"/>
      <w:r w:rsidRPr="6D369088">
        <w:rPr>
          <w:rFonts w:ascii="Inter" w:eastAsia="Inter" w:hAnsi="Inter" w:cs="Inter"/>
          <w:sz w:val="21"/>
          <w:szCs w:val="21"/>
        </w:rPr>
        <w:t>Để</w:t>
      </w:r>
      <w:proofErr w:type="spellEnd"/>
      <w:r w:rsidRPr="6D369088">
        <w:rPr>
          <w:rFonts w:ascii="Inter" w:eastAsia="Inter" w:hAnsi="Inter" w:cs="Inter"/>
          <w:sz w:val="21"/>
          <w:szCs w:val="21"/>
        </w:rPr>
        <w:t xml:space="preserve"> </w:t>
      </w:r>
      <w:proofErr w:type="spellStart"/>
      <w:r w:rsidRPr="6D369088">
        <w:rPr>
          <w:rFonts w:ascii="Inter" w:eastAsia="Inter" w:hAnsi="Inter" w:cs="Inter"/>
          <w:sz w:val="21"/>
          <w:szCs w:val="21"/>
        </w:rPr>
        <w:t>khắc</w:t>
      </w:r>
      <w:proofErr w:type="spellEnd"/>
      <w:r w:rsidRPr="6D369088">
        <w:rPr>
          <w:rFonts w:ascii="Inter" w:eastAsia="Inter" w:hAnsi="Inter" w:cs="Inter"/>
          <w:sz w:val="21"/>
          <w:szCs w:val="21"/>
        </w:rPr>
        <w:t xml:space="preserve"> </w:t>
      </w:r>
      <w:proofErr w:type="spellStart"/>
      <w:r w:rsidRPr="6D369088">
        <w:rPr>
          <w:rFonts w:ascii="Inter" w:eastAsia="Inter" w:hAnsi="Inter" w:cs="Inter"/>
          <w:sz w:val="21"/>
          <w:szCs w:val="21"/>
        </w:rPr>
        <w:t>phục</w:t>
      </w:r>
      <w:proofErr w:type="spellEnd"/>
      <w:r w:rsidRPr="6D369088">
        <w:rPr>
          <w:rFonts w:ascii="Inter" w:eastAsia="Inter" w:hAnsi="Inter" w:cs="Inter"/>
          <w:sz w:val="21"/>
          <w:szCs w:val="21"/>
        </w:rPr>
        <w:t xml:space="preserve">, </w:t>
      </w:r>
      <w:proofErr w:type="spellStart"/>
      <w:r w:rsidRPr="6D369088">
        <w:rPr>
          <w:rFonts w:ascii="Inter" w:eastAsia="Inter" w:hAnsi="Inter" w:cs="Inter"/>
          <w:sz w:val="21"/>
          <w:szCs w:val="21"/>
        </w:rPr>
        <w:t>trong</w:t>
      </w:r>
      <w:proofErr w:type="spellEnd"/>
      <w:r w:rsidRPr="6D369088">
        <w:rPr>
          <w:rFonts w:ascii="Inter" w:eastAsia="Inter" w:hAnsi="Inter" w:cs="Inter"/>
          <w:sz w:val="21"/>
          <w:szCs w:val="21"/>
        </w:rPr>
        <w:t xml:space="preserve"> </w:t>
      </w:r>
      <w:proofErr w:type="spellStart"/>
      <w:r w:rsidRPr="6D369088">
        <w:rPr>
          <w:rFonts w:ascii="Inter" w:eastAsia="Inter" w:hAnsi="Inter" w:cs="Inter"/>
          <w:sz w:val="21"/>
          <w:szCs w:val="21"/>
        </w:rPr>
        <w:t>kiến</w:t>
      </w:r>
      <w:proofErr w:type="spellEnd"/>
      <w:r w:rsidRPr="6D369088">
        <w:rPr>
          <w:rFonts w:ascii="Inter" w:eastAsia="Inter" w:hAnsi="Inter" w:cs="Inter"/>
          <w:sz w:val="21"/>
          <w:szCs w:val="21"/>
        </w:rPr>
        <w:t xml:space="preserve"> </w:t>
      </w:r>
      <w:proofErr w:type="spellStart"/>
      <w:r w:rsidRPr="6D369088">
        <w:rPr>
          <w:rFonts w:ascii="Inter" w:eastAsia="Inter" w:hAnsi="Inter" w:cs="Inter"/>
          <w:sz w:val="21"/>
          <w:szCs w:val="21"/>
        </w:rPr>
        <w:t>trúc</w:t>
      </w:r>
      <w:proofErr w:type="spellEnd"/>
      <w:r w:rsidRPr="6D369088">
        <w:rPr>
          <w:rFonts w:ascii="Inter" w:eastAsia="Inter" w:hAnsi="Inter" w:cs="Inter"/>
          <w:sz w:val="21"/>
          <w:szCs w:val="21"/>
        </w:rPr>
        <w:t xml:space="preserve"> </w:t>
      </w:r>
      <w:proofErr w:type="spellStart"/>
      <w:r w:rsidRPr="6D369088">
        <w:rPr>
          <w:rFonts w:ascii="Inter" w:eastAsia="Inter" w:hAnsi="Inter" w:cs="Inter"/>
          <w:sz w:val="21"/>
          <w:szCs w:val="21"/>
        </w:rPr>
        <w:t>XGBoost</w:t>
      </w:r>
      <w:proofErr w:type="spellEnd"/>
      <w:r w:rsidRPr="6D369088">
        <w:rPr>
          <w:rFonts w:ascii="Inter" w:eastAsia="Inter" w:hAnsi="Inter" w:cs="Inter"/>
          <w:sz w:val="21"/>
          <w:szCs w:val="21"/>
        </w:rPr>
        <w:t xml:space="preserve"> (</w:t>
      </w:r>
      <w:proofErr w:type="spellStart"/>
      <w:r w:rsidRPr="6D369088">
        <w:rPr>
          <w:rFonts w:ascii="Inter" w:eastAsia="Inter" w:hAnsi="Inter" w:cs="Inter"/>
          <w:sz w:val="21"/>
          <w:szCs w:val="21"/>
        </w:rPr>
        <w:t>cũng</w:t>
      </w:r>
      <w:proofErr w:type="spellEnd"/>
      <w:r w:rsidRPr="6D369088">
        <w:rPr>
          <w:rFonts w:ascii="Inter" w:eastAsia="Inter" w:hAnsi="Inter" w:cs="Inter"/>
          <w:sz w:val="21"/>
          <w:szCs w:val="21"/>
        </w:rPr>
        <w:t xml:space="preserve"> </w:t>
      </w:r>
      <w:proofErr w:type="spellStart"/>
      <w:r w:rsidRPr="6D369088">
        <w:rPr>
          <w:rFonts w:ascii="Inter" w:eastAsia="Inter" w:hAnsi="Inter" w:cs="Inter"/>
          <w:sz w:val="21"/>
          <w:szCs w:val="21"/>
        </w:rPr>
        <w:t>như</w:t>
      </w:r>
      <w:proofErr w:type="spellEnd"/>
      <w:r w:rsidRPr="6D369088">
        <w:rPr>
          <w:rFonts w:ascii="Inter" w:eastAsia="Inter" w:hAnsi="Inter" w:cs="Inter"/>
          <w:sz w:val="21"/>
          <w:szCs w:val="21"/>
        </w:rPr>
        <w:t xml:space="preserve"> Random Forest), </w:t>
      </w:r>
      <w:proofErr w:type="spellStart"/>
      <w:r w:rsidRPr="6D369088">
        <w:rPr>
          <w:rFonts w:ascii="Inter" w:eastAsia="Inter" w:hAnsi="Inter" w:cs="Inter"/>
          <w:sz w:val="21"/>
          <w:szCs w:val="21"/>
        </w:rPr>
        <w:t>năng</w:t>
      </w:r>
      <w:proofErr w:type="spellEnd"/>
      <w:r w:rsidRPr="6D369088">
        <w:rPr>
          <w:rFonts w:ascii="Inter" w:eastAsia="Inter" w:hAnsi="Inter" w:cs="Inter"/>
          <w:sz w:val="21"/>
          <w:szCs w:val="21"/>
        </w:rPr>
        <w:t xml:space="preserve"> </w:t>
      </w:r>
      <w:proofErr w:type="spellStart"/>
      <w:r w:rsidRPr="6D369088">
        <w:rPr>
          <w:rFonts w:ascii="Inter" w:eastAsia="Inter" w:hAnsi="Inter" w:cs="Inter"/>
          <w:sz w:val="21"/>
          <w:szCs w:val="21"/>
        </w:rPr>
        <w:t>lực</w:t>
      </w:r>
      <w:proofErr w:type="spellEnd"/>
      <w:r w:rsidRPr="6D369088">
        <w:rPr>
          <w:rFonts w:ascii="Inter" w:eastAsia="Inter" w:hAnsi="Inter" w:cs="Inter"/>
          <w:sz w:val="21"/>
          <w:szCs w:val="21"/>
        </w:rPr>
        <w:t xml:space="preserve"> </w:t>
      </w:r>
      <w:proofErr w:type="spellStart"/>
      <w:r w:rsidRPr="6D369088">
        <w:rPr>
          <w:rFonts w:ascii="Inter" w:eastAsia="Inter" w:hAnsi="Inter" w:cs="Inter"/>
          <w:sz w:val="21"/>
          <w:szCs w:val="21"/>
        </w:rPr>
        <w:t>của</w:t>
      </w:r>
      <w:proofErr w:type="spellEnd"/>
      <w:r w:rsidRPr="6D369088">
        <w:rPr>
          <w:rFonts w:ascii="Inter" w:eastAsia="Inter" w:hAnsi="Inter" w:cs="Inter"/>
          <w:sz w:val="21"/>
          <w:szCs w:val="21"/>
        </w:rPr>
        <w:t xml:space="preserve"> </w:t>
      </w:r>
      <w:proofErr w:type="spellStart"/>
      <w:r w:rsidRPr="6D369088">
        <w:rPr>
          <w:rFonts w:ascii="Inter" w:eastAsia="Inter" w:hAnsi="Inter" w:cs="Inter"/>
          <w:sz w:val="21"/>
          <w:szCs w:val="21"/>
        </w:rPr>
        <w:t>từng</w:t>
      </w:r>
      <w:proofErr w:type="spellEnd"/>
      <w:r w:rsidRPr="6D369088">
        <w:rPr>
          <w:rFonts w:ascii="Inter" w:eastAsia="Inter" w:hAnsi="Inter" w:cs="Inter"/>
          <w:sz w:val="21"/>
          <w:szCs w:val="21"/>
        </w:rPr>
        <w:t xml:space="preserve"> </w:t>
      </w:r>
      <w:proofErr w:type="spellStart"/>
      <w:r w:rsidRPr="6D369088">
        <w:rPr>
          <w:rFonts w:ascii="Inter" w:eastAsia="Inter" w:hAnsi="Inter" w:cs="Inter"/>
          <w:sz w:val="21"/>
          <w:szCs w:val="21"/>
        </w:rPr>
        <w:t>cây</w:t>
      </w:r>
      <w:proofErr w:type="spellEnd"/>
      <w:r w:rsidRPr="6D369088">
        <w:rPr>
          <w:rFonts w:ascii="Inter" w:eastAsia="Inter" w:hAnsi="Inter" w:cs="Inter"/>
          <w:sz w:val="21"/>
          <w:szCs w:val="21"/>
        </w:rPr>
        <w:t xml:space="preserve"> </w:t>
      </w:r>
      <w:proofErr w:type="spellStart"/>
      <w:r w:rsidRPr="6D369088">
        <w:rPr>
          <w:rFonts w:ascii="Inter" w:eastAsia="Inter" w:hAnsi="Inter" w:cs="Inter"/>
          <w:sz w:val="21"/>
          <w:szCs w:val="21"/>
        </w:rPr>
        <w:t>đơn</w:t>
      </w:r>
      <w:proofErr w:type="spellEnd"/>
      <w:r w:rsidRPr="6D369088">
        <w:rPr>
          <w:rFonts w:ascii="Inter" w:eastAsia="Inter" w:hAnsi="Inter" w:cs="Inter"/>
          <w:sz w:val="21"/>
          <w:szCs w:val="21"/>
        </w:rPr>
        <w:t xml:space="preserve"> </w:t>
      </w:r>
      <w:proofErr w:type="spellStart"/>
      <w:r w:rsidRPr="6D369088">
        <w:rPr>
          <w:rFonts w:ascii="Inter" w:eastAsia="Inter" w:hAnsi="Inter" w:cs="Inter"/>
          <w:sz w:val="21"/>
          <w:szCs w:val="21"/>
        </w:rPr>
        <w:t>lẻ</w:t>
      </w:r>
      <w:proofErr w:type="spellEnd"/>
      <w:r w:rsidRPr="6D369088">
        <w:rPr>
          <w:rFonts w:ascii="Inter" w:eastAsia="Inter" w:hAnsi="Inter" w:cs="Inter"/>
          <w:sz w:val="21"/>
          <w:szCs w:val="21"/>
        </w:rPr>
        <w:t xml:space="preserve"> </w:t>
      </w:r>
      <w:proofErr w:type="spellStart"/>
      <w:r w:rsidRPr="6D369088">
        <w:rPr>
          <w:rFonts w:ascii="Inter" w:eastAsia="Inter" w:hAnsi="Inter" w:cs="Inter"/>
          <w:sz w:val="21"/>
          <w:szCs w:val="21"/>
        </w:rPr>
        <w:t>thường</w:t>
      </w:r>
      <w:proofErr w:type="spellEnd"/>
      <w:r w:rsidRPr="6D369088">
        <w:rPr>
          <w:rFonts w:ascii="Inter" w:eastAsia="Inter" w:hAnsi="Inter" w:cs="Inter"/>
          <w:sz w:val="21"/>
          <w:szCs w:val="21"/>
        </w:rPr>
        <w:t xml:space="preserve"> </w:t>
      </w:r>
      <w:proofErr w:type="spellStart"/>
      <w:r w:rsidRPr="6D369088">
        <w:rPr>
          <w:rFonts w:ascii="Inter" w:eastAsia="Inter" w:hAnsi="Inter" w:cs="Inter"/>
          <w:sz w:val="21"/>
          <w:szCs w:val="21"/>
        </w:rPr>
        <w:t>được</w:t>
      </w:r>
      <w:proofErr w:type="spellEnd"/>
      <w:r w:rsidRPr="6D369088">
        <w:rPr>
          <w:rFonts w:ascii="Inter" w:eastAsia="Inter" w:hAnsi="Inter" w:cs="Inter"/>
          <w:sz w:val="21"/>
          <w:szCs w:val="21"/>
        </w:rPr>
        <w:t xml:space="preserve"> </w:t>
      </w:r>
      <w:proofErr w:type="spellStart"/>
      <w:r w:rsidRPr="6D369088">
        <w:rPr>
          <w:rFonts w:ascii="Inter" w:eastAsia="Inter" w:hAnsi="Inter" w:cs="Inter"/>
          <w:sz w:val="21"/>
          <w:szCs w:val="21"/>
        </w:rPr>
        <w:t>giới</w:t>
      </w:r>
      <w:proofErr w:type="spellEnd"/>
      <w:r w:rsidRPr="6D369088">
        <w:rPr>
          <w:rFonts w:ascii="Inter" w:eastAsia="Inter" w:hAnsi="Inter" w:cs="Inter"/>
          <w:sz w:val="21"/>
          <w:szCs w:val="21"/>
        </w:rPr>
        <w:t xml:space="preserve"> </w:t>
      </w:r>
      <w:proofErr w:type="spellStart"/>
      <w:r w:rsidRPr="6D369088">
        <w:rPr>
          <w:rFonts w:ascii="Inter" w:eastAsia="Inter" w:hAnsi="Inter" w:cs="Inter"/>
          <w:sz w:val="21"/>
          <w:szCs w:val="21"/>
        </w:rPr>
        <w:t>hạn</w:t>
      </w:r>
      <w:proofErr w:type="spellEnd"/>
      <w:r w:rsidRPr="6D369088">
        <w:rPr>
          <w:rFonts w:ascii="Inter" w:eastAsia="Inter" w:hAnsi="Inter" w:cs="Inter"/>
          <w:sz w:val="21"/>
          <w:szCs w:val="21"/>
        </w:rPr>
        <w:t xml:space="preserve"> </w:t>
      </w:r>
      <w:proofErr w:type="spellStart"/>
      <w:r w:rsidRPr="6D369088">
        <w:rPr>
          <w:rFonts w:ascii="Inter" w:eastAsia="Inter" w:hAnsi="Inter" w:cs="Inter"/>
          <w:sz w:val="21"/>
          <w:szCs w:val="21"/>
        </w:rPr>
        <w:t>bằng</w:t>
      </w:r>
      <w:proofErr w:type="spellEnd"/>
      <w:r w:rsidRPr="6D369088">
        <w:rPr>
          <w:rFonts w:ascii="Inter" w:eastAsia="Inter" w:hAnsi="Inter" w:cs="Inter"/>
          <w:sz w:val="21"/>
          <w:szCs w:val="21"/>
        </w:rPr>
        <w:t xml:space="preserve"> </w:t>
      </w:r>
      <w:proofErr w:type="spellStart"/>
      <w:r w:rsidRPr="6D369088">
        <w:rPr>
          <w:rFonts w:ascii="Inter" w:eastAsia="Inter" w:hAnsi="Inter" w:cs="Inter"/>
          <w:sz w:val="21"/>
          <w:szCs w:val="21"/>
        </w:rPr>
        <w:t>cách</w:t>
      </w:r>
      <w:proofErr w:type="spellEnd"/>
      <w:r w:rsidRPr="6D369088">
        <w:rPr>
          <w:rFonts w:ascii="Inter" w:eastAsia="Inter" w:hAnsi="Inter" w:cs="Inter"/>
          <w:sz w:val="21"/>
          <w:szCs w:val="21"/>
        </w:rPr>
        <w:t xml:space="preserve"> </w:t>
      </w:r>
      <w:proofErr w:type="spellStart"/>
      <w:r w:rsidRPr="6D369088">
        <w:rPr>
          <w:rFonts w:ascii="Inter" w:eastAsia="Inter" w:hAnsi="Inter" w:cs="Inter"/>
          <w:sz w:val="21"/>
          <w:szCs w:val="21"/>
        </w:rPr>
        <w:t>kiểm</w:t>
      </w:r>
      <w:proofErr w:type="spellEnd"/>
      <w:r w:rsidRPr="6D369088">
        <w:rPr>
          <w:rFonts w:ascii="Inter" w:eastAsia="Inter" w:hAnsi="Inter" w:cs="Inter"/>
          <w:sz w:val="21"/>
          <w:szCs w:val="21"/>
        </w:rPr>
        <w:t xml:space="preserve"> </w:t>
      </w:r>
      <w:proofErr w:type="spellStart"/>
      <w:r w:rsidRPr="6D369088">
        <w:rPr>
          <w:rFonts w:ascii="Inter" w:eastAsia="Inter" w:hAnsi="Inter" w:cs="Inter"/>
          <w:sz w:val="21"/>
          <w:szCs w:val="21"/>
        </w:rPr>
        <w:t>soát</w:t>
      </w:r>
      <w:proofErr w:type="spellEnd"/>
      <w:r w:rsidRPr="6D369088">
        <w:rPr>
          <w:rFonts w:ascii="Inter" w:eastAsia="Inter" w:hAnsi="Inter" w:cs="Inter"/>
          <w:sz w:val="21"/>
          <w:szCs w:val="21"/>
        </w:rPr>
        <w:t xml:space="preserve"> </w:t>
      </w:r>
      <w:proofErr w:type="spellStart"/>
      <w:r w:rsidRPr="6D369088">
        <w:rPr>
          <w:rFonts w:ascii="Inter" w:eastAsia="Inter" w:hAnsi="Inter" w:cs="Inter"/>
          <w:sz w:val="21"/>
          <w:szCs w:val="21"/>
        </w:rPr>
        <w:t>độ</w:t>
      </w:r>
      <w:proofErr w:type="spellEnd"/>
      <w:r w:rsidRPr="6D369088">
        <w:rPr>
          <w:rFonts w:ascii="Inter" w:eastAsia="Inter" w:hAnsi="Inter" w:cs="Inter"/>
          <w:sz w:val="21"/>
          <w:szCs w:val="21"/>
        </w:rPr>
        <w:t xml:space="preserve"> </w:t>
      </w:r>
      <w:proofErr w:type="spellStart"/>
      <w:r w:rsidRPr="6D369088">
        <w:rPr>
          <w:rFonts w:ascii="Inter" w:eastAsia="Inter" w:hAnsi="Inter" w:cs="Inter"/>
          <w:sz w:val="21"/>
          <w:szCs w:val="21"/>
        </w:rPr>
        <w:t>sâu</w:t>
      </w:r>
      <w:proofErr w:type="spellEnd"/>
      <w:r w:rsidRPr="6D369088">
        <w:rPr>
          <w:rFonts w:ascii="Inter" w:eastAsia="Inter" w:hAnsi="Inter" w:cs="Inter"/>
          <w:sz w:val="21"/>
          <w:szCs w:val="21"/>
        </w:rPr>
        <w:t xml:space="preserve"> </w:t>
      </w:r>
      <w:proofErr w:type="spellStart"/>
      <w:r w:rsidRPr="6D369088">
        <w:rPr>
          <w:rFonts w:ascii="Inter" w:eastAsia="Inter" w:hAnsi="Inter" w:cs="Inter"/>
          <w:sz w:val="21"/>
          <w:szCs w:val="21"/>
        </w:rPr>
        <w:t>của</w:t>
      </w:r>
      <w:proofErr w:type="spellEnd"/>
      <w:r w:rsidRPr="6D369088">
        <w:rPr>
          <w:rFonts w:ascii="Inter" w:eastAsia="Inter" w:hAnsi="Inter" w:cs="Inter"/>
          <w:sz w:val="21"/>
          <w:szCs w:val="21"/>
        </w:rPr>
        <w:t xml:space="preserve"> </w:t>
      </w:r>
      <w:proofErr w:type="spellStart"/>
      <w:r w:rsidRPr="6D369088">
        <w:rPr>
          <w:rFonts w:ascii="Inter" w:eastAsia="Inter" w:hAnsi="Inter" w:cs="Inter"/>
          <w:sz w:val="21"/>
          <w:szCs w:val="21"/>
        </w:rPr>
        <w:t>cây</w:t>
      </w:r>
      <w:proofErr w:type="spellEnd"/>
      <w:r w:rsidRPr="6D369088">
        <w:rPr>
          <w:rFonts w:ascii="Inter" w:eastAsia="Inter" w:hAnsi="Inter" w:cs="Inter"/>
          <w:sz w:val="21"/>
          <w:szCs w:val="21"/>
        </w:rPr>
        <w:t xml:space="preserve"> (max depth) </w:t>
      </w:r>
      <w:proofErr w:type="spellStart"/>
      <w:r w:rsidRPr="6D369088">
        <w:rPr>
          <w:rFonts w:ascii="Inter" w:eastAsia="Inter" w:hAnsi="Inter" w:cs="Inter"/>
          <w:sz w:val="21"/>
          <w:szCs w:val="21"/>
        </w:rPr>
        <w:t>hoặc</w:t>
      </w:r>
      <w:proofErr w:type="spellEnd"/>
      <w:r w:rsidRPr="6D369088">
        <w:rPr>
          <w:rFonts w:ascii="Inter" w:eastAsia="Inter" w:hAnsi="Inter" w:cs="Inter"/>
          <w:sz w:val="21"/>
          <w:szCs w:val="21"/>
        </w:rPr>
        <w:t xml:space="preserve"> </w:t>
      </w:r>
      <w:proofErr w:type="spellStart"/>
      <w:r w:rsidRPr="6D369088">
        <w:rPr>
          <w:rFonts w:ascii="Inter" w:eastAsia="Inter" w:hAnsi="Inter" w:cs="Inter"/>
          <w:sz w:val="21"/>
          <w:szCs w:val="21"/>
        </w:rPr>
        <w:t>số</w:t>
      </w:r>
      <w:proofErr w:type="spellEnd"/>
      <w:r w:rsidRPr="6D369088">
        <w:rPr>
          <w:rFonts w:ascii="Inter" w:eastAsia="Inter" w:hAnsi="Inter" w:cs="Inter"/>
          <w:sz w:val="21"/>
          <w:szCs w:val="21"/>
        </w:rPr>
        <w:t xml:space="preserve"> </w:t>
      </w:r>
      <w:proofErr w:type="spellStart"/>
      <w:r w:rsidRPr="6D369088">
        <w:rPr>
          <w:rFonts w:ascii="Inter" w:eastAsia="Inter" w:hAnsi="Inter" w:cs="Inter"/>
          <w:sz w:val="21"/>
          <w:szCs w:val="21"/>
        </w:rPr>
        <w:t>lượng</w:t>
      </w:r>
      <w:proofErr w:type="spellEnd"/>
      <w:r w:rsidRPr="6D369088">
        <w:rPr>
          <w:rFonts w:ascii="Inter" w:eastAsia="Inter" w:hAnsi="Inter" w:cs="Inter"/>
          <w:sz w:val="21"/>
          <w:szCs w:val="21"/>
        </w:rPr>
        <w:t xml:space="preserve"> </w:t>
      </w:r>
      <w:proofErr w:type="spellStart"/>
      <w:r w:rsidRPr="6D369088">
        <w:rPr>
          <w:rFonts w:ascii="Inter" w:eastAsia="Inter" w:hAnsi="Inter" w:cs="Inter"/>
          <w:sz w:val="21"/>
          <w:szCs w:val="21"/>
        </w:rPr>
        <w:t>phép</w:t>
      </w:r>
      <w:proofErr w:type="spellEnd"/>
      <w:r w:rsidRPr="6D369088">
        <w:rPr>
          <w:rFonts w:ascii="Inter" w:eastAsia="Inter" w:hAnsi="Inter" w:cs="Inter"/>
          <w:sz w:val="21"/>
          <w:szCs w:val="21"/>
        </w:rPr>
        <w:t xml:space="preserve"> chia </w:t>
      </w:r>
      <w:proofErr w:type="spellStart"/>
      <w:r w:rsidRPr="6D369088">
        <w:rPr>
          <w:rFonts w:ascii="Inter" w:eastAsia="Inter" w:hAnsi="Inter" w:cs="Inter"/>
          <w:sz w:val="21"/>
          <w:szCs w:val="21"/>
        </w:rPr>
        <w:t>tối</w:t>
      </w:r>
      <w:proofErr w:type="spellEnd"/>
      <w:r w:rsidRPr="6D369088">
        <w:rPr>
          <w:rFonts w:ascii="Inter" w:eastAsia="Inter" w:hAnsi="Inter" w:cs="Inter"/>
          <w:sz w:val="21"/>
          <w:szCs w:val="21"/>
        </w:rPr>
        <w:t xml:space="preserve"> </w:t>
      </w:r>
      <w:proofErr w:type="spellStart"/>
      <w:r w:rsidRPr="6D369088">
        <w:rPr>
          <w:rFonts w:ascii="Inter" w:eastAsia="Inter" w:hAnsi="Inter" w:cs="Inter"/>
          <w:sz w:val="21"/>
          <w:szCs w:val="21"/>
        </w:rPr>
        <w:t>đa</w:t>
      </w:r>
      <w:proofErr w:type="spellEnd"/>
      <w:r w:rsidRPr="6D369088">
        <w:rPr>
          <w:rFonts w:ascii="Inter" w:eastAsia="Inter" w:hAnsi="Inter" w:cs="Inter"/>
          <w:sz w:val="21"/>
          <w:szCs w:val="21"/>
        </w:rPr>
        <w:t>.</w:t>
      </w:r>
    </w:p>
    <w:p w14:paraId="7442D8E9" w14:textId="76D2D3FF" w:rsidR="1D8A7A0D" w:rsidRDefault="1142F9BA" w:rsidP="6D369088">
      <w:pPr>
        <w:pStyle w:val="ListParagraph"/>
        <w:numPr>
          <w:ilvl w:val="0"/>
          <w:numId w:val="23"/>
        </w:numPr>
        <w:spacing w:before="240" w:after="240"/>
        <w:rPr>
          <w:rFonts w:ascii="Inter" w:eastAsia="Inter" w:hAnsi="Inter" w:cs="Inter"/>
          <w:sz w:val="21"/>
          <w:szCs w:val="21"/>
        </w:rPr>
      </w:pPr>
      <w:proofErr w:type="spellStart"/>
      <w:r w:rsidRPr="6D369088">
        <w:rPr>
          <w:rFonts w:ascii="Inter" w:eastAsia="Inter" w:hAnsi="Inter" w:cs="Inter"/>
          <w:sz w:val="21"/>
          <w:szCs w:val="21"/>
        </w:rPr>
        <w:t>Điều</w:t>
      </w:r>
      <w:proofErr w:type="spellEnd"/>
      <w:r w:rsidRPr="6D369088">
        <w:rPr>
          <w:rFonts w:ascii="Inter" w:eastAsia="Inter" w:hAnsi="Inter" w:cs="Inter"/>
          <w:sz w:val="21"/>
          <w:szCs w:val="21"/>
        </w:rPr>
        <w:t xml:space="preserve"> </w:t>
      </w:r>
      <w:proofErr w:type="spellStart"/>
      <w:r w:rsidRPr="6D369088">
        <w:rPr>
          <w:rFonts w:ascii="Inter" w:eastAsia="Inter" w:hAnsi="Inter" w:cs="Inter"/>
          <w:sz w:val="21"/>
          <w:szCs w:val="21"/>
        </w:rPr>
        <w:t>này</w:t>
      </w:r>
      <w:proofErr w:type="spellEnd"/>
      <w:r w:rsidRPr="6D369088">
        <w:rPr>
          <w:rFonts w:ascii="Inter" w:eastAsia="Inter" w:hAnsi="Inter" w:cs="Inter"/>
          <w:sz w:val="21"/>
          <w:szCs w:val="21"/>
        </w:rPr>
        <w:t xml:space="preserve"> </w:t>
      </w:r>
      <w:proofErr w:type="spellStart"/>
      <w:r w:rsidRPr="6D369088">
        <w:rPr>
          <w:rFonts w:ascii="Inter" w:eastAsia="Inter" w:hAnsi="Inter" w:cs="Inter"/>
          <w:sz w:val="21"/>
          <w:szCs w:val="21"/>
        </w:rPr>
        <w:t>biến</w:t>
      </w:r>
      <w:proofErr w:type="spellEnd"/>
      <w:r w:rsidRPr="6D369088">
        <w:rPr>
          <w:rFonts w:ascii="Inter" w:eastAsia="Inter" w:hAnsi="Inter" w:cs="Inter"/>
          <w:sz w:val="21"/>
          <w:szCs w:val="21"/>
        </w:rPr>
        <w:t xml:space="preserve"> </w:t>
      </w:r>
      <w:proofErr w:type="spellStart"/>
      <w:r w:rsidRPr="6D369088">
        <w:rPr>
          <w:rFonts w:ascii="Inter" w:eastAsia="Inter" w:hAnsi="Inter" w:cs="Inter"/>
          <w:sz w:val="21"/>
          <w:szCs w:val="21"/>
        </w:rPr>
        <w:t>mỗi</w:t>
      </w:r>
      <w:proofErr w:type="spellEnd"/>
      <w:r w:rsidRPr="6D369088">
        <w:rPr>
          <w:rFonts w:ascii="Inter" w:eastAsia="Inter" w:hAnsi="Inter" w:cs="Inter"/>
          <w:sz w:val="21"/>
          <w:szCs w:val="21"/>
        </w:rPr>
        <w:t xml:space="preserve"> </w:t>
      </w:r>
      <w:proofErr w:type="spellStart"/>
      <w:r w:rsidRPr="6D369088">
        <w:rPr>
          <w:rFonts w:ascii="Inter" w:eastAsia="Inter" w:hAnsi="Inter" w:cs="Inter"/>
          <w:sz w:val="21"/>
          <w:szCs w:val="21"/>
        </w:rPr>
        <w:t>cây</w:t>
      </w:r>
      <w:proofErr w:type="spellEnd"/>
      <w:r w:rsidRPr="6D369088">
        <w:rPr>
          <w:rFonts w:ascii="Inter" w:eastAsia="Inter" w:hAnsi="Inter" w:cs="Inter"/>
          <w:sz w:val="21"/>
          <w:szCs w:val="21"/>
        </w:rPr>
        <w:t xml:space="preserve"> </w:t>
      </w:r>
      <w:proofErr w:type="spellStart"/>
      <w:r w:rsidRPr="6D369088">
        <w:rPr>
          <w:rFonts w:ascii="Inter" w:eastAsia="Inter" w:hAnsi="Inter" w:cs="Inter"/>
          <w:sz w:val="21"/>
          <w:szCs w:val="21"/>
        </w:rPr>
        <w:t>trở</w:t>
      </w:r>
      <w:proofErr w:type="spellEnd"/>
      <w:r w:rsidRPr="6D369088">
        <w:rPr>
          <w:rFonts w:ascii="Inter" w:eastAsia="Inter" w:hAnsi="Inter" w:cs="Inter"/>
          <w:sz w:val="21"/>
          <w:szCs w:val="21"/>
        </w:rPr>
        <w:t xml:space="preserve"> </w:t>
      </w:r>
      <w:proofErr w:type="spellStart"/>
      <w:r w:rsidRPr="6D369088">
        <w:rPr>
          <w:rFonts w:ascii="Inter" w:eastAsia="Inter" w:hAnsi="Inter" w:cs="Inter"/>
          <w:sz w:val="21"/>
          <w:szCs w:val="21"/>
        </w:rPr>
        <w:t>thành</w:t>
      </w:r>
      <w:proofErr w:type="spellEnd"/>
      <w:r w:rsidRPr="6D369088">
        <w:rPr>
          <w:rFonts w:ascii="Inter" w:eastAsia="Inter" w:hAnsi="Inter" w:cs="Inter"/>
          <w:sz w:val="21"/>
          <w:szCs w:val="21"/>
        </w:rPr>
        <w:t xml:space="preserve"> </w:t>
      </w:r>
      <w:proofErr w:type="spellStart"/>
      <w:r w:rsidRPr="6D369088">
        <w:rPr>
          <w:rFonts w:ascii="Inter" w:eastAsia="Inter" w:hAnsi="Inter" w:cs="Inter"/>
          <w:sz w:val="21"/>
          <w:szCs w:val="21"/>
        </w:rPr>
        <w:t>một</w:t>
      </w:r>
      <w:proofErr w:type="spellEnd"/>
      <w:r w:rsidRPr="6D369088">
        <w:rPr>
          <w:rFonts w:ascii="Inter" w:eastAsia="Inter" w:hAnsi="Inter" w:cs="Inter"/>
          <w:sz w:val="21"/>
          <w:szCs w:val="21"/>
        </w:rPr>
        <w:t xml:space="preserve"> </w:t>
      </w:r>
      <w:proofErr w:type="spellStart"/>
      <w:r w:rsidRPr="6D369088">
        <w:rPr>
          <w:rFonts w:ascii="Inter" w:eastAsia="Inter" w:hAnsi="Inter" w:cs="Inter"/>
          <w:sz w:val="21"/>
          <w:szCs w:val="21"/>
        </w:rPr>
        <w:t>mô</w:t>
      </w:r>
      <w:proofErr w:type="spellEnd"/>
      <w:r w:rsidRPr="6D369088">
        <w:rPr>
          <w:rFonts w:ascii="Inter" w:eastAsia="Inter" w:hAnsi="Inter" w:cs="Inter"/>
          <w:sz w:val="21"/>
          <w:szCs w:val="21"/>
        </w:rPr>
        <w:t xml:space="preserve"> </w:t>
      </w:r>
      <w:proofErr w:type="spellStart"/>
      <w:r w:rsidRPr="6D369088">
        <w:rPr>
          <w:rFonts w:ascii="Inter" w:eastAsia="Inter" w:hAnsi="Inter" w:cs="Inter"/>
          <w:sz w:val="21"/>
          <w:szCs w:val="21"/>
        </w:rPr>
        <w:t>hình</w:t>
      </w:r>
      <w:proofErr w:type="spellEnd"/>
      <w:r w:rsidRPr="6D369088">
        <w:rPr>
          <w:rFonts w:ascii="Inter" w:eastAsia="Inter" w:hAnsi="Inter" w:cs="Inter"/>
          <w:sz w:val="21"/>
          <w:szCs w:val="21"/>
        </w:rPr>
        <w:t xml:space="preserve"> </w:t>
      </w:r>
      <w:proofErr w:type="spellStart"/>
      <w:r w:rsidRPr="6D369088">
        <w:rPr>
          <w:rFonts w:ascii="Inter" w:eastAsia="Inter" w:hAnsi="Inter" w:cs="Inter"/>
          <w:sz w:val="21"/>
          <w:szCs w:val="21"/>
        </w:rPr>
        <w:t>đơn</w:t>
      </w:r>
      <w:proofErr w:type="spellEnd"/>
      <w:r w:rsidRPr="6D369088">
        <w:rPr>
          <w:rFonts w:ascii="Inter" w:eastAsia="Inter" w:hAnsi="Inter" w:cs="Inter"/>
          <w:sz w:val="21"/>
          <w:szCs w:val="21"/>
        </w:rPr>
        <w:t xml:space="preserve"> </w:t>
      </w:r>
      <w:proofErr w:type="spellStart"/>
      <w:r w:rsidRPr="6D369088">
        <w:rPr>
          <w:rFonts w:ascii="Inter" w:eastAsia="Inter" w:hAnsi="Inter" w:cs="Inter"/>
          <w:sz w:val="21"/>
          <w:szCs w:val="21"/>
        </w:rPr>
        <w:t>giản</w:t>
      </w:r>
      <w:proofErr w:type="spellEnd"/>
      <w:r w:rsidRPr="6D369088">
        <w:rPr>
          <w:rFonts w:ascii="Inter" w:eastAsia="Inter" w:hAnsi="Inter" w:cs="Inter"/>
          <w:sz w:val="21"/>
          <w:szCs w:val="21"/>
        </w:rPr>
        <w:t xml:space="preserve">, </w:t>
      </w:r>
      <w:proofErr w:type="spellStart"/>
      <w:r w:rsidRPr="6D369088">
        <w:rPr>
          <w:rFonts w:ascii="Inter" w:eastAsia="Inter" w:hAnsi="Inter" w:cs="Inter"/>
          <w:sz w:val="21"/>
          <w:szCs w:val="21"/>
        </w:rPr>
        <w:t>nhưng</w:t>
      </w:r>
      <w:proofErr w:type="spellEnd"/>
      <w:r w:rsidRPr="6D369088">
        <w:rPr>
          <w:rFonts w:ascii="Inter" w:eastAsia="Inter" w:hAnsi="Inter" w:cs="Inter"/>
          <w:sz w:val="21"/>
          <w:szCs w:val="21"/>
        </w:rPr>
        <w:t xml:space="preserve"> </w:t>
      </w:r>
      <w:proofErr w:type="spellStart"/>
      <w:r w:rsidRPr="6D369088">
        <w:rPr>
          <w:rFonts w:ascii="Inter" w:eastAsia="Inter" w:hAnsi="Inter" w:cs="Inter"/>
          <w:sz w:val="21"/>
          <w:szCs w:val="21"/>
        </w:rPr>
        <w:t>khi</w:t>
      </w:r>
      <w:proofErr w:type="spellEnd"/>
      <w:r w:rsidRPr="6D369088">
        <w:rPr>
          <w:rFonts w:ascii="Inter" w:eastAsia="Inter" w:hAnsi="Inter" w:cs="Inter"/>
          <w:sz w:val="21"/>
          <w:szCs w:val="21"/>
        </w:rPr>
        <w:t xml:space="preserve"> </w:t>
      </w:r>
      <w:proofErr w:type="spellStart"/>
      <w:r w:rsidRPr="6D369088">
        <w:rPr>
          <w:rFonts w:ascii="Inter" w:eastAsia="Inter" w:hAnsi="Inter" w:cs="Inter"/>
          <w:sz w:val="21"/>
          <w:szCs w:val="21"/>
        </w:rPr>
        <w:t>kết</w:t>
      </w:r>
      <w:proofErr w:type="spellEnd"/>
      <w:r w:rsidRPr="6D369088">
        <w:rPr>
          <w:rFonts w:ascii="Inter" w:eastAsia="Inter" w:hAnsi="Inter" w:cs="Inter"/>
          <w:sz w:val="21"/>
          <w:szCs w:val="21"/>
        </w:rPr>
        <w:t xml:space="preserve"> </w:t>
      </w:r>
      <w:proofErr w:type="spellStart"/>
      <w:r w:rsidRPr="6D369088">
        <w:rPr>
          <w:rFonts w:ascii="Inter" w:eastAsia="Inter" w:hAnsi="Inter" w:cs="Inter"/>
          <w:sz w:val="21"/>
          <w:szCs w:val="21"/>
        </w:rPr>
        <w:t>hợp</w:t>
      </w:r>
      <w:proofErr w:type="spellEnd"/>
      <w:r w:rsidRPr="6D369088">
        <w:rPr>
          <w:rFonts w:ascii="Inter" w:eastAsia="Inter" w:hAnsi="Inter" w:cs="Inter"/>
          <w:sz w:val="21"/>
          <w:szCs w:val="21"/>
        </w:rPr>
        <w:t xml:space="preserve"> </w:t>
      </w:r>
      <w:proofErr w:type="spellStart"/>
      <w:r w:rsidRPr="6D369088">
        <w:rPr>
          <w:rFonts w:ascii="Inter" w:eastAsia="Inter" w:hAnsi="Inter" w:cs="Inter"/>
          <w:sz w:val="21"/>
          <w:szCs w:val="21"/>
        </w:rPr>
        <w:t>lại</w:t>
      </w:r>
      <w:proofErr w:type="spellEnd"/>
      <w:r w:rsidRPr="6D369088">
        <w:rPr>
          <w:rFonts w:ascii="Inter" w:eastAsia="Inter" w:hAnsi="Inter" w:cs="Inter"/>
          <w:sz w:val="21"/>
          <w:szCs w:val="21"/>
        </w:rPr>
        <w:t xml:space="preserve"> (</w:t>
      </w:r>
      <w:proofErr w:type="spellStart"/>
      <w:r w:rsidRPr="6D369088">
        <w:rPr>
          <w:rFonts w:ascii="Inter" w:eastAsia="Inter" w:hAnsi="Inter" w:cs="Inter"/>
          <w:sz w:val="21"/>
          <w:szCs w:val="21"/>
        </w:rPr>
        <w:t>theo</w:t>
      </w:r>
      <w:proofErr w:type="spellEnd"/>
      <w:r w:rsidRPr="6D369088">
        <w:rPr>
          <w:rFonts w:ascii="Inter" w:eastAsia="Inter" w:hAnsi="Inter" w:cs="Inter"/>
          <w:sz w:val="21"/>
          <w:szCs w:val="21"/>
        </w:rPr>
        <w:t xml:space="preserve"> </w:t>
      </w:r>
      <w:proofErr w:type="spellStart"/>
      <w:r w:rsidRPr="6D369088">
        <w:rPr>
          <w:rFonts w:ascii="Inter" w:eastAsia="Inter" w:hAnsi="Inter" w:cs="Inter"/>
          <w:sz w:val="21"/>
          <w:szCs w:val="21"/>
        </w:rPr>
        <w:t>phương</w:t>
      </w:r>
      <w:proofErr w:type="spellEnd"/>
      <w:r w:rsidRPr="6D369088">
        <w:rPr>
          <w:rFonts w:ascii="Inter" w:eastAsia="Inter" w:hAnsi="Inter" w:cs="Inter"/>
          <w:sz w:val="21"/>
          <w:szCs w:val="21"/>
        </w:rPr>
        <w:t xml:space="preserve"> </w:t>
      </w:r>
      <w:proofErr w:type="spellStart"/>
      <w:r w:rsidRPr="6D369088">
        <w:rPr>
          <w:rFonts w:ascii="Inter" w:eastAsia="Inter" w:hAnsi="Inter" w:cs="Inter"/>
          <w:sz w:val="21"/>
          <w:szCs w:val="21"/>
        </w:rPr>
        <w:t>pháp</w:t>
      </w:r>
      <w:proofErr w:type="spellEnd"/>
      <w:r w:rsidRPr="6D369088">
        <w:rPr>
          <w:rFonts w:ascii="Inter" w:eastAsia="Inter" w:hAnsi="Inter" w:cs="Inter"/>
          <w:sz w:val="21"/>
          <w:szCs w:val="21"/>
        </w:rPr>
        <w:t xml:space="preserve"> Boosting), </w:t>
      </w:r>
      <w:proofErr w:type="spellStart"/>
      <w:r w:rsidRPr="6D369088">
        <w:rPr>
          <w:rFonts w:ascii="Inter" w:eastAsia="Inter" w:hAnsi="Inter" w:cs="Inter"/>
          <w:sz w:val="21"/>
          <w:szCs w:val="21"/>
        </w:rPr>
        <w:t>chúng</w:t>
      </w:r>
      <w:proofErr w:type="spellEnd"/>
      <w:r w:rsidRPr="6D369088">
        <w:rPr>
          <w:rFonts w:ascii="Inter" w:eastAsia="Inter" w:hAnsi="Inter" w:cs="Inter"/>
          <w:sz w:val="21"/>
          <w:szCs w:val="21"/>
        </w:rPr>
        <w:t xml:space="preserve"> </w:t>
      </w:r>
      <w:proofErr w:type="spellStart"/>
      <w:r w:rsidRPr="6D369088">
        <w:rPr>
          <w:rFonts w:ascii="Inter" w:eastAsia="Inter" w:hAnsi="Inter" w:cs="Inter"/>
          <w:sz w:val="21"/>
          <w:szCs w:val="21"/>
        </w:rPr>
        <w:t>tạo</w:t>
      </w:r>
      <w:proofErr w:type="spellEnd"/>
      <w:r w:rsidRPr="6D369088">
        <w:rPr>
          <w:rFonts w:ascii="Inter" w:eastAsia="Inter" w:hAnsi="Inter" w:cs="Inter"/>
          <w:sz w:val="21"/>
          <w:szCs w:val="21"/>
        </w:rPr>
        <w:t xml:space="preserve"> </w:t>
      </w:r>
      <w:proofErr w:type="spellStart"/>
      <w:r w:rsidRPr="6D369088">
        <w:rPr>
          <w:rFonts w:ascii="Inter" w:eastAsia="Inter" w:hAnsi="Inter" w:cs="Inter"/>
          <w:sz w:val="21"/>
          <w:szCs w:val="21"/>
        </w:rPr>
        <w:t>nên</w:t>
      </w:r>
      <w:proofErr w:type="spellEnd"/>
      <w:r w:rsidRPr="6D369088">
        <w:rPr>
          <w:rFonts w:ascii="Inter" w:eastAsia="Inter" w:hAnsi="Inter" w:cs="Inter"/>
          <w:sz w:val="21"/>
          <w:szCs w:val="21"/>
        </w:rPr>
        <w:t xml:space="preserve"> </w:t>
      </w:r>
      <w:proofErr w:type="spellStart"/>
      <w:r w:rsidRPr="6D369088">
        <w:rPr>
          <w:rFonts w:ascii="Inter" w:eastAsia="Inter" w:hAnsi="Inter" w:cs="Inter"/>
          <w:sz w:val="21"/>
          <w:szCs w:val="21"/>
        </w:rPr>
        <w:t>một</w:t>
      </w:r>
      <w:proofErr w:type="spellEnd"/>
      <w:r w:rsidRPr="6D369088">
        <w:rPr>
          <w:rFonts w:ascii="Inter" w:eastAsia="Inter" w:hAnsi="Inter" w:cs="Inter"/>
          <w:sz w:val="21"/>
          <w:szCs w:val="21"/>
        </w:rPr>
        <w:t xml:space="preserve"> </w:t>
      </w:r>
      <w:proofErr w:type="spellStart"/>
      <w:r w:rsidRPr="6D369088">
        <w:rPr>
          <w:rFonts w:ascii="Inter" w:eastAsia="Inter" w:hAnsi="Inter" w:cs="Inter"/>
          <w:sz w:val="21"/>
          <w:szCs w:val="21"/>
        </w:rPr>
        <w:t>mô</w:t>
      </w:r>
      <w:proofErr w:type="spellEnd"/>
      <w:r w:rsidRPr="6D369088">
        <w:rPr>
          <w:rFonts w:ascii="Inter" w:eastAsia="Inter" w:hAnsi="Inter" w:cs="Inter"/>
          <w:sz w:val="21"/>
          <w:szCs w:val="21"/>
        </w:rPr>
        <w:t xml:space="preserve"> </w:t>
      </w:r>
      <w:proofErr w:type="spellStart"/>
      <w:r w:rsidRPr="6D369088">
        <w:rPr>
          <w:rFonts w:ascii="Inter" w:eastAsia="Inter" w:hAnsi="Inter" w:cs="Inter"/>
          <w:sz w:val="21"/>
          <w:szCs w:val="21"/>
        </w:rPr>
        <w:t>hình</w:t>
      </w:r>
      <w:proofErr w:type="spellEnd"/>
      <w:r w:rsidRPr="6D369088">
        <w:rPr>
          <w:rFonts w:ascii="Inter" w:eastAsia="Inter" w:hAnsi="Inter" w:cs="Inter"/>
          <w:sz w:val="21"/>
          <w:szCs w:val="21"/>
        </w:rPr>
        <w:t xml:space="preserve"> </w:t>
      </w:r>
      <w:proofErr w:type="spellStart"/>
      <w:r w:rsidRPr="6D369088">
        <w:rPr>
          <w:rFonts w:ascii="Inter" w:eastAsia="Inter" w:hAnsi="Inter" w:cs="Inter"/>
          <w:sz w:val="21"/>
          <w:szCs w:val="21"/>
        </w:rPr>
        <w:t>tổng</w:t>
      </w:r>
      <w:proofErr w:type="spellEnd"/>
      <w:r w:rsidRPr="6D369088">
        <w:rPr>
          <w:rFonts w:ascii="Inter" w:eastAsia="Inter" w:hAnsi="Inter" w:cs="Inter"/>
          <w:sz w:val="21"/>
          <w:szCs w:val="21"/>
        </w:rPr>
        <w:t xml:space="preserve"> </w:t>
      </w:r>
      <w:proofErr w:type="spellStart"/>
      <w:r w:rsidRPr="6D369088">
        <w:rPr>
          <w:rFonts w:ascii="Inter" w:eastAsia="Inter" w:hAnsi="Inter" w:cs="Inter"/>
          <w:sz w:val="21"/>
          <w:szCs w:val="21"/>
        </w:rPr>
        <w:t>thể</w:t>
      </w:r>
      <w:proofErr w:type="spellEnd"/>
      <w:r w:rsidRPr="6D369088">
        <w:rPr>
          <w:rFonts w:ascii="Inter" w:eastAsia="Inter" w:hAnsi="Inter" w:cs="Inter"/>
          <w:sz w:val="21"/>
          <w:szCs w:val="21"/>
        </w:rPr>
        <w:t xml:space="preserve"> </w:t>
      </w:r>
      <w:proofErr w:type="spellStart"/>
      <w:r w:rsidRPr="6D369088">
        <w:rPr>
          <w:rFonts w:ascii="Inter" w:eastAsia="Inter" w:hAnsi="Inter" w:cs="Inter"/>
          <w:sz w:val="21"/>
          <w:szCs w:val="21"/>
        </w:rPr>
        <w:t>mạnh</w:t>
      </w:r>
      <w:proofErr w:type="spellEnd"/>
      <w:r w:rsidRPr="6D369088">
        <w:rPr>
          <w:rFonts w:ascii="Inter" w:eastAsia="Inter" w:hAnsi="Inter" w:cs="Inter"/>
          <w:sz w:val="21"/>
          <w:szCs w:val="21"/>
        </w:rPr>
        <w:t xml:space="preserve"> </w:t>
      </w:r>
      <w:proofErr w:type="spellStart"/>
      <w:r w:rsidRPr="6D369088">
        <w:rPr>
          <w:rFonts w:ascii="Inter" w:eastAsia="Inter" w:hAnsi="Inter" w:cs="Inter"/>
          <w:sz w:val="21"/>
          <w:szCs w:val="21"/>
        </w:rPr>
        <w:t>mẽ</w:t>
      </w:r>
      <w:proofErr w:type="spellEnd"/>
      <w:r w:rsidRPr="6D369088">
        <w:rPr>
          <w:rFonts w:ascii="Inter" w:eastAsia="Inter" w:hAnsi="Inter" w:cs="Inter"/>
          <w:sz w:val="21"/>
          <w:szCs w:val="21"/>
        </w:rPr>
        <w:t xml:space="preserve"> </w:t>
      </w:r>
      <w:proofErr w:type="spellStart"/>
      <w:r w:rsidRPr="6D369088">
        <w:rPr>
          <w:rFonts w:ascii="Inter" w:eastAsia="Inter" w:hAnsi="Inter" w:cs="Inter"/>
          <w:sz w:val="21"/>
          <w:szCs w:val="21"/>
        </w:rPr>
        <w:t>và</w:t>
      </w:r>
      <w:proofErr w:type="spellEnd"/>
      <w:r w:rsidRPr="6D369088">
        <w:rPr>
          <w:rFonts w:ascii="Inter" w:eastAsia="Inter" w:hAnsi="Inter" w:cs="Inter"/>
          <w:sz w:val="21"/>
          <w:szCs w:val="21"/>
        </w:rPr>
        <w:t xml:space="preserve"> </w:t>
      </w:r>
      <w:proofErr w:type="spellStart"/>
      <w:r w:rsidRPr="6D369088">
        <w:rPr>
          <w:rFonts w:ascii="Inter" w:eastAsia="Inter" w:hAnsi="Inter" w:cs="Inter"/>
          <w:sz w:val="21"/>
          <w:szCs w:val="21"/>
        </w:rPr>
        <w:t>ổn</w:t>
      </w:r>
      <w:proofErr w:type="spellEnd"/>
      <w:r w:rsidRPr="6D369088">
        <w:rPr>
          <w:rFonts w:ascii="Inter" w:eastAsia="Inter" w:hAnsi="Inter" w:cs="Inter"/>
          <w:sz w:val="21"/>
          <w:szCs w:val="21"/>
        </w:rPr>
        <w:t xml:space="preserve"> </w:t>
      </w:r>
      <w:proofErr w:type="spellStart"/>
      <w:r w:rsidRPr="6D369088">
        <w:rPr>
          <w:rFonts w:ascii="Inter" w:eastAsia="Inter" w:hAnsi="Inter" w:cs="Inter"/>
          <w:sz w:val="21"/>
          <w:szCs w:val="21"/>
        </w:rPr>
        <w:t>định</w:t>
      </w:r>
      <w:proofErr w:type="spellEnd"/>
      <w:r w:rsidRPr="6D369088">
        <w:rPr>
          <w:rFonts w:ascii="Inter" w:eastAsia="Inter" w:hAnsi="Inter" w:cs="Inter"/>
          <w:sz w:val="21"/>
          <w:szCs w:val="21"/>
        </w:rPr>
        <w:t>.</w:t>
      </w:r>
    </w:p>
    <w:p w14:paraId="3AEEB18C" w14:textId="4841D550" w:rsidR="14F73438" w:rsidRDefault="14F73438" w:rsidP="19E859F5">
      <w:pPr>
        <w:spacing w:before="240" w:after="240"/>
        <w:rPr>
          <w:rFonts w:ascii="Inter" w:eastAsia="Inter" w:hAnsi="Inter" w:cs="Inter"/>
          <w:sz w:val="21"/>
          <w:szCs w:val="21"/>
        </w:rPr>
      </w:pPr>
      <w:proofErr w:type="spellStart"/>
      <w:r w:rsidRPr="4D7DC103">
        <w:rPr>
          <w:rFonts w:ascii="Inter" w:eastAsia="Inter" w:hAnsi="Inter" w:cs="Inter"/>
          <w:sz w:val="21"/>
          <w:szCs w:val="21"/>
        </w:rPr>
        <w:t>Hình</w:t>
      </w:r>
      <w:proofErr w:type="spellEnd"/>
      <w:r w:rsidRPr="4D7DC103">
        <w:rPr>
          <w:rFonts w:ascii="Inter" w:eastAsia="Inter" w:hAnsi="Inter" w:cs="Inter"/>
          <w:sz w:val="21"/>
          <w:szCs w:val="21"/>
        </w:rPr>
        <w:t xml:space="preserve"> </w:t>
      </w:r>
      <w:proofErr w:type="spellStart"/>
      <w:r w:rsidRPr="4D7DC103">
        <w:rPr>
          <w:rFonts w:ascii="Inter" w:eastAsia="Inter" w:hAnsi="Inter" w:cs="Inter"/>
          <w:sz w:val="21"/>
          <w:szCs w:val="21"/>
        </w:rPr>
        <w:t>cây</w:t>
      </w:r>
      <w:proofErr w:type="spellEnd"/>
      <w:r w:rsidRPr="4D7DC103">
        <w:rPr>
          <w:rFonts w:ascii="Inter" w:eastAsia="Inter" w:hAnsi="Inter" w:cs="Inter"/>
          <w:sz w:val="21"/>
          <w:szCs w:val="21"/>
        </w:rPr>
        <w:t xml:space="preserve"> </w:t>
      </w:r>
      <w:proofErr w:type="spellStart"/>
      <w:r w:rsidRPr="4D7DC103">
        <w:rPr>
          <w:rFonts w:ascii="Inter" w:eastAsia="Inter" w:hAnsi="Inter" w:cs="Inter"/>
          <w:sz w:val="21"/>
          <w:szCs w:val="21"/>
        </w:rPr>
        <w:t>quyết</w:t>
      </w:r>
      <w:proofErr w:type="spellEnd"/>
      <w:r w:rsidRPr="4D7DC103">
        <w:rPr>
          <w:rFonts w:ascii="Inter" w:eastAsia="Inter" w:hAnsi="Inter" w:cs="Inter"/>
          <w:sz w:val="21"/>
          <w:szCs w:val="21"/>
        </w:rPr>
        <w:t xml:space="preserve"> </w:t>
      </w:r>
      <w:proofErr w:type="spellStart"/>
      <w:r w:rsidRPr="4D7DC103">
        <w:rPr>
          <w:rFonts w:ascii="Inter" w:eastAsia="Inter" w:hAnsi="Inter" w:cs="Inter"/>
          <w:sz w:val="21"/>
          <w:szCs w:val="21"/>
        </w:rPr>
        <w:t>định</w:t>
      </w:r>
      <w:proofErr w:type="spellEnd"/>
      <w:r w:rsidRPr="4D7DC103">
        <w:rPr>
          <w:rFonts w:ascii="Inter" w:eastAsia="Inter" w:hAnsi="Inter" w:cs="Inter"/>
          <w:sz w:val="21"/>
          <w:szCs w:val="21"/>
        </w:rPr>
        <w:t xml:space="preserve"> </w:t>
      </w:r>
      <w:proofErr w:type="spellStart"/>
      <w:r w:rsidRPr="4D7DC103">
        <w:rPr>
          <w:rFonts w:ascii="Inter" w:eastAsia="Inter" w:hAnsi="Inter" w:cs="Inter"/>
          <w:sz w:val="21"/>
          <w:szCs w:val="21"/>
        </w:rPr>
        <w:t>giới</w:t>
      </w:r>
      <w:proofErr w:type="spellEnd"/>
      <w:r w:rsidRPr="4D7DC103">
        <w:rPr>
          <w:rFonts w:ascii="Inter" w:eastAsia="Inter" w:hAnsi="Inter" w:cs="Inter"/>
          <w:sz w:val="21"/>
          <w:szCs w:val="21"/>
        </w:rPr>
        <w:t xml:space="preserve"> </w:t>
      </w:r>
      <w:proofErr w:type="spellStart"/>
      <w:r w:rsidRPr="4D7DC103">
        <w:rPr>
          <w:rFonts w:ascii="Inter" w:eastAsia="Inter" w:hAnsi="Inter" w:cs="Inter"/>
          <w:sz w:val="21"/>
          <w:szCs w:val="21"/>
        </w:rPr>
        <w:t>hạn</w:t>
      </w:r>
      <w:proofErr w:type="spellEnd"/>
      <w:r w:rsidRPr="4D7DC103">
        <w:rPr>
          <w:rFonts w:ascii="Inter" w:eastAsia="Inter" w:hAnsi="Inter" w:cs="Inter"/>
          <w:sz w:val="21"/>
          <w:szCs w:val="21"/>
        </w:rPr>
        <w:t xml:space="preserve"> </w:t>
      </w:r>
      <w:proofErr w:type="spellStart"/>
      <w:r w:rsidRPr="4D7DC103">
        <w:rPr>
          <w:rFonts w:ascii="Inter" w:eastAsia="Inter" w:hAnsi="Inter" w:cs="Inter"/>
          <w:sz w:val="21"/>
          <w:szCs w:val="21"/>
        </w:rPr>
        <w:t>độ</w:t>
      </w:r>
      <w:proofErr w:type="spellEnd"/>
      <w:r w:rsidRPr="4D7DC103">
        <w:rPr>
          <w:rFonts w:ascii="Inter" w:eastAsia="Inter" w:hAnsi="Inter" w:cs="Inter"/>
          <w:sz w:val="21"/>
          <w:szCs w:val="21"/>
        </w:rPr>
        <w:t xml:space="preserve"> </w:t>
      </w:r>
      <w:proofErr w:type="spellStart"/>
      <w:r w:rsidRPr="4D7DC103">
        <w:rPr>
          <w:rFonts w:ascii="Inter" w:eastAsia="Inter" w:hAnsi="Inter" w:cs="Inter"/>
          <w:sz w:val="21"/>
          <w:szCs w:val="21"/>
        </w:rPr>
        <w:t>sâu</w:t>
      </w:r>
      <w:proofErr w:type="spellEnd"/>
    </w:p>
    <w:p w14:paraId="2E71B70F" w14:textId="1217E093" w:rsidR="225ED645" w:rsidRDefault="225ED645" w:rsidP="225ED645">
      <w:pPr>
        <w:pStyle w:val="ListParagraph"/>
        <w:spacing w:before="240" w:after="240"/>
        <w:rPr>
          <w:rFonts w:ascii="Inter" w:eastAsia="Inter" w:hAnsi="Inter" w:cs="Inter"/>
          <w:sz w:val="21"/>
          <w:szCs w:val="21"/>
        </w:rPr>
      </w:pPr>
    </w:p>
    <w:p w14:paraId="0A52A6DC" w14:textId="0D6C8671" w:rsidR="225ED645" w:rsidRDefault="14F73438" w:rsidP="225ED645">
      <w:pPr>
        <w:pStyle w:val="ListParagraph"/>
        <w:spacing w:before="240" w:after="240"/>
      </w:pPr>
      <w:r>
        <w:rPr>
          <w:noProof/>
        </w:rPr>
        <w:lastRenderedPageBreak/>
        <w:drawing>
          <wp:inline distT="0" distB="0" distL="0" distR="0" wp14:anchorId="12576741" wp14:editId="7E5C9973">
            <wp:extent cx="5486400" cy="3028950"/>
            <wp:effectExtent l="0" t="0" r="0" b="0"/>
            <wp:docPr id="162064702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647026" name="Picture 1620647026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9B7D7" w14:textId="3E62C251" w:rsidR="1D8A7A0D" w:rsidRDefault="1D8A7A0D" w:rsidP="52FC14AF"/>
    <w:p w14:paraId="56ED24CB" w14:textId="0BF0B0D8" w:rsidR="1D8A7A0D" w:rsidRDefault="4B9DBC88" w:rsidP="4DCF7466">
      <w:pPr>
        <w:spacing w:before="281" w:after="281"/>
        <w:rPr>
          <w:rFonts w:ascii="Inter" w:eastAsia="Inter" w:hAnsi="Inter" w:cs="Inter"/>
          <w:bCs/>
          <w:color w:val="1A1C1E"/>
          <w:sz w:val="28"/>
          <w:szCs w:val="28"/>
        </w:rPr>
      </w:pPr>
      <w:r w:rsidRPr="4DCF7466">
        <w:rPr>
          <w:rFonts w:ascii="Times New Roman" w:hAnsi="Times New Roman" w:cs="Times New Roman"/>
          <w:sz w:val="24"/>
          <w:szCs w:val="24"/>
        </w:rPr>
        <w:t xml:space="preserve">2.2.1.2 </w:t>
      </w:r>
      <w:proofErr w:type="spellStart"/>
      <w:r w:rsidR="7BE51BA4" w:rsidRPr="4DCF7466">
        <w:rPr>
          <w:rFonts w:ascii="Times New Roman" w:hAnsi="Times New Roman" w:cs="Times New Roman"/>
          <w:bCs/>
          <w:sz w:val="28"/>
          <w:szCs w:val="28"/>
        </w:rPr>
        <w:t>Mô</w:t>
      </w:r>
      <w:proofErr w:type="spellEnd"/>
      <w:r w:rsidR="7BE51BA4" w:rsidRPr="4DCF7466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7BE51BA4" w:rsidRPr="4DCF7466">
        <w:rPr>
          <w:rFonts w:ascii="Times New Roman" w:hAnsi="Times New Roman" w:cs="Times New Roman"/>
          <w:bCs/>
          <w:sz w:val="28"/>
          <w:szCs w:val="28"/>
        </w:rPr>
        <w:t>hình</w:t>
      </w:r>
      <w:proofErr w:type="spellEnd"/>
      <w:r w:rsidR="7BE51BA4" w:rsidRPr="4DCF7466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7BE51BA4" w:rsidRPr="4DCF7466">
        <w:rPr>
          <w:rFonts w:ascii="Times New Roman" w:hAnsi="Times New Roman" w:cs="Times New Roman"/>
          <w:bCs/>
          <w:sz w:val="28"/>
          <w:szCs w:val="28"/>
        </w:rPr>
        <w:t>Rừng</w:t>
      </w:r>
      <w:proofErr w:type="spellEnd"/>
      <w:r w:rsidR="7BE51BA4" w:rsidRPr="4DCF7466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7BE51BA4" w:rsidRPr="4DCF7466">
        <w:rPr>
          <w:rFonts w:ascii="Times New Roman" w:hAnsi="Times New Roman" w:cs="Times New Roman"/>
          <w:bCs/>
          <w:sz w:val="28"/>
          <w:szCs w:val="28"/>
        </w:rPr>
        <w:t>ngẫu</w:t>
      </w:r>
      <w:proofErr w:type="spellEnd"/>
      <w:r w:rsidR="7BE51BA4" w:rsidRPr="4DCF7466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7BE51BA4" w:rsidRPr="4DCF7466">
        <w:rPr>
          <w:rFonts w:ascii="Times New Roman" w:hAnsi="Times New Roman" w:cs="Times New Roman"/>
          <w:bCs/>
          <w:sz w:val="28"/>
          <w:szCs w:val="28"/>
        </w:rPr>
        <w:t>nhiên</w:t>
      </w:r>
      <w:proofErr w:type="spellEnd"/>
      <w:r w:rsidR="7BE51BA4" w:rsidRPr="4DCF7466">
        <w:rPr>
          <w:rFonts w:ascii="Times New Roman" w:hAnsi="Times New Roman" w:cs="Times New Roman"/>
          <w:bCs/>
          <w:sz w:val="28"/>
          <w:szCs w:val="28"/>
        </w:rPr>
        <w:t xml:space="preserve"> (Random Forest) </w:t>
      </w:r>
      <w:proofErr w:type="spellStart"/>
      <w:r w:rsidR="7BE51BA4" w:rsidRPr="4DCF7466">
        <w:rPr>
          <w:rFonts w:ascii="Times New Roman" w:hAnsi="Times New Roman" w:cs="Times New Roman"/>
          <w:bCs/>
          <w:sz w:val="28"/>
          <w:szCs w:val="28"/>
        </w:rPr>
        <w:t>và</w:t>
      </w:r>
      <w:proofErr w:type="spellEnd"/>
      <w:r w:rsidR="7BE51BA4" w:rsidRPr="4DCF7466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7BE51BA4" w:rsidRPr="4DCF7466">
        <w:rPr>
          <w:rFonts w:ascii="Times New Roman" w:hAnsi="Times New Roman" w:cs="Times New Roman"/>
          <w:bCs/>
          <w:sz w:val="28"/>
          <w:szCs w:val="28"/>
        </w:rPr>
        <w:t>Kỹ</w:t>
      </w:r>
      <w:proofErr w:type="spellEnd"/>
      <w:r w:rsidR="7BE51BA4" w:rsidRPr="4DCF7466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7BE51BA4" w:rsidRPr="4DCF7466">
        <w:rPr>
          <w:rFonts w:ascii="Times New Roman" w:hAnsi="Times New Roman" w:cs="Times New Roman"/>
          <w:bCs/>
          <w:sz w:val="28"/>
          <w:szCs w:val="28"/>
        </w:rPr>
        <w:t>thuật</w:t>
      </w:r>
      <w:proofErr w:type="spellEnd"/>
      <w:r w:rsidR="7BE51BA4" w:rsidRPr="4DCF7466">
        <w:rPr>
          <w:rFonts w:ascii="Times New Roman" w:hAnsi="Times New Roman" w:cs="Times New Roman"/>
          <w:bCs/>
          <w:sz w:val="28"/>
          <w:szCs w:val="28"/>
        </w:rPr>
        <w:t xml:space="preserve"> Bagging </w:t>
      </w:r>
    </w:p>
    <w:p w14:paraId="619EEE96" w14:textId="06D01EFF" w:rsidR="1D8A7A0D" w:rsidRDefault="7BE51BA4" w:rsidP="4DCF7466">
      <w:pPr>
        <w:spacing w:before="281" w:after="281"/>
        <w:rPr>
          <w:rFonts w:ascii="Times New Roman" w:hAnsi="Times New Roman" w:cs="Times New Roman"/>
          <w:sz w:val="24"/>
          <w:szCs w:val="24"/>
        </w:rPr>
      </w:pPr>
      <w:r w:rsidRPr="4DCF7466">
        <w:rPr>
          <w:rFonts w:ascii="Times New Roman" w:hAnsi="Times New Roman" w:cs="Times New Roman"/>
          <w:bCs/>
          <w:sz w:val="24"/>
          <w:szCs w:val="24"/>
        </w:rPr>
        <w:t xml:space="preserve">Random Forest </w:t>
      </w:r>
      <w:proofErr w:type="spellStart"/>
      <w:r w:rsidRPr="4DCF7466">
        <w:rPr>
          <w:rFonts w:ascii="Times New Roman" w:hAnsi="Times New Roman" w:cs="Times New Roman"/>
          <w:bCs/>
          <w:sz w:val="24"/>
          <w:szCs w:val="24"/>
        </w:rPr>
        <w:t>là</w:t>
      </w:r>
      <w:proofErr w:type="spellEnd"/>
      <w:r w:rsidRPr="4DCF7466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4DCF7466">
        <w:rPr>
          <w:rFonts w:ascii="Times New Roman" w:hAnsi="Times New Roman" w:cs="Times New Roman"/>
          <w:bCs/>
          <w:sz w:val="24"/>
          <w:szCs w:val="24"/>
        </w:rPr>
        <w:t>một</w:t>
      </w:r>
      <w:proofErr w:type="spellEnd"/>
      <w:r w:rsidRPr="4DCF7466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4DCF7466">
        <w:rPr>
          <w:rFonts w:ascii="Times New Roman" w:hAnsi="Times New Roman" w:cs="Times New Roman"/>
          <w:bCs/>
          <w:sz w:val="24"/>
          <w:szCs w:val="24"/>
        </w:rPr>
        <w:t>phương</w:t>
      </w:r>
      <w:proofErr w:type="spellEnd"/>
      <w:r w:rsidRPr="4DCF7466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4DCF7466">
        <w:rPr>
          <w:rFonts w:ascii="Times New Roman" w:hAnsi="Times New Roman" w:cs="Times New Roman"/>
          <w:bCs/>
          <w:sz w:val="24"/>
          <w:szCs w:val="24"/>
        </w:rPr>
        <w:t>pháp</w:t>
      </w:r>
      <w:proofErr w:type="spellEnd"/>
      <w:r w:rsidRPr="4DCF7466">
        <w:rPr>
          <w:rFonts w:ascii="Times New Roman" w:hAnsi="Times New Roman" w:cs="Times New Roman"/>
          <w:bCs/>
          <w:sz w:val="24"/>
          <w:szCs w:val="24"/>
        </w:rPr>
        <w:t xml:space="preserve"> Học </w:t>
      </w:r>
      <w:proofErr w:type="spellStart"/>
      <w:r w:rsidRPr="4DCF7466">
        <w:rPr>
          <w:rFonts w:ascii="Times New Roman" w:hAnsi="Times New Roman" w:cs="Times New Roman"/>
          <w:bCs/>
          <w:sz w:val="24"/>
          <w:szCs w:val="24"/>
        </w:rPr>
        <w:t>kết</w:t>
      </w:r>
      <w:proofErr w:type="spellEnd"/>
      <w:r w:rsidRPr="4DCF7466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4DCF7466">
        <w:rPr>
          <w:rFonts w:ascii="Times New Roman" w:hAnsi="Times New Roman" w:cs="Times New Roman"/>
          <w:bCs/>
          <w:sz w:val="24"/>
          <w:szCs w:val="24"/>
        </w:rPr>
        <w:t>hợp</w:t>
      </w:r>
      <w:proofErr w:type="spellEnd"/>
      <w:r w:rsidRPr="4DCF7466">
        <w:rPr>
          <w:rFonts w:ascii="Times New Roman" w:hAnsi="Times New Roman" w:cs="Times New Roman"/>
          <w:bCs/>
          <w:sz w:val="24"/>
          <w:szCs w:val="24"/>
        </w:rPr>
        <w:t xml:space="preserve"> (Model </w:t>
      </w:r>
      <w:proofErr w:type="spellStart"/>
      <w:r w:rsidRPr="4DCF7466">
        <w:rPr>
          <w:rFonts w:ascii="Times New Roman" w:hAnsi="Times New Roman" w:cs="Times New Roman"/>
          <w:bCs/>
          <w:sz w:val="24"/>
          <w:szCs w:val="24"/>
        </w:rPr>
        <w:t>Ensembling</w:t>
      </w:r>
      <w:proofErr w:type="spellEnd"/>
      <w:r w:rsidRPr="4DCF7466">
        <w:rPr>
          <w:rFonts w:ascii="Times New Roman" w:hAnsi="Times New Roman" w:cs="Times New Roman"/>
          <w:bCs/>
          <w:sz w:val="24"/>
          <w:szCs w:val="24"/>
        </w:rPr>
        <w:t xml:space="preserve">) </w:t>
      </w:r>
      <w:proofErr w:type="spellStart"/>
      <w:r w:rsidRPr="4DCF7466">
        <w:rPr>
          <w:rFonts w:ascii="Times New Roman" w:hAnsi="Times New Roman" w:cs="Times New Roman"/>
          <w:bCs/>
          <w:sz w:val="24"/>
          <w:szCs w:val="24"/>
        </w:rPr>
        <w:t>phổ</w:t>
      </w:r>
      <w:proofErr w:type="spellEnd"/>
      <w:r w:rsidRPr="4DCF7466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4DCF7466">
        <w:rPr>
          <w:rFonts w:ascii="Times New Roman" w:hAnsi="Times New Roman" w:cs="Times New Roman"/>
          <w:bCs/>
          <w:sz w:val="24"/>
          <w:szCs w:val="24"/>
        </w:rPr>
        <w:t>biến</w:t>
      </w:r>
      <w:proofErr w:type="spellEnd"/>
      <w:r w:rsidRPr="4DCF7466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4DCF7466">
        <w:rPr>
          <w:rFonts w:ascii="Times New Roman" w:hAnsi="Times New Roman" w:cs="Times New Roman"/>
          <w:bCs/>
          <w:sz w:val="24"/>
          <w:szCs w:val="24"/>
        </w:rPr>
        <w:t>được</w:t>
      </w:r>
      <w:proofErr w:type="spellEnd"/>
      <w:r w:rsidRPr="4DCF7466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4DCF7466">
        <w:rPr>
          <w:rFonts w:ascii="Times New Roman" w:hAnsi="Times New Roman" w:cs="Times New Roman"/>
          <w:bCs/>
          <w:sz w:val="24"/>
          <w:szCs w:val="24"/>
        </w:rPr>
        <w:t>xây</w:t>
      </w:r>
      <w:proofErr w:type="spellEnd"/>
      <w:r w:rsidRPr="4DCF7466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4DCF7466">
        <w:rPr>
          <w:rFonts w:ascii="Times New Roman" w:hAnsi="Times New Roman" w:cs="Times New Roman"/>
          <w:bCs/>
          <w:sz w:val="24"/>
          <w:szCs w:val="24"/>
        </w:rPr>
        <w:t>dựng</w:t>
      </w:r>
      <w:proofErr w:type="spellEnd"/>
      <w:r w:rsidRPr="4DCF7466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4DCF7466">
        <w:rPr>
          <w:rFonts w:ascii="Times New Roman" w:hAnsi="Times New Roman" w:cs="Times New Roman"/>
          <w:bCs/>
          <w:sz w:val="24"/>
          <w:szCs w:val="24"/>
        </w:rPr>
        <w:t>để</w:t>
      </w:r>
      <w:proofErr w:type="spellEnd"/>
      <w:r w:rsidRPr="4DCF7466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4DCF7466">
        <w:rPr>
          <w:rFonts w:ascii="Times New Roman" w:hAnsi="Times New Roman" w:cs="Times New Roman"/>
          <w:bCs/>
          <w:sz w:val="24"/>
          <w:szCs w:val="24"/>
        </w:rPr>
        <w:t>trả</w:t>
      </w:r>
      <w:proofErr w:type="spellEnd"/>
      <w:r w:rsidRPr="4DCF7466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4DCF7466">
        <w:rPr>
          <w:rFonts w:ascii="Times New Roman" w:hAnsi="Times New Roman" w:cs="Times New Roman"/>
          <w:bCs/>
          <w:sz w:val="24"/>
          <w:szCs w:val="24"/>
        </w:rPr>
        <w:t>lời</w:t>
      </w:r>
      <w:proofErr w:type="spellEnd"/>
      <w:r w:rsidRPr="4DCF7466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4DCF7466">
        <w:rPr>
          <w:rFonts w:ascii="Times New Roman" w:hAnsi="Times New Roman" w:cs="Times New Roman"/>
          <w:bCs/>
          <w:sz w:val="24"/>
          <w:szCs w:val="24"/>
        </w:rPr>
        <w:t>câu</w:t>
      </w:r>
      <w:proofErr w:type="spellEnd"/>
      <w:r w:rsidRPr="4DCF7466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4DCF7466">
        <w:rPr>
          <w:rFonts w:ascii="Times New Roman" w:hAnsi="Times New Roman" w:cs="Times New Roman"/>
          <w:bCs/>
          <w:sz w:val="24"/>
          <w:szCs w:val="24"/>
        </w:rPr>
        <w:t>hỏi</w:t>
      </w:r>
      <w:proofErr w:type="spellEnd"/>
      <w:r w:rsidRPr="4DCF7466">
        <w:rPr>
          <w:rFonts w:ascii="Times New Roman" w:hAnsi="Times New Roman" w:cs="Times New Roman"/>
          <w:bCs/>
          <w:sz w:val="24"/>
          <w:szCs w:val="24"/>
        </w:rPr>
        <w:t xml:space="preserve">: </w:t>
      </w:r>
      <w:r w:rsidRPr="4DCF7466">
        <w:rPr>
          <w:rFonts w:ascii="Times New Roman" w:hAnsi="Times New Roman" w:cs="Times New Roman"/>
          <w:i/>
          <w:iCs/>
          <w:sz w:val="24"/>
          <w:szCs w:val="24"/>
        </w:rPr>
        <w:t xml:space="preserve">"Liệu </w:t>
      </w:r>
      <w:proofErr w:type="spellStart"/>
      <w:r w:rsidRPr="4DCF7466">
        <w:rPr>
          <w:rFonts w:ascii="Times New Roman" w:hAnsi="Times New Roman" w:cs="Times New Roman"/>
          <w:i/>
          <w:iCs/>
          <w:sz w:val="24"/>
          <w:szCs w:val="24"/>
        </w:rPr>
        <w:t>tập</w:t>
      </w:r>
      <w:proofErr w:type="spellEnd"/>
      <w:r w:rsidRPr="4DCF7466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4DCF7466">
        <w:rPr>
          <w:rFonts w:ascii="Times New Roman" w:hAnsi="Times New Roman" w:cs="Times New Roman"/>
          <w:i/>
          <w:iCs/>
          <w:sz w:val="24"/>
          <w:szCs w:val="24"/>
        </w:rPr>
        <w:t>hợp</w:t>
      </w:r>
      <w:proofErr w:type="spellEnd"/>
      <w:r w:rsidRPr="4DCF7466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4DCF7466">
        <w:rPr>
          <w:rFonts w:ascii="Times New Roman" w:hAnsi="Times New Roman" w:cs="Times New Roman"/>
          <w:i/>
          <w:iCs/>
          <w:sz w:val="24"/>
          <w:szCs w:val="24"/>
        </w:rPr>
        <w:t>nhiều</w:t>
      </w:r>
      <w:proofErr w:type="spellEnd"/>
      <w:r w:rsidRPr="4DCF7466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4DCF7466">
        <w:rPr>
          <w:rFonts w:ascii="Times New Roman" w:hAnsi="Times New Roman" w:cs="Times New Roman"/>
          <w:i/>
          <w:iCs/>
          <w:sz w:val="24"/>
          <w:szCs w:val="24"/>
        </w:rPr>
        <w:t>mô</w:t>
      </w:r>
      <w:proofErr w:type="spellEnd"/>
      <w:r w:rsidRPr="4DCF7466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4DCF7466">
        <w:rPr>
          <w:rFonts w:ascii="Times New Roman" w:hAnsi="Times New Roman" w:cs="Times New Roman"/>
          <w:i/>
          <w:iCs/>
          <w:sz w:val="24"/>
          <w:szCs w:val="24"/>
        </w:rPr>
        <w:t>hình</w:t>
      </w:r>
      <w:proofErr w:type="spellEnd"/>
      <w:r w:rsidRPr="4DCF7466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4DCF7466">
        <w:rPr>
          <w:rFonts w:ascii="Times New Roman" w:hAnsi="Times New Roman" w:cs="Times New Roman"/>
          <w:i/>
          <w:iCs/>
          <w:sz w:val="24"/>
          <w:szCs w:val="24"/>
        </w:rPr>
        <w:t>có</w:t>
      </w:r>
      <w:proofErr w:type="spellEnd"/>
      <w:r w:rsidRPr="4DCF7466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4DCF7466">
        <w:rPr>
          <w:rFonts w:ascii="Times New Roman" w:hAnsi="Times New Roman" w:cs="Times New Roman"/>
          <w:i/>
          <w:iCs/>
          <w:sz w:val="24"/>
          <w:szCs w:val="24"/>
        </w:rPr>
        <w:t>hoạt</w:t>
      </w:r>
      <w:proofErr w:type="spellEnd"/>
      <w:r w:rsidRPr="4DCF7466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4DCF7466">
        <w:rPr>
          <w:rFonts w:ascii="Times New Roman" w:hAnsi="Times New Roman" w:cs="Times New Roman"/>
          <w:i/>
          <w:iCs/>
          <w:sz w:val="24"/>
          <w:szCs w:val="24"/>
        </w:rPr>
        <w:t>động</w:t>
      </w:r>
      <w:proofErr w:type="spellEnd"/>
      <w:r w:rsidRPr="4DCF7466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4DCF7466">
        <w:rPr>
          <w:rFonts w:ascii="Times New Roman" w:hAnsi="Times New Roman" w:cs="Times New Roman"/>
          <w:i/>
          <w:iCs/>
          <w:sz w:val="24"/>
          <w:szCs w:val="24"/>
        </w:rPr>
        <w:t>tốt</w:t>
      </w:r>
      <w:proofErr w:type="spellEnd"/>
      <w:r w:rsidRPr="4DCF7466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4DCF7466">
        <w:rPr>
          <w:rFonts w:ascii="Times New Roman" w:hAnsi="Times New Roman" w:cs="Times New Roman"/>
          <w:i/>
          <w:iCs/>
          <w:sz w:val="24"/>
          <w:szCs w:val="24"/>
        </w:rPr>
        <w:t>hơn</w:t>
      </w:r>
      <w:proofErr w:type="spellEnd"/>
      <w:r w:rsidRPr="4DCF7466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4DCF7466">
        <w:rPr>
          <w:rFonts w:ascii="Times New Roman" w:hAnsi="Times New Roman" w:cs="Times New Roman"/>
          <w:i/>
          <w:iCs/>
          <w:sz w:val="24"/>
          <w:szCs w:val="24"/>
        </w:rPr>
        <w:t>một</w:t>
      </w:r>
      <w:proofErr w:type="spellEnd"/>
      <w:r w:rsidRPr="4DCF7466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4DCF7466">
        <w:rPr>
          <w:rFonts w:ascii="Times New Roman" w:hAnsi="Times New Roman" w:cs="Times New Roman"/>
          <w:i/>
          <w:iCs/>
          <w:sz w:val="24"/>
          <w:szCs w:val="24"/>
        </w:rPr>
        <w:t>mô</w:t>
      </w:r>
      <w:proofErr w:type="spellEnd"/>
      <w:r w:rsidRPr="4DCF7466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4DCF7466">
        <w:rPr>
          <w:rFonts w:ascii="Times New Roman" w:hAnsi="Times New Roman" w:cs="Times New Roman"/>
          <w:i/>
          <w:iCs/>
          <w:sz w:val="24"/>
          <w:szCs w:val="24"/>
        </w:rPr>
        <w:t>hình</w:t>
      </w:r>
      <w:proofErr w:type="spellEnd"/>
      <w:r w:rsidRPr="4DCF7466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4DCF7466">
        <w:rPr>
          <w:rFonts w:ascii="Times New Roman" w:hAnsi="Times New Roman" w:cs="Times New Roman"/>
          <w:i/>
          <w:iCs/>
          <w:sz w:val="24"/>
          <w:szCs w:val="24"/>
        </w:rPr>
        <w:t>đơn</w:t>
      </w:r>
      <w:proofErr w:type="spellEnd"/>
      <w:r w:rsidRPr="4DCF7466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4DCF7466">
        <w:rPr>
          <w:rFonts w:ascii="Times New Roman" w:hAnsi="Times New Roman" w:cs="Times New Roman"/>
          <w:i/>
          <w:iCs/>
          <w:sz w:val="24"/>
          <w:szCs w:val="24"/>
        </w:rPr>
        <w:t>lẻ</w:t>
      </w:r>
      <w:proofErr w:type="spellEnd"/>
      <w:r w:rsidRPr="4DCF7466">
        <w:rPr>
          <w:rFonts w:ascii="Times New Roman" w:hAnsi="Times New Roman" w:cs="Times New Roman"/>
          <w:i/>
          <w:iCs/>
          <w:sz w:val="24"/>
          <w:szCs w:val="24"/>
        </w:rPr>
        <w:t xml:space="preserve"> hay </w:t>
      </w:r>
      <w:proofErr w:type="spellStart"/>
      <w:r w:rsidRPr="4DCF7466">
        <w:rPr>
          <w:rFonts w:ascii="Times New Roman" w:hAnsi="Times New Roman" w:cs="Times New Roman"/>
          <w:i/>
          <w:iCs/>
          <w:sz w:val="24"/>
          <w:szCs w:val="24"/>
        </w:rPr>
        <w:t>không</w:t>
      </w:r>
      <w:proofErr w:type="spellEnd"/>
      <w:r w:rsidRPr="4DCF7466">
        <w:rPr>
          <w:rFonts w:ascii="Times New Roman" w:hAnsi="Times New Roman" w:cs="Times New Roman"/>
          <w:i/>
          <w:iCs/>
          <w:sz w:val="24"/>
          <w:szCs w:val="24"/>
        </w:rPr>
        <w:t>?"</w:t>
      </w:r>
      <w:r w:rsidRPr="4DCF7466">
        <w:rPr>
          <w:rFonts w:ascii="Times New Roman" w:hAnsi="Times New Roman" w:cs="Times New Roman"/>
          <w:sz w:val="24"/>
          <w:szCs w:val="24"/>
        </w:rPr>
        <w:t xml:space="preserve">. Thay </w:t>
      </w:r>
      <w:proofErr w:type="spellStart"/>
      <w:r w:rsidRPr="4DCF7466">
        <w:rPr>
          <w:rFonts w:ascii="Times New Roman" w:hAnsi="Times New Roman" w:cs="Times New Roman"/>
          <w:sz w:val="24"/>
          <w:szCs w:val="24"/>
        </w:rPr>
        <w:t>vì</w:t>
      </w:r>
      <w:proofErr w:type="spellEnd"/>
      <w:r w:rsidRPr="4DCF74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4DCF7466">
        <w:rPr>
          <w:rFonts w:ascii="Times New Roman" w:hAnsi="Times New Roman" w:cs="Times New Roman"/>
          <w:sz w:val="24"/>
          <w:szCs w:val="24"/>
        </w:rPr>
        <w:t>dựa</w:t>
      </w:r>
      <w:proofErr w:type="spellEnd"/>
      <w:r w:rsidRPr="4DCF74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4DCF7466">
        <w:rPr>
          <w:rFonts w:ascii="Times New Roman" w:hAnsi="Times New Roman" w:cs="Times New Roman"/>
          <w:sz w:val="24"/>
          <w:szCs w:val="24"/>
        </w:rPr>
        <w:t>vào</w:t>
      </w:r>
      <w:proofErr w:type="spellEnd"/>
      <w:r w:rsidRPr="4DCF74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4DCF7466">
        <w:rPr>
          <w:rFonts w:ascii="Times New Roman" w:hAnsi="Times New Roman" w:cs="Times New Roman"/>
          <w:sz w:val="24"/>
          <w:szCs w:val="24"/>
        </w:rPr>
        <w:t>một</w:t>
      </w:r>
      <w:proofErr w:type="spellEnd"/>
      <w:r w:rsidRPr="4DCF74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4DCF7466">
        <w:rPr>
          <w:rFonts w:ascii="Times New Roman" w:hAnsi="Times New Roman" w:cs="Times New Roman"/>
          <w:sz w:val="24"/>
          <w:szCs w:val="24"/>
        </w:rPr>
        <w:t>Cây</w:t>
      </w:r>
      <w:proofErr w:type="spellEnd"/>
      <w:r w:rsidRPr="4DCF74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4DCF7466">
        <w:rPr>
          <w:rFonts w:ascii="Times New Roman" w:hAnsi="Times New Roman" w:cs="Times New Roman"/>
          <w:sz w:val="24"/>
          <w:szCs w:val="24"/>
        </w:rPr>
        <w:t>quyết</w:t>
      </w:r>
      <w:proofErr w:type="spellEnd"/>
      <w:r w:rsidRPr="4DCF74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4DCF7466">
        <w:rPr>
          <w:rFonts w:ascii="Times New Roman" w:hAnsi="Times New Roman" w:cs="Times New Roman"/>
          <w:sz w:val="24"/>
          <w:szCs w:val="24"/>
        </w:rPr>
        <w:t>định</w:t>
      </w:r>
      <w:proofErr w:type="spellEnd"/>
      <w:r w:rsidRPr="4DCF74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4DCF7466">
        <w:rPr>
          <w:rFonts w:ascii="Times New Roman" w:hAnsi="Times New Roman" w:cs="Times New Roman"/>
          <w:sz w:val="24"/>
          <w:szCs w:val="24"/>
        </w:rPr>
        <w:t>duy</w:t>
      </w:r>
      <w:proofErr w:type="spellEnd"/>
      <w:r w:rsidRPr="4DCF74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4DCF7466">
        <w:rPr>
          <w:rFonts w:ascii="Times New Roman" w:hAnsi="Times New Roman" w:cs="Times New Roman"/>
          <w:sz w:val="24"/>
          <w:szCs w:val="24"/>
        </w:rPr>
        <w:t>nhất</w:t>
      </w:r>
      <w:proofErr w:type="spellEnd"/>
      <w:r w:rsidRPr="4DCF7466">
        <w:rPr>
          <w:rFonts w:ascii="Times New Roman" w:hAnsi="Times New Roman" w:cs="Times New Roman"/>
          <w:sz w:val="24"/>
          <w:szCs w:val="24"/>
        </w:rPr>
        <w:t xml:space="preserve">, Random Forest </w:t>
      </w:r>
      <w:proofErr w:type="spellStart"/>
      <w:r w:rsidRPr="4DCF7466">
        <w:rPr>
          <w:rFonts w:ascii="Times New Roman" w:hAnsi="Times New Roman" w:cs="Times New Roman"/>
          <w:sz w:val="24"/>
          <w:szCs w:val="24"/>
        </w:rPr>
        <w:t>tạo</w:t>
      </w:r>
      <w:proofErr w:type="spellEnd"/>
      <w:r w:rsidRPr="4DCF74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4DCF7466">
        <w:rPr>
          <w:rFonts w:ascii="Times New Roman" w:hAnsi="Times New Roman" w:cs="Times New Roman"/>
          <w:sz w:val="24"/>
          <w:szCs w:val="24"/>
        </w:rPr>
        <w:t>ra</w:t>
      </w:r>
      <w:proofErr w:type="spellEnd"/>
      <w:r w:rsidRPr="4DCF74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4DCF7466">
        <w:rPr>
          <w:rFonts w:ascii="Times New Roman" w:hAnsi="Times New Roman" w:cs="Times New Roman"/>
          <w:sz w:val="24"/>
          <w:szCs w:val="24"/>
        </w:rPr>
        <w:t>một</w:t>
      </w:r>
      <w:proofErr w:type="spellEnd"/>
      <w:r w:rsidRPr="4DCF7466">
        <w:rPr>
          <w:rFonts w:ascii="Times New Roman" w:hAnsi="Times New Roman" w:cs="Times New Roman"/>
          <w:sz w:val="24"/>
          <w:szCs w:val="24"/>
        </w:rPr>
        <w:t xml:space="preserve"> "</w:t>
      </w:r>
      <w:proofErr w:type="spellStart"/>
      <w:r w:rsidRPr="4DCF7466">
        <w:rPr>
          <w:rFonts w:ascii="Times New Roman" w:hAnsi="Times New Roman" w:cs="Times New Roman"/>
          <w:sz w:val="24"/>
          <w:szCs w:val="24"/>
        </w:rPr>
        <w:t>rừng</w:t>
      </w:r>
      <w:proofErr w:type="spellEnd"/>
      <w:r w:rsidRPr="4DCF7466">
        <w:rPr>
          <w:rFonts w:ascii="Times New Roman" w:hAnsi="Times New Roman" w:cs="Times New Roman"/>
          <w:sz w:val="24"/>
          <w:szCs w:val="24"/>
        </w:rPr>
        <w:t xml:space="preserve">" </w:t>
      </w:r>
      <w:proofErr w:type="spellStart"/>
      <w:r w:rsidRPr="4DCF7466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4DCF74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4DCF7466">
        <w:rPr>
          <w:rFonts w:ascii="Times New Roman" w:hAnsi="Times New Roman" w:cs="Times New Roman"/>
          <w:sz w:val="24"/>
          <w:szCs w:val="24"/>
        </w:rPr>
        <w:t>cây</w:t>
      </w:r>
      <w:proofErr w:type="spellEnd"/>
      <w:r w:rsidRPr="4DCF74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4DCF7466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4DCF74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4DCF7466">
        <w:rPr>
          <w:rFonts w:ascii="Times New Roman" w:hAnsi="Times New Roman" w:cs="Times New Roman"/>
          <w:sz w:val="24"/>
          <w:szCs w:val="24"/>
        </w:rPr>
        <w:t>tổng</w:t>
      </w:r>
      <w:proofErr w:type="spellEnd"/>
      <w:r w:rsidRPr="4DCF74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4DCF7466">
        <w:rPr>
          <w:rFonts w:ascii="Times New Roman" w:hAnsi="Times New Roman" w:cs="Times New Roman"/>
          <w:sz w:val="24"/>
          <w:szCs w:val="24"/>
        </w:rPr>
        <w:t>hợp</w:t>
      </w:r>
      <w:proofErr w:type="spellEnd"/>
      <w:r w:rsidRPr="4DCF74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4DCF7466">
        <w:rPr>
          <w:rFonts w:ascii="Times New Roman" w:hAnsi="Times New Roman" w:cs="Times New Roman"/>
          <w:sz w:val="24"/>
          <w:szCs w:val="24"/>
        </w:rPr>
        <w:t>kết</w:t>
      </w:r>
      <w:proofErr w:type="spellEnd"/>
      <w:r w:rsidRPr="4DCF74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4DCF7466">
        <w:rPr>
          <w:rFonts w:ascii="Times New Roman" w:hAnsi="Times New Roman" w:cs="Times New Roman"/>
          <w:sz w:val="24"/>
          <w:szCs w:val="24"/>
        </w:rPr>
        <w:t>quả</w:t>
      </w:r>
      <w:proofErr w:type="spellEnd"/>
      <w:r w:rsidRPr="4DCF74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4DCF7466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4DCF74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4DCF7466">
        <w:rPr>
          <w:rFonts w:ascii="Times New Roman" w:hAnsi="Times New Roman" w:cs="Times New Roman"/>
          <w:sz w:val="24"/>
          <w:szCs w:val="24"/>
        </w:rPr>
        <w:t>chúng</w:t>
      </w:r>
      <w:proofErr w:type="spellEnd"/>
      <w:r w:rsidRPr="4DCF74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4DCF7466">
        <w:rPr>
          <w:rFonts w:ascii="Times New Roman" w:hAnsi="Times New Roman" w:cs="Times New Roman"/>
          <w:sz w:val="24"/>
          <w:szCs w:val="24"/>
        </w:rPr>
        <w:t>để</w:t>
      </w:r>
      <w:proofErr w:type="spellEnd"/>
      <w:r w:rsidRPr="4DCF74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4DCF7466">
        <w:rPr>
          <w:rFonts w:ascii="Times New Roman" w:hAnsi="Times New Roman" w:cs="Times New Roman"/>
          <w:sz w:val="24"/>
          <w:szCs w:val="24"/>
        </w:rPr>
        <w:t>đạt</w:t>
      </w:r>
      <w:proofErr w:type="spellEnd"/>
      <w:r w:rsidRPr="4DCF74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4DCF7466">
        <w:rPr>
          <w:rFonts w:ascii="Times New Roman" w:hAnsi="Times New Roman" w:cs="Times New Roman"/>
          <w:sz w:val="24"/>
          <w:szCs w:val="24"/>
        </w:rPr>
        <w:t>độ</w:t>
      </w:r>
      <w:proofErr w:type="spellEnd"/>
      <w:r w:rsidRPr="4DCF74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4DCF7466">
        <w:rPr>
          <w:rFonts w:ascii="Times New Roman" w:hAnsi="Times New Roman" w:cs="Times New Roman"/>
          <w:sz w:val="24"/>
          <w:szCs w:val="24"/>
        </w:rPr>
        <w:t>chính</w:t>
      </w:r>
      <w:proofErr w:type="spellEnd"/>
      <w:r w:rsidRPr="4DCF74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4DCF7466">
        <w:rPr>
          <w:rFonts w:ascii="Times New Roman" w:hAnsi="Times New Roman" w:cs="Times New Roman"/>
          <w:sz w:val="24"/>
          <w:szCs w:val="24"/>
        </w:rPr>
        <w:t>xác</w:t>
      </w:r>
      <w:proofErr w:type="spellEnd"/>
      <w:r w:rsidRPr="4DCF74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4DCF7466">
        <w:rPr>
          <w:rFonts w:ascii="Times New Roman" w:hAnsi="Times New Roman" w:cs="Times New Roman"/>
          <w:sz w:val="24"/>
          <w:szCs w:val="24"/>
        </w:rPr>
        <w:t>cao</w:t>
      </w:r>
      <w:proofErr w:type="spellEnd"/>
      <w:r w:rsidRPr="4DCF74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4DCF7466">
        <w:rPr>
          <w:rFonts w:ascii="Times New Roman" w:hAnsi="Times New Roman" w:cs="Times New Roman"/>
          <w:sz w:val="24"/>
          <w:szCs w:val="24"/>
        </w:rPr>
        <w:t>hơn</w:t>
      </w:r>
      <w:proofErr w:type="spellEnd"/>
      <w:r w:rsidRPr="4DCF74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4DCF7466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4DCF74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4DCF7466">
        <w:rPr>
          <w:rFonts w:ascii="Times New Roman" w:hAnsi="Times New Roman" w:cs="Times New Roman"/>
          <w:sz w:val="24"/>
          <w:szCs w:val="24"/>
        </w:rPr>
        <w:t>giảm</w:t>
      </w:r>
      <w:proofErr w:type="spellEnd"/>
      <w:r w:rsidRPr="4DCF74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4DCF7466">
        <w:rPr>
          <w:rFonts w:ascii="Times New Roman" w:hAnsi="Times New Roman" w:cs="Times New Roman"/>
          <w:sz w:val="24"/>
          <w:szCs w:val="24"/>
        </w:rPr>
        <w:t>thiểu</w:t>
      </w:r>
      <w:proofErr w:type="spellEnd"/>
      <w:r w:rsidRPr="4DCF74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4DCF7466">
        <w:rPr>
          <w:rFonts w:ascii="Times New Roman" w:hAnsi="Times New Roman" w:cs="Times New Roman"/>
          <w:sz w:val="24"/>
          <w:szCs w:val="24"/>
        </w:rPr>
        <w:t>rủi</w:t>
      </w:r>
      <w:proofErr w:type="spellEnd"/>
      <w:r w:rsidRPr="4DCF7466">
        <w:rPr>
          <w:rFonts w:ascii="Times New Roman" w:hAnsi="Times New Roman" w:cs="Times New Roman"/>
          <w:sz w:val="24"/>
          <w:szCs w:val="24"/>
        </w:rPr>
        <w:t xml:space="preserve"> ro.</w:t>
      </w:r>
    </w:p>
    <w:p w14:paraId="77E33F74" w14:textId="50997C57" w:rsidR="1D8A7A0D" w:rsidRDefault="206A2182" w:rsidP="4DCF7466">
      <w:pPr>
        <w:spacing w:before="281" w:after="281"/>
        <w:rPr>
          <w:rFonts w:ascii="Times New Roman" w:hAnsi="Times New Roman" w:cs="Times New Roman"/>
          <w:sz w:val="24"/>
          <w:szCs w:val="24"/>
        </w:rPr>
      </w:pPr>
      <w:proofErr w:type="spellStart"/>
      <w:r w:rsidRPr="4DCF7466">
        <w:rPr>
          <w:rFonts w:ascii="Times New Roman" w:hAnsi="Times New Roman" w:cs="Times New Roman"/>
          <w:sz w:val="24"/>
          <w:szCs w:val="24"/>
        </w:rPr>
        <w:t>Hình</w:t>
      </w:r>
      <w:proofErr w:type="spellEnd"/>
      <w:r w:rsidRPr="4DCF746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4DCF7466">
        <w:rPr>
          <w:rFonts w:ascii="Times New Roman" w:hAnsi="Times New Roman" w:cs="Times New Roman"/>
          <w:sz w:val="24"/>
          <w:szCs w:val="24"/>
        </w:rPr>
        <w:t>nhiều</w:t>
      </w:r>
      <w:proofErr w:type="spellEnd"/>
      <w:r w:rsidRPr="4DCF7466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Pr="4DCF7466">
        <w:rPr>
          <w:rFonts w:ascii="Times New Roman" w:hAnsi="Times New Roman" w:cs="Times New Roman"/>
          <w:sz w:val="24"/>
          <w:szCs w:val="24"/>
        </w:rPr>
        <w:t>với</w:t>
      </w:r>
      <w:proofErr w:type="spellEnd"/>
      <w:r w:rsidRPr="4DCF74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4DCF7466">
        <w:rPr>
          <w:rFonts w:ascii="Times New Roman" w:hAnsi="Times New Roman" w:cs="Times New Roman"/>
          <w:sz w:val="24"/>
          <w:szCs w:val="24"/>
        </w:rPr>
        <w:t>ít</w:t>
      </w:r>
      <w:proofErr w:type="spellEnd"/>
      <w:r w:rsidRPr="4DCF74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4DCF7466">
        <w:rPr>
          <w:rFonts w:ascii="Times New Roman" w:hAnsi="Times New Roman" w:cs="Times New Roman"/>
          <w:sz w:val="24"/>
          <w:szCs w:val="24"/>
        </w:rPr>
        <w:t>modle</w:t>
      </w:r>
      <w:proofErr w:type="spellEnd"/>
    </w:p>
    <w:p w14:paraId="2F924800" w14:textId="19482169" w:rsidR="1D8A7A0D" w:rsidRDefault="206A2182" w:rsidP="4DCF7466">
      <w:pPr>
        <w:spacing w:before="281" w:after="281"/>
      </w:pPr>
      <w:r>
        <w:rPr>
          <w:noProof/>
        </w:rPr>
        <w:lastRenderedPageBreak/>
        <w:drawing>
          <wp:inline distT="0" distB="0" distL="0" distR="0" wp14:anchorId="57E5CE93" wp14:editId="2194FDE2">
            <wp:extent cx="5486400" cy="2981325"/>
            <wp:effectExtent l="0" t="0" r="0" b="0"/>
            <wp:docPr id="106997199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971990" name="Picture 1069971990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B97CD" w14:textId="1C5B4C09" w:rsidR="1D8A7A0D" w:rsidRDefault="7BE51BA4" w:rsidP="4DCF7466">
      <w:pPr>
        <w:spacing w:before="240" w:after="240"/>
      </w:pPr>
      <w:r w:rsidRPr="4DCF7466">
        <w:rPr>
          <w:rFonts w:ascii="Times New Roman" w:hAnsi="Times New Roman" w:cs="Times New Roman"/>
          <w:bCs/>
          <w:sz w:val="24"/>
          <w:szCs w:val="24"/>
        </w:rPr>
        <w:t xml:space="preserve">1. Nguyên </w:t>
      </w:r>
      <w:proofErr w:type="spellStart"/>
      <w:r w:rsidRPr="4DCF7466">
        <w:rPr>
          <w:rFonts w:ascii="Times New Roman" w:hAnsi="Times New Roman" w:cs="Times New Roman"/>
          <w:bCs/>
          <w:sz w:val="24"/>
          <w:szCs w:val="24"/>
        </w:rPr>
        <w:t>lý</w:t>
      </w:r>
      <w:proofErr w:type="spellEnd"/>
      <w:r w:rsidRPr="4DCF7466">
        <w:rPr>
          <w:rFonts w:ascii="Times New Roman" w:hAnsi="Times New Roman" w:cs="Times New Roman"/>
          <w:bCs/>
          <w:sz w:val="24"/>
          <w:szCs w:val="24"/>
        </w:rPr>
        <w:t xml:space="preserve"> "Trí </w:t>
      </w:r>
      <w:proofErr w:type="spellStart"/>
      <w:r w:rsidRPr="4DCF7466">
        <w:rPr>
          <w:rFonts w:ascii="Times New Roman" w:hAnsi="Times New Roman" w:cs="Times New Roman"/>
          <w:bCs/>
          <w:sz w:val="24"/>
          <w:szCs w:val="24"/>
        </w:rPr>
        <w:t>tuệ</w:t>
      </w:r>
      <w:proofErr w:type="spellEnd"/>
      <w:r w:rsidRPr="4DCF7466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4DCF7466">
        <w:rPr>
          <w:rFonts w:ascii="Times New Roman" w:hAnsi="Times New Roman" w:cs="Times New Roman"/>
          <w:bCs/>
          <w:sz w:val="24"/>
          <w:szCs w:val="24"/>
        </w:rPr>
        <w:t>đám</w:t>
      </w:r>
      <w:proofErr w:type="spellEnd"/>
      <w:r w:rsidRPr="4DCF7466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4DCF7466">
        <w:rPr>
          <w:rFonts w:ascii="Times New Roman" w:hAnsi="Times New Roman" w:cs="Times New Roman"/>
          <w:bCs/>
          <w:sz w:val="24"/>
          <w:szCs w:val="24"/>
        </w:rPr>
        <w:t>đông</w:t>
      </w:r>
      <w:proofErr w:type="spellEnd"/>
      <w:r w:rsidRPr="4DCF7466">
        <w:rPr>
          <w:rFonts w:ascii="Times New Roman" w:hAnsi="Times New Roman" w:cs="Times New Roman"/>
          <w:bCs/>
          <w:sz w:val="24"/>
          <w:szCs w:val="24"/>
        </w:rPr>
        <w:t>" (Wisdom in Crowds)</w:t>
      </w:r>
    </w:p>
    <w:p w14:paraId="5A947E9C" w14:textId="395C726D" w:rsidR="1D8A7A0D" w:rsidRDefault="7BE51BA4" w:rsidP="4DCF7466">
      <w:pPr>
        <w:spacing w:before="240" w:after="240"/>
      </w:pPr>
      <w:r w:rsidRPr="4DCF74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4DCF7466">
        <w:rPr>
          <w:rFonts w:ascii="Times New Roman" w:hAnsi="Times New Roman" w:cs="Times New Roman"/>
          <w:sz w:val="24"/>
          <w:szCs w:val="24"/>
        </w:rPr>
        <w:t>Cơ</w:t>
      </w:r>
      <w:proofErr w:type="spellEnd"/>
      <w:r w:rsidRPr="4DCF74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4DCF7466">
        <w:rPr>
          <w:rFonts w:ascii="Times New Roman" w:hAnsi="Times New Roman" w:cs="Times New Roman"/>
          <w:sz w:val="24"/>
          <w:szCs w:val="24"/>
        </w:rPr>
        <w:t>chế</w:t>
      </w:r>
      <w:proofErr w:type="spellEnd"/>
      <w:r w:rsidRPr="4DCF74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4DCF7466">
        <w:rPr>
          <w:rFonts w:ascii="Times New Roman" w:hAnsi="Times New Roman" w:cs="Times New Roman"/>
          <w:sz w:val="24"/>
          <w:szCs w:val="24"/>
        </w:rPr>
        <w:t>cốt</w:t>
      </w:r>
      <w:proofErr w:type="spellEnd"/>
      <w:r w:rsidRPr="4DCF74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4DCF7466">
        <w:rPr>
          <w:rFonts w:ascii="Times New Roman" w:hAnsi="Times New Roman" w:cs="Times New Roman"/>
          <w:sz w:val="24"/>
          <w:szCs w:val="24"/>
        </w:rPr>
        <w:t>lõi</w:t>
      </w:r>
      <w:proofErr w:type="spellEnd"/>
      <w:r w:rsidRPr="4DCF74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4DCF7466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4DCF7466">
        <w:rPr>
          <w:rFonts w:ascii="Times New Roman" w:hAnsi="Times New Roman" w:cs="Times New Roman"/>
          <w:sz w:val="24"/>
          <w:szCs w:val="24"/>
        </w:rPr>
        <w:t xml:space="preserve"> Random Forest </w:t>
      </w:r>
      <w:proofErr w:type="spellStart"/>
      <w:r w:rsidRPr="4DCF7466">
        <w:rPr>
          <w:rFonts w:ascii="Times New Roman" w:hAnsi="Times New Roman" w:cs="Times New Roman"/>
          <w:sz w:val="24"/>
          <w:szCs w:val="24"/>
        </w:rPr>
        <w:t>dựa</w:t>
      </w:r>
      <w:proofErr w:type="spellEnd"/>
      <w:r w:rsidRPr="4DCF74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4DCF7466">
        <w:rPr>
          <w:rFonts w:ascii="Times New Roman" w:hAnsi="Times New Roman" w:cs="Times New Roman"/>
          <w:sz w:val="24"/>
          <w:szCs w:val="24"/>
        </w:rPr>
        <w:t>trên</w:t>
      </w:r>
      <w:proofErr w:type="spellEnd"/>
      <w:r w:rsidRPr="4DCF74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4DCF7466">
        <w:rPr>
          <w:rFonts w:ascii="Times New Roman" w:hAnsi="Times New Roman" w:cs="Times New Roman"/>
          <w:sz w:val="24"/>
          <w:szCs w:val="24"/>
        </w:rPr>
        <w:t>giả</w:t>
      </w:r>
      <w:proofErr w:type="spellEnd"/>
      <w:r w:rsidRPr="4DCF74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4DCF7466">
        <w:rPr>
          <w:rFonts w:ascii="Times New Roman" w:hAnsi="Times New Roman" w:cs="Times New Roman"/>
          <w:sz w:val="24"/>
          <w:szCs w:val="24"/>
        </w:rPr>
        <w:t>định</w:t>
      </w:r>
      <w:proofErr w:type="spellEnd"/>
      <w:r w:rsidRPr="4DCF74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4DCF7466">
        <w:rPr>
          <w:rFonts w:ascii="Times New Roman" w:hAnsi="Times New Roman" w:cs="Times New Roman"/>
          <w:sz w:val="24"/>
          <w:szCs w:val="24"/>
        </w:rPr>
        <w:t>rằng</w:t>
      </w:r>
      <w:proofErr w:type="spellEnd"/>
      <w:r w:rsidRPr="4DCF74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4DCF7466">
        <w:rPr>
          <w:rFonts w:ascii="Times New Roman" w:hAnsi="Times New Roman" w:cs="Times New Roman"/>
          <w:sz w:val="24"/>
          <w:szCs w:val="24"/>
        </w:rPr>
        <w:t>sự</w:t>
      </w:r>
      <w:proofErr w:type="spellEnd"/>
      <w:r w:rsidRPr="4DCF74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4DCF7466">
        <w:rPr>
          <w:rFonts w:ascii="Times New Roman" w:hAnsi="Times New Roman" w:cs="Times New Roman"/>
          <w:sz w:val="24"/>
          <w:szCs w:val="24"/>
        </w:rPr>
        <w:t>hiểu</w:t>
      </w:r>
      <w:proofErr w:type="spellEnd"/>
      <w:r w:rsidRPr="4DCF74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4DCF7466">
        <w:rPr>
          <w:rFonts w:ascii="Times New Roman" w:hAnsi="Times New Roman" w:cs="Times New Roman"/>
          <w:sz w:val="24"/>
          <w:szCs w:val="24"/>
        </w:rPr>
        <w:t>biết</w:t>
      </w:r>
      <w:proofErr w:type="spellEnd"/>
      <w:r w:rsidRPr="4DCF74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4DCF7466">
        <w:rPr>
          <w:rFonts w:ascii="Times New Roman" w:hAnsi="Times New Roman" w:cs="Times New Roman"/>
          <w:sz w:val="24"/>
          <w:szCs w:val="24"/>
        </w:rPr>
        <w:t>tổng</w:t>
      </w:r>
      <w:proofErr w:type="spellEnd"/>
      <w:r w:rsidRPr="4DCF74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4DCF7466">
        <w:rPr>
          <w:rFonts w:ascii="Times New Roman" w:hAnsi="Times New Roman" w:cs="Times New Roman"/>
          <w:sz w:val="24"/>
          <w:szCs w:val="24"/>
        </w:rPr>
        <w:t>hợp</w:t>
      </w:r>
      <w:proofErr w:type="spellEnd"/>
      <w:r w:rsidRPr="4DCF74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4DCF7466">
        <w:rPr>
          <w:rFonts w:ascii="Times New Roman" w:hAnsi="Times New Roman" w:cs="Times New Roman"/>
          <w:sz w:val="24"/>
          <w:szCs w:val="24"/>
        </w:rPr>
        <w:t>từ</w:t>
      </w:r>
      <w:proofErr w:type="spellEnd"/>
      <w:r w:rsidRPr="4DCF74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4DCF7466">
        <w:rPr>
          <w:rFonts w:ascii="Times New Roman" w:hAnsi="Times New Roman" w:cs="Times New Roman"/>
          <w:sz w:val="24"/>
          <w:szCs w:val="24"/>
        </w:rPr>
        <w:t>một</w:t>
      </w:r>
      <w:proofErr w:type="spellEnd"/>
      <w:r w:rsidRPr="4DCF74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4DCF7466">
        <w:rPr>
          <w:rFonts w:ascii="Times New Roman" w:hAnsi="Times New Roman" w:cs="Times New Roman"/>
          <w:sz w:val="24"/>
          <w:szCs w:val="24"/>
        </w:rPr>
        <w:t>nhóm</w:t>
      </w:r>
      <w:proofErr w:type="spellEnd"/>
      <w:r w:rsidRPr="4DCF74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4DCF7466">
        <w:rPr>
          <w:rFonts w:ascii="Times New Roman" w:hAnsi="Times New Roman" w:cs="Times New Roman"/>
          <w:sz w:val="24"/>
          <w:szCs w:val="24"/>
        </w:rPr>
        <w:t>lớn</w:t>
      </w:r>
      <w:proofErr w:type="spellEnd"/>
      <w:r w:rsidRPr="4DCF74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4DCF7466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4DCF74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4DCF7466">
        <w:rPr>
          <w:rFonts w:ascii="Times New Roman" w:hAnsi="Times New Roman" w:cs="Times New Roman"/>
          <w:sz w:val="24"/>
          <w:szCs w:val="24"/>
        </w:rPr>
        <w:t>mô</w:t>
      </w:r>
      <w:proofErr w:type="spellEnd"/>
      <w:r w:rsidRPr="4DCF74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4DCF7466">
        <w:rPr>
          <w:rFonts w:ascii="Times New Roman" w:hAnsi="Times New Roman" w:cs="Times New Roman"/>
          <w:sz w:val="24"/>
          <w:szCs w:val="24"/>
        </w:rPr>
        <w:t>hình</w:t>
      </w:r>
      <w:proofErr w:type="spellEnd"/>
      <w:r w:rsidRPr="4DCF74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4DCF7466">
        <w:rPr>
          <w:rFonts w:ascii="Times New Roman" w:hAnsi="Times New Roman" w:cs="Times New Roman"/>
          <w:sz w:val="24"/>
          <w:szCs w:val="24"/>
        </w:rPr>
        <w:t>sẽ</w:t>
      </w:r>
      <w:proofErr w:type="spellEnd"/>
      <w:r w:rsidRPr="4DCF74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4DCF7466">
        <w:rPr>
          <w:rFonts w:ascii="Times New Roman" w:hAnsi="Times New Roman" w:cs="Times New Roman"/>
          <w:sz w:val="24"/>
          <w:szCs w:val="24"/>
        </w:rPr>
        <w:t>chính</w:t>
      </w:r>
      <w:proofErr w:type="spellEnd"/>
      <w:r w:rsidRPr="4DCF74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4DCF7466">
        <w:rPr>
          <w:rFonts w:ascii="Times New Roman" w:hAnsi="Times New Roman" w:cs="Times New Roman"/>
          <w:sz w:val="24"/>
          <w:szCs w:val="24"/>
        </w:rPr>
        <w:t>xác</w:t>
      </w:r>
      <w:proofErr w:type="spellEnd"/>
      <w:r w:rsidRPr="4DCF74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4DCF7466">
        <w:rPr>
          <w:rFonts w:ascii="Times New Roman" w:hAnsi="Times New Roman" w:cs="Times New Roman"/>
          <w:sz w:val="24"/>
          <w:szCs w:val="24"/>
        </w:rPr>
        <w:t>hơn</w:t>
      </w:r>
      <w:proofErr w:type="spellEnd"/>
      <w:r w:rsidRPr="4DCF74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4DCF7466">
        <w:rPr>
          <w:rFonts w:ascii="Times New Roman" w:hAnsi="Times New Roman" w:cs="Times New Roman"/>
          <w:sz w:val="24"/>
          <w:szCs w:val="24"/>
        </w:rPr>
        <w:t>dự</w:t>
      </w:r>
      <w:proofErr w:type="spellEnd"/>
      <w:r w:rsidRPr="4DCF74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4DCF7466">
        <w:rPr>
          <w:rFonts w:ascii="Times New Roman" w:hAnsi="Times New Roman" w:cs="Times New Roman"/>
          <w:sz w:val="24"/>
          <w:szCs w:val="24"/>
        </w:rPr>
        <w:t>đoán</w:t>
      </w:r>
      <w:proofErr w:type="spellEnd"/>
      <w:r w:rsidRPr="4DCF74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4DCF7466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4DCF74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4DCF7466">
        <w:rPr>
          <w:rFonts w:ascii="Times New Roman" w:hAnsi="Times New Roman" w:cs="Times New Roman"/>
          <w:sz w:val="24"/>
          <w:szCs w:val="24"/>
        </w:rPr>
        <w:t>bất</w:t>
      </w:r>
      <w:proofErr w:type="spellEnd"/>
      <w:r w:rsidRPr="4DCF74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4DCF7466">
        <w:rPr>
          <w:rFonts w:ascii="Times New Roman" w:hAnsi="Times New Roman" w:cs="Times New Roman"/>
          <w:sz w:val="24"/>
          <w:szCs w:val="24"/>
        </w:rPr>
        <w:t>kỳ</w:t>
      </w:r>
      <w:proofErr w:type="spellEnd"/>
      <w:r w:rsidRPr="4DCF74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4DCF7466">
        <w:rPr>
          <w:rFonts w:ascii="Times New Roman" w:hAnsi="Times New Roman" w:cs="Times New Roman"/>
          <w:sz w:val="24"/>
          <w:szCs w:val="24"/>
        </w:rPr>
        <w:t>cá</w:t>
      </w:r>
      <w:proofErr w:type="spellEnd"/>
      <w:r w:rsidRPr="4DCF74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4DCF7466">
        <w:rPr>
          <w:rFonts w:ascii="Times New Roman" w:hAnsi="Times New Roman" w:cs="Times New Roman"/>
          <w:sz w:val="24"/>
          <w:szCs w:val="24"/>
        </w:rPr>
        <w:t>nhân</w:t>
      </w:r>
      <w:proofErr w:type="spellEnd"/>
      <w:r w:rsidRPr="4DCF74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4DCF7466">
        <w:rPr>
          <w:rFonts w:ascii="Times New Roman" w:hAnsi="Times New Roman" w:cs="Times New Roman"/>
          <w:sz w:val="24"/>
          <w:szCs w:val="24"/>
        </w:rPr>
        <w:t>nào</w:t>
      </w:r>
      <w:proofErr w:type="spellEnd"/>
      <w:r w:rsidRPr="4DCF746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4DCF7466">
        <w:rPr>
          <w:rFonts w:ascii="Times New Roman" w:hAnsi="Times New Roman" w:cs="Times New Roman"/>
          <w:sz w:val="24"/>
          <w:szCs w:val="24"/>
        </w:rPr>
        <w:t>Cơ</w:t>
      </w:r>
      <w:proofErr w:type="spellEnd"/>
      <w:r w:rsidRPr="4DCF74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4DCF7466">
        <w:rPr>
          <w:rFonts w:ascii="Times New Roman" w:hAnsi="Times New Roman" w:cs="Times New Roman"/>
          <w:sz w:val="24"/>
          <w:szCs w:val="24"/>
        </w:rPr>
        <w:t>chế</w:t>
      </w:r>
      <w:proofErr w:type="spellEnd"/>
      <w:r w:rsidRPr="4DCF74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4DCF7466">
        <w:rPr>
          <w:rFonts w:ascii="Times New Roman" w:hAnsi="Times New Roman" w:cs="Times New Roman"/>
          <w:sz w:val="24"/>
          <w:szCs w:val="24"/>
        </w:rPr>
        <w:t>tổng</w:t>
      </w:r>
      <w:proofErr w:type="spellEnd"/>
      <w:r w:rsidRPr="4DCF74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4DCF7466">
        <w:rPr>
          <w:rFonts w:ascii="Times New Roman" w:hAnsi="Times New Roman" w:cs="Times New Roman"/>
          <w:sz w:val="24"/>
          <w:szCs w:val="24"/>
        </w:rPr>
        <w:t>hợp</w:t>
      </w:r>
      <w:proofErr w:type="spellEnd"/>
      <w:r w:rsidRPr="4DCF74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4DCF7466">
        <w:rPr>
          <w:rFonts w:ascii="Times New Roman" w:hAnsi="Times New Roman" w:cs="Times New Roman"/>
          <w:sz w:val="24"/>
          <w:szCs w:val="24"/>
        </w:rPr>
        <w:t>kết</w:t>
      </w:r>
      <w:proofErr w:type="spellEnd"/>
      <w:r w:rsidRPr="4DCF74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4DCF7466">
        <w:rPr>
          <w:rFonts w:ascii="Times New Roman" w:hAnsi="Times New Roman" w:cs="Times New Roman"/>
          <w:sz w:val="24"/>
          <w:szCs w:val="24"/>
        </w:rPr>
        <w:t>quả</w:t>
      </w:r>
      <w:proofErr w:type="spellEnd"/>
      <w:r w:rsidRPr="4DCF7466">
        <w:rPr>
          <w:rFonts w:ascii="Times New Roman" w:hAnsi="Times New Roman" w:cs="Times New Roman"/>
          <w:sz w:val="24"/>
          <w:szCs w:val="24"/>
        </w:rPr>
        <w:t xml:space="preserve"> (Aggregation) </w:t>
      </w:r>
      <w:proofErr w:type="spellStart"/>
      <w:r w:rsidRPr="4DCF7466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4DCF74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4DCF7466">
        <w:rPr>
          <w:rFonts w:ascii="Times New Roman" w:hAnsi="Times New Roman" w:cs="Times New Roman"/>
          <w:sz w:val="24"/>
          <w:szCs w:val="24"/>
        </w:rPr>
        <w:t>thực</w:t>
      </w:r>
      <w:proofErr w:type="spellEnd"/>
      <w:r w:rsidRPr="4DCF74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4DCF7466">
        <w:rPr>
          <w:rFonts w:ascii="Times New Roman" w:hAnsi="Times New Roman" w:cs="Times New Roman"/>
          <w:sz w:val="24"/>
          <w:szCs w:val="24"/>
        </w:rPr>
        <w:t>hiện</w:t>
      </w:r>
      <w:proofErr w:type="spellEnd"/>
      <w:r w:rsidRPr="4DCF74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4DCF7466">
        <w:rPr>
          <w:rFonts w:ascii="Times New Roman" w:hAnsi="Times New Roman" w:cs="Times New Roman"/>
          <w:sz w:val="24"/>
          <w:szCs w:val="24"/>
        </w:rPr>
        <w:t>như</w:t>
      </w:r>
      <w:proofErr w:type="spellEnd"/>
      <w:r w:rsidRPr="4DCF74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4DCF7466">
        <w:rPr>
          <w:rFonts w:ascii="Times New Roman" w:hAnsi="Times New Roman" w:cs="Times New Roman"/>
          <w:sz w:val="24"/>
          <w:szCs w:val="24"/>
        </w:rPr>
        <w:t>sau</w:t>
      </w:r>
      <w:proofErr w:type="spellEnd"/>
      <w:r w:rsidRPr="4DCF7466">
        <w:rPr>
          <w:rFonts w:ascii="Times New Roman" w:hAnsi="Times New Roman" w:cs="Times New Roman"/>
          <w:sz w:val="24"/>
          <w:szCs w:val="24"/>
        </w:rPr>
        <w:t>:</w:t>
      </w:r>
    </w:p>
    <w:p w14:paraId="24A209EE" w14:textId="28937917" w:rsidR="1D8A7A0D" w:rsidRDefault="7BE51BA4" w:rsidP="4DCF7466">
      <w:pPr>
        <w:pStyle w:val="ListParagraph"/>
        <w:numPr>
          <w:ilvl w:val="0"/>
          <w:numId w:val="32"/>
        </w:numPr>
        <w:spacing w:before="240" w:after="240"/>
        <w:rPr>
          <w:rFonts w:ascii="Times New Roman" w:hAnsi="Times New Roman" w:cs="Times New Roman"/>
          <w:sz w:val="24"/>
          <w:szCs w:val="24"/>
        </w:rPr>
      </w:pPr>
      <w:proofErr w:type="spellStart"/>
      <w:r w:rsidRPr="4DCF7466">
        <w:rPr>
          <w:rFonts w:ascii="Times New Roman" w:hAnsi="Times New Roman" w:cs="Times New Roman"/>
          <w:bCs/>
          <w:sz w:val="24"/>
          <w:szCs w:val="24"/>
        </w:rPr>
        <w:t>Với</w:t>
      </w:r>
      <w:proofErr w:type="spellEnd"/>
      <w:r w:rsidRPr="4DCF7466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4DCF7466">
        <w:rPr>
          <w:rFonts w:ascii="Times New Roman" w:hAnsi="Times New Roman" w:cs="Times New Roman"/>
          <w:bCs/>
          <w:sz w:val="24"/>
          <w:szCs w:val="24"/>
        </w:rPr>
        <w:t>bài</w:t>
      </w:r>
      <w:proofErr w:type="spellEnd"/>
      <w:r w:rsidRPr="4DCF7466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4DCF7466">
        <w:rPr>
          <w:rFonts w:ascii="Times New Roman" w:hAnsi="Times New Roman" w:cs="Times New Roman"/>
          <w:bCs/>
          <w:sz w:val="24"/>
          <w:szCs w:val="24"/>
        </w:rPr>
        <w:t>toán</w:t>
      </w:r>
      <w:proofErr w:type="spellEnd"/>
      <w:r w:rsidRPr="4DCF7466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4DCF7466">
        <w:rPr>
          <w:rFonts w:ascii="Times New Roman" w:hAnsi="Times New Roman" w:cs="Times New Roman"/>
          <w:bCs/>
          <w:sz w:val="24"/>
          <w:szCs w:val="24"/>
        </w:rPr>
        <w:t>Phân</w:t>
      </w:r>
      <w:proofErr w:type="spellEnd"/>
      <w:r w:rsidRPr="4DCF7466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4DCF7466">
        <w:rPr>
          <w:rFonts w:ascii="Times New Roman" w:hAnsi="Times New Roman" w:cs="Times New Roman"/>
          <w:bCs/>
          <w:sz w:val="24"/>
          <w:szCs w:val="24"/>
        </w:rPr>
        <w:t>loại</w:t>
      </w:r>
      <w:proofErr w:type="spellEnd"/>
      <w:r w:rsidRPr="4DCF7466">
        <w:rPr>
          <w:rFonts w:ascii="Times New Roman" w:hAnsi="Times New Roman" w:cs="Times New Roman"/>
          <w:bCs/>
          <w:sz w:val="24"/>
          <w:szCs w:val="24"/>
        </w:rPr>
        <w:t xml:space="preserve"> (Classification): </w:t>
      </w:r>
      <w:proofErr w:type="spellStart"/>
      <w:r w:rsidRPr="4DCF7466">
        <w:rPr>
          <w:rFonts w:ascii="Times New Roman" w:hAnsi="Times New Roman" w:cs="Times New Roman"/>
          <w:bCs/>
          <w:sz w:val="24"/>
          <w:szCs w:val="24"/>
        </w:rPr>
        <w:t>Áp</w:t>
      </w:r>
      <w:proofErr w:type="spellEnd"/>
      <w:r w:rsidRPr="4DCF7466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4DCF7466">
        <w:rPr>
          <w:rFonts w:ascii="Times New Roman" w:hAnsi="Times New Roman" w:cs="Times New Roman"/>
          <w:bCs/>
          <w:sz w:val="24"/>
          <w:szCs w:val="24"/>
        </w:rPr>
        <w:t>dụng</w:t>
      </w:r>
      <w:proofErr w:type="spellEnd"/>
      <w:r w:rsidRPr="4DCF7466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4DCF7466">
        <w:rPr>
          <w:rFonts w:ascii="Times New Roman" w:hAnsi="Times New Roman" w:cs="Times New Roman"/>
          <w:bCs/>
          <w:sz w:val="24"/>
          <w:szCs w:val="24"/>
        </w:rPr>
        <w:t>cơ</w:t>
      </w:r>
      <w:proofErr w:type="spellEnd"/>
      <w:r w:rsidRPr="4DCF7466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4DCF7466">
        <w:rPr>
          <w:rFonts w:ascii="Times New Roman" w:hAnsi="Times New Roman" w:cs="Times New Roman"/>
          <w:bCs/>
          <w:sz w:val="24"/>
          <w:szCs w:val="24"/>
        </w:rPr>
        <w:t>chế</w:t>
      </w:r>
      <w:proofErr w:type="spellEnd"/>
      <w:r w:rsidRPr="4DCF7466">
        <w:rPr>
          <w:rFonts w:ascii="Times New Roman" w:hAnsi="Times New Roman" w:cs="Times New Roman"/>
          <w:bCs/>
          <w:sz w:val="24"/>
          <w:szCs w:val="24"/>
        </w:rPr>
        <w:t xml:space="preserve"> "</w:t>
      </w:r>
      <w:proofErr w:type="spellStart"/>
      <w:r w:rsidRPr="4DCF7466">
        <w:rPr>
          <w:rFonts w:ascii="Times New Roman" w:hAnsi="Times New Roman" w:cs="Times New Roman"/>
          <w:bCs/>
          <w:sz w:val="24"/>
          <w:szCs w:val="24"/>
        </w:rPr>
        <w:t>Một</w:t>
      </w:r>
      <w:proofErr w:type="spellEnd"/>
      <w:r w:rsidRPr="4DCF7466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4DCF7466">
        <w:rPr>
          <w:rFonts w:ascii="Times New Roman" w:hAnsi="Times New Roman" w:cs="Times New Roman"/>
          <w:bCs/>
          <w:sz w:val="24"/>
          <w:szCs w:val="24"/>
        </w:rPr>
        <w:t>cây</w:t>
      </w:r>
      <w:proofErr w:type="spellEnd"/>
      <w:r w:rsidRPr="4DCF7466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4DCF7466">
        <w:rPr>
          <w:rFonts w:ascii="Times New Roman" w:hAnsi="Times New Roman" w:cs="Times New Roman"/>
          <w:bCs/>
          <w:sz w:val="24"/>
          <w:szCs w:val="24"/>
        </w:rPr>
        <w:t>một</w:t>
      </w:r>
      <w:proofErr w:type="spellEnd"/>
      <w:r w:rsidRPr="4DCF7466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4DCF7466">
        <w:rPr>
          <w:rFonts w:ascii="Times New Roman" w:hAnsi="Times New Roman" w:cs="Times New Roman"/>
          <w:bCs/>
          <w:sz w:val="24"/>
          <w:szCs w:val="24"/>
        </w:rPr>
        <w:t>phiếu</w:t>
      </w:r>
      <w:proofErr w:type="spellEnd"/>
      <w:r w:rsidRPr="4DCF7466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4DCF7466">
        <w:rPr>
          <w:rFonts w:ascii="Times New Roman" w:hAnsi="Times New Roman" w:cs="Times New Roman"/>
          <w:bCs/>
          <w:sz w:val="24"/>
          <w:szCs w:val="24"/>
        </w:rPr>
        <w:t>bầu</w:t>
      </w:r>
      <w:proofErr w:type="spellEnd"/>
      <w:r w:rsidRPr="4DCF7466">
        <w:rPr>
          <w:rFonts w:ascii="Times New Roman" w:hAnsi="Times New Roman" w:cs="Times New Roman"/>
          <w:bCs/>
          <w:sz w:val="24"/>
          <w:szCs w:val="24"/>
        </w:rPr>
        <w:t xml:space="preserve">" (One tree, one vote). </w:t>
      </w:r>
      <w:proofErr w:type="spellStart"/>
      <w:r w:rsidRPr="4DCF7466">
        <w:rPr>
          <w:rFonts w:ascii="Times New Roman" w:hAnsi="Times New Roman" w:cs="Times New Roman"/>
          <w:bCs/>
          <w:sz w:val="24"/>
          <w:szCs w:val="24"/>
        </w:rPr>
        <w:t>Nhãn</w:t>
      </w:r>
      <w:proofErr w:type="spellEnd"/>
      <w:r w:rsidRPr="4DCF7466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4DCF7466">
        <w:rPr>
          <w:rFonts w:ascii="Times New Roman" w:hAnsi="Times New Roman" w:cs="Times New Roman"/>
          <w:bCs/>
          <w:sz w:val="24"/>
          <w:szCs w:val="24"/>
        </w:rPr>
        <w:t>lớp</w:t>
      </w:r>
      <w:proofErr w:type="spellEnd"/>
      <w:r w:rsidRPr="4DCF7466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4DCF7466">
        <w:rPr>
          <w:rFonts w:ascii="Times New Roman" w:hAnsi="Times New Roman" w:cs="Times New Roman"/>
          <w:bCs/>
          <w:sz w:val="24"/>
          <w:szCs w:val="24"/>
        </w:rPr>
        <w:t>nhận</w:t>
      </w:r>
      <w:proofErr w:type="spellEnd"/>
      <w:r w:rsidRPr="4DCF7466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4DCF7466">
        <w:rPr>
          <w:rFonts w:ascii="Times New Roman" w:hAnsi="Times New Roman" w:cs="Times New Roman"/>
          <w:bCs/>
          <w:sz w:val="24"/>
          <w:szCs w:val="24"/>
        </w:rPr>
        <w:t>được</w:t>
      </w:r>
      <w:proofErr w:type="spellEnd"/>
      <w:r w:rsidRPr="4DCF7466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4DCF7466">
        <w:rPr>
          <w:rFonts w:ascii="Times New Roman" w:hAnsi="Times New Roman" w:cs="Times New Roman"/>
          <w:bCs/>
          <w:sz w:val="24"/>
          <w:szCs w:val="24"/>
        </w:rPr>
        <w:t>nhiều</w:t>
      </w:r>
      <w:proofErr w:type="spellEnd"/>
      <w:r w:rsidRPr="4DCF7466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4DCF7466">
        <w:rPr>
          <w:rFonts w:ascii="Times New Roman" w:hAnsi="Times New Roman" w:cs="Times New Roman"/>
          <w:bCs/>
          <w:sz w:val="24"/>
          <w:szCs w:val="24"/>
        </w:rPr>
        <w:t>phiếu</w:t>
      </w:r>
      <w:proofErr w:type="spellEnd"/>
      <w:r w:rsidRPr="4DCF7466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4DCF7466">
        <w:rPr>
          <w:rFonts w:ascii="Times New Roman" w:hAnsi="Times New Roman" w:cs="Times New Roman"/>
          <w:bCs/>
          <w:sz w:val="24"/>
          <w:szCs w:val="24"/>
        </w:rPr>
        <w:t>bầu</w:t>
      </w:r>
      <w:proofErr w:type="spellEnd"/>
      <w:r w:rsidRPr="4DCF7466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4DCF7466">
        <w:rPr>
          <w:rFonts w:ascii="Times New Roman" w:hAnsi="Times New Roman" w:cs="Times New Roman"/>
          <w:bCs/>
          <w:sz w:val="24"/>
          <w:szCs w:val="24"/>
        </w:rPr>
        <w:t>nhất</w:t>
      </w:r>
      <w:proofErr w:type="spellEnd"/>
      <w:r w:rsidRPr="4DCF7466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4DCF7466">
        <w:rPr>
          <w:rFonts w:ascii="Times New Roman" w:hAnsi="Times New Roman" w:cs="Times New Roman"/>
          <w:bCs/>
          <w:sz w:val="24"/>
          <w:szCs w:val="24"/>
        </w:rPr>
        <w:t>từ</w:t>
      </w:r>
      <w:proofErr w:type="spellEnd"/>
      <w:r w:rsidRPr="4DCF7466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4DCF7466">
        <w:rPr>
          <w:rFonts w:ascii="Times New Roman" w:hAnsi="Times New Roman" w:cs="Times New Roman"/>
          <w:bCs/>
          <w:sz w:val="24"/>
          <w:szCs w:val="24"/>
        </w:rPr>
        <w:t>các</w:t>
      </w:r>
      <w:proofErr w:type="spellEnd"/>
      <w:r w:rsidRPr="4DCF7466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4DCF7466">
        <w:rPr>
          <w:rFonts w:ascii="Times New Roman" w:hAnsi="Times New Roman" w:cs="Times New Roman"/>
          <w:bCs/>
          <w:sz w:val="24"/>
          <w:szCs w:val="24"/>
        </w:rPr>
        <w:t>cây</w:t>
      </w:r>
      <w:proofErr w:type="spellEnd"/>
      <w:r w:rsidRPr="4DCF7466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4DCF7466">
        <w:rPr>
          <w:rFonts w:ascii="Times New Roman" w:hAnsi="Times New Roman" w:cs="Times New Roman"/>
          <w:bCs/>
          <w:sz w:val="24"/>
          <w:szCs w:val="24"/>
        </w:rPr>
        <w:t>thành</w:t>
      </w:r>
      <w:proofErr w:type="spellEnd"/>
      <w:r w:rsidRPr="4DCF7466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4DCF7466">
        <w:rPr>
          <w:rFonts w:ascii="Times New Roman" w:hAnsi="Times New Roman" w:cs="Times New Roman"/>
          <w:bCs/>
          <w:sz w:val="24"/>
          <w:szCs w:val="24"/>
        </w:rPr>
        <w:t>phần</w:t>
      </w:r>
      <w:proofErr w:type="spellEnd"/>
      <w:r w:rsidRPr="4DCF7466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4DCF7466">
        <w:rPr>
          <w:rFonts w:ascii="Times New Roman" w:hAnsi="Times New Roman" w:cs="Times New Roman"/>
          <w:bCs/>
          <w:sz w:val="24"/>
          <w:szCs w:val="24"/>
        </w:rPr>
        <w:t>sẽ</w:t>
      </w:r>
      <w:proofErr w:type="spellEnd"/>
      <w:r w:rsidRPr="4DCF7466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4DCF7466">
        <w:rPr>
          <w:rFonts w:ascii="Times New Roman" w:hAnsi="Times New Roman" w:cs="Times New Roman"/>
          <w:bCs/>
          <w:sz w:val="24"/>
          <w:szCs w:val="24"/>
        </w:rPr>
        <w:t>là</w:t>
      </w:r>
      <w:proofErr w:type="spellEnd"/>
      <w:r w:rsidRPr="4DCF7466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4DCF7466">
        <w:rPr>
          <w:rFonts w:ascii="Times New Roman" w:hAnsi="Times New Roman" w:cs="Times New Roman"/>
          <w:bCs/>
          <w:sz w:val="24"/>
          <w:szCs w:val="24"/>
        </w:rPr>
        <w:t>kết</w:t>
      </w:r>
      <w:proofErr w:type="spellEnd"/>
      <w:r w:rsidRPr="4DCF7466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4DCF7466">
        <w:rPr>
          <w:rFonts w:ascii="Times New Roman" w:hAnsi="Times New Roman" w:cs="Times New Roman"/>
          <w:bCs/>
          <w:sz w:val="24"/>
          <w:szCs w:val="24"/>
        </w:rPr>
        <w:t>quả</w:t>
      </w:r>
      <w:proofErr w:type="spellEnd"/>
      <w:r w:rsidRPr="4DCF7466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4DCF7466">
        <w:rPr>
          <w:rFonts w:ascii="Times New Roman" w:hAnsi="Times New Roman" w:cs="Times New Roman"/>
          <w:bCs/>
          <w:sz w:val="24"/>
          <w:szCs w:val="24"/>
        </w:rPr>
        <w:t>cuối</w:t>
      </w:r>
      <w:proofErr w:type="spellEnd"/>
      <w:r w:rsidRPr="4DCF7466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4DCF7466">
        <w:rPr>
          <w:rFonts w:ascii="Times New Roman" w:hAnsi="Times New Roman" w:cs="Times New Roman"/>
          <w:bCs/>
          <w:sz w:val="24"/>
          <w:szCs w:val="24"/>
        </w:rPr>
        <w:t>cùng</w:t>
      </w:r>
      <w:proofErr w:type="spellEnd"/>
      <w:r w:rsidRPr="4DCF7466">
        <w:rPr>
          <w:rFonts w:ascii="Times New Roman" w:hAnsi="Times New Roman" w:cs="Times New Roman"/>
          <w:bCs/>
          <w:sz w:val="24"/>
          <w:szCs w:val="24"/>
        </w:rPr>
        <w:t>.</w:t>
      </w:r>
    </w:p>
    <w:p w14:paraId="1E13E125" w14:textId="7ED1D721" w:rsidR="1D8A7A0D" w:rsidRDefault="7BE51BA4" w:rsidP="4DCF7466">
      <w:pPr>
        <w:pStyle w:val="ListParagraph"/>
        <w:numPr>
          <w:ilvl w:val="0"/>
          <w:numId w:val="32"/>
        </w:numPr>
        <w:spacing w:before="240" w:after="240"/>
        <w:rPr>
          <w:rFonts w:ascii="Times New Roman" w:hAnsi="Times New Roman" w:cs="Times New Roman"/>
          <w:sz w:val="24"/>
          <w:szCs w:val="24"/>
        </w:rPr>
      </w:pPr>
      <w:proofErr w:type="spellStart"/>
      <w:r w:rsidRPr="4DCF7466">
        <w:rPr>
          <w:rFonts w:ascii="Times New Roman" w:hAnsi="Times New Roman" w:cs="Times New Roman"/>
          <w:bCs/>
          <w:sz w:val="24"/>
          <w:szCs w:val="24"/>
        </w:rPr>
        <w:t>Với</w:t>
      </w:r>
      <w:proofErr w:type="spellEnd"/>
      <w:r w:rsidRPr="4DCF7466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4DCF7466">
        <w:rPr>
          <w:rFonts w:ascii="Times New Roman" w:hAnsi="Times New Roman" w:cs="Times New Roman"/>
          <w:bCs/>
          <w:sz w:val="24"/>
          <w:szCs w:val="24"/>
        </w:rPr>
        <w:t>bài</w:t>
      </w:r>
      <w:proofErr w:type="spellEnd"/>
      <w:r w:rsidRPr="4DCF7466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4DCF7466">
        <w:rPr>
          <w:rFonts w:ascii="Times New Roman" w:hAnsi="Times New Roman" w:cs="Times New Roman"/>
          <w:bCs/>
          <w:sz w:val="24"/>
          <w:szCs w:val="24"/>
        </w:rPr>
        <w:t>toán</w:t>
      </w:r>
      <w:proofErr w:type="spellEnd"/>
      <w:r w:rsidRPr="4DCF7466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4DCF7466">
        <w:rPr>
          <w:rFonts w:ascii="Times New Roman" w:hAnsi="Times New Roman" w:cs="Times New Roman"/>
          <w:bCs/>
          <w:sz w:val="24"/>
          <w:szCs w:val="24"/>
        </w:rPr>
        <w:t>Hồi</w:t>
      </w:r>
      <w:proofErr w:type="spellEnd"/>
      <w:r w:rsidRPr="4DCF7466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4DCF7466">
        <w:rPr>
          <w:rFonts w:ascii="Times New Roman" w:hAnsi="Times New Roman" w:cs="Times New Roman"/>
          <w:bCs/>
          <w:sz w:val="24"/>
          <w:szCs w:val="24"/>
        </w:rPr>
        <w:t>quy</w:t>
      </w:r>
      <w:proofErr w:type="spellEnd"/>
      <w:r w:rsidRPr="4DCF7466">
        <w:rPr>
          <w:rFonts w:ascii="Times New Roman" w:hAnsi="Times New Roman" w:cs="Times New Roman"/>
          <w:bCs/>
          <w:sz w:val="24"/>
          <w:szCs w:val="24"/>
        </w:rPr>
        <w:t xml:space="preserve"> (Regression): </w:t>
      </w:r>
      <w:proofErr w:type="spellStart"/>
      <w:r w:rsidRPr="4DCF7466">
        <w:rPr>
          <w:rFonts w:ascii="Times New Roman" w:hAnsi="Times New Roman" w:cs="Times New Roman"/>
          <w:bCs/>
          <w:sz w:val="24"/>
          <w:szCs w:val="24"/>
        </w:rPr>
        <w:t>Kết</w:t>
      </w:r>
      <w:proofErr w:type="spellEnd"/>
      <w:r w:rsidRPr="4DCF7466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4DCF7466">
        <w:rPr>
          <w:rFonts w:ascii="Times New Roman" w:hAnsi="Times New Roman" w:cs="Times New Roman"/>
          <w:bCs/>
          <w:sz w:val="24"/>
          <w:szCs w:val="24"/>
        </w:rPr>
        <w:t>quả</w:t>
      </w:r>
      <w:proofErr w:type="spellEnd"/>
      <w:r w:rsidRPr="4DCF7466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4DCF7466">
        <w:rPr>
          <w:rFonts w:ascii="Times New Roman" w:hAnsi="Times New Roman" w:cs="Times New Roman"/>
          <w:bCs/>
          <w:sz w:val="24"/>
          <w:szCs w:val="24"/>
        </w:rPr>
        <w:t>dự</w:t>
      </w:r>
      <w:proofErr w:type="spellEnd"/>
      <w:r w:rsidRPr="4DCF7466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4DCF7466">
        <w:rPr>
          <w:rFonts w:ascii="Times New Roman" w:hAnsi="Times New Roman" w:cs="Times New Roman"/>
          <w:bCs/>
          <w:sz w:val="24"/>
          <w:szCs w:val="24"/>
        </w:rPr>
        <w:t>đoán</w:t>
      </w:r>
      <w:proofErr w:type="spellEnd"/>
      <w:r w:rsidRPr="4DCF7466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4DCF7466">
        <w:rPr>
          <w:rFonts w:ascii="Times New Roman" w:hAnsi="Times New Roman" w:cs="Times New Roman"/>
          <w:bCs/>
          <w:sz w:val="24"/>
          <w:szCs w:val="24"/>
        </w:rPr>
        <w:t>là</w:t>
      </w:r>
      <w:proofErr w:type="spellEnd"/>
      <w:r w:rsidRPr="4DCF7466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4DCF7466">
        <w:rPr>
          <w:rFonts w:ascii="Times New Roman" w:hAnsi="Times New Roman" w:cs="Times New Roman"/>
          <w:bCs/>
          <w:sz w:val="24"/>
          <w:szCs w:val="24"/>
        </w:rPr>
        <w:t>trung</w:t>
      </w:r>
      <w:proofErr w:type="spellEnd"/>
      <w:r w:rsidRPr="4DCF7466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4DCF7466">
        <w:rPr>
          <w:rFonts w:ascii="Times New Roman" w:hAnsi="Times New Roman" w:cs="Times New Roman"/>
          <w:bCs/>
          <w:sz w:val="24"/>
          <w:szCs w:val="24"/>
        </w:rPr>
        <w:t>bình</w:t>
      </w:r>
      <w:proofErr w:type="spellEnd"/>
      <w:r w:rsidRPr="4DCF7466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4DCF7466">
        <w:rPr>
          <w:rFonts w:ascii="Times New Roman" w:hAnsi="Times New Roman" w:cs="Times New Roman"/>
          <w:bCs/>
          <w:sz w:val="24"/>
          <w:szCs w:val="24"/>
        </w:rPr>
        <w:t>cộng</w:t>
      </w:r>
      <w:proofErr w:type="spellEnd"/>
      <w:r w:rsidRPr="4DCF7466">
        <w:rPr>
          <w:rFonts w:ascii="Times New Roman" w:hAnsi="Times New Roman" w:cs="Times New Roman"/>
          <w:bCs/>
          <w:sz w:val="24"/>
          <w:szCs w:val="24"/>
        </w:rPr>
        <w:t xml:space="preserve"> (Average) </w:t>
      </w:r>
      <w:proofErr w:type="spellStart"/>
      <w:r w:rsidRPr="4DCF7466">
        <w:rPr>
          <w:rFonts w:ascii="Times New Roman" w:hAnsi="Times New Roman" w:cs="Times New Roman"/>
          <w:bCs/>
          <w:sz w:val="24"/>
          <w:szCs w:val="24"/>
        </w:rPr>
        <w:t>các</w:t>
      </w:r>
      <w:proofErr w:type="spellEnd"/>
      <w:r w:rsidRPr="4DCF7466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4DCF7466">
        <w:rPr>
          <w:rFonts w:ascii="Times New Roman" w:hAnsi="Times New Roman" w:cs="Times New Roman"/>
          <w:bCs/>
          <w:sz w:val="24"/>
          <w:szCs w:val="24"/>
        </w:rPr>
        <w:t>giá</w:t>
      </w:r>
      <w:proofErr w:type="spellEnd"/>
      <w:r w:rsidRPr="4DCF7466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4DCF7466">
        <w:rPr>
          <w:rFonts w:ascii="Times New Roman" w:hAnsi="Times New Roman" w:cs="Times New Roman"/>
          <w:bCs/>
          <w:sz w:val="24"/>
          <w:szCs w:val="24"/>
        </w:rPr>
        <w:t>trị</w:t>
      </w:r>
      <w:proofErr w:type="spellEnd"/>
      <w:r w:rsidRPr="4DCF7466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4DCF7466">
        <w:rPr>
          <w:rFonts w:ascii="Times New Roman" w:hAnsi="Times New Roman" w:cs="Times New Roman"/>
          <w:bCs/>
          <w:sz w:val="24"/>
          <w:szCs w:val="24"/>
        </w:rPr>
        <w:t>đầu</w:t>
      </w:r>
      <w:proofErr w:type="spellEnd"/>
      <w:r w:rsidRPr="4DCF7466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4DCF7466">
        <w:rPr>
          <w:rFonts w:ascii="Times New Roman" w:hAnsi="Times New Roman" w:cs="Times New Roman"/>
          <w:bCs/>
          <w:sz w:val="24"/>
          <w:szCs w:val="24"/>
        </w:rPr>
        <w:t>ra</w:t>
      </w:r>
      <w:proofErr w:type="spellEnd"/>
      <w:r w:rsidRPr="4DCF7466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4DCF7466">
        <w:rPr>
          <w:rFonts w:ascii="Times New Roman" w:hAnsi="Times New Roman" w:cs="Times New Roman"/>
          <w:bCs/>
          <w:sz w:val="24"/>
          <w:szCs w:val="24"/>
        </w:rPr>
        <w:t>của</w:t>
      </w:r>
      <w:proofErr w:type="spellEnd"/>
      <w:r w:rsidRPr="4DCF7466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4DCF7466">
        <w:rPr>
          <w:rFonts w:ascii="Times New Roman" w:hAnsi="Times New Roman" w:cs="Times New Roman"/>
          <w:bCs/>
          <w:sz w:val="24"/>
          <w:szCs w:val="24"/>
        </w:rPr>
        <w:t>tất</w:t>
      </w:r>
      <w:proofErr w:type="spellEnd"/>
      <w:r w:rsidRPr="4DCF7466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4DCF7466">
        <w:rPr>
          <w:rFonts w:ascii="Times New Roman" w:hAnsi="Times New Roman" w:cs="Times New Roman"/>
          <w:bCs/>
          <w:sz w:val="24"/>
          <w:szCs w:val="24"/>
        </w:rPr>
        <w:t>cả</w:t>
      </w:r>
      <w:proofErr w:type="spellEnd"/>
      <w:r w:rsidRPr="4DCF7466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4DCF7466">
        <w:rPr>
          <w:rFonts w:ascii="Times New Roman" w:hAnsi="Times New Roman" w:cs="Times New Roman"/>
          <w:bCs/>
          <w:sz w:val="24"/>
          <w:szCs w:val="24"/>
        </w:rPr>
        <w:t>các</w:t>
      </w:r>
      <w:proofErr w:type="spellEnd"/>
      <w:r w:rsidRPr="4DCF7466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4DCF7466">
        <w:rPr>
          <w:rFonts w:ascii="Times New Roman" w:hAnsi="Times New Roman" w:cs="Times New Roman"/>
          <w:bCs/>
          <w:sz w:val="24"/>
          <w:szCs w:val="24"/>
        </w:rPr>
        <w:t>cây</w:t>
      </w:r>
      <w:proofErr w:type="spellEnd"/>
      <w:r w:rsidRPr="4DCF7466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4DCF7466">
        <w:rPr>
          <w:rFonts w:ascii="Times New Roman" w:hAnsi="Times New Roman" w:cs="Times New Roman"/>
          <w:bCs/>
          <w:sz w:val="24"/>
          <w:szCs w:val="24"/>
        </w:rPr>
        <w:t>trong</w:t>
      </w:r>
      <w:proofErr w:type="spellEnd"/>
      <w:r w:rsidRPr="4DCF7466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4DCF7466">
        <w:rPr>
          <w:rFonts w:ascii="Times New Roman" w:hAnsi="Times New Roman" w:cs="Times New Roman"/>
          <w:bCs/>
          <w:sz w:val="24"/>
          <w:szCs w:val="24"/>
        </w:rPr>
        <w:t>rừng</w:t>
      </w:r>
      <w:proofErr w:type="spellEnd"/>
      <w:r w:rsidRPr="4DCF7466">
        <w:rPr>
          <w:rFonts w:ascii="Times New Roman" w:hAnsi="Times New Roman" w:cs="Times New Roman"/>
          <w:bCs/>
          <w:sz w:val="24"/>
          <w:szCs w:val="24"/>
        </w:rPr>
        <w:t>.</w:t>
      </w:r>
    </w:p>
    <w:p w14:paraId="60F7A236" w14:textId="13FDFE09" w:rsidR="1D8A7A0D" w:rsidRDefault="1D8A7A0D" w:rsidP="4DCF7466">
      <w:pPr>
        <w:spacing w:before="240" w:after="240"/>
        <w:rPr>
          <w:rFonts w:ascii="Times New Roman" w:hAnsi="Times New Roman" w:cs="Times New Roman"/>
          <w:sz w:val="24"/>
          <w:szCs w:val="24"/>
        </w:rPr>
      </w:pPr>
    </w:p>
    <w:p w14:paraId="30058704" w14:textId="0F35776E" w:rsidR="1D8A7A0D" w:rsidRDefault="4113B3B1" w:rsidP="4DCF7466">
      <w:pPr>
        <w:spacing w:before="240" w:after="240"/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4DCF7466">
        <w:rPr>
          <w:rFonts w:ascii="Times New Roman" w:hAnsi="Times New Roman" w:cs="Times New Roman"/>
          <w:bCs/>
          <w:sz w:val="24"/>
          <w:szCs w:val="24"/>
        </w:rPr>
        <w:t>Hình</w:t>
      </w:r>
      <w:proofErr w:type="spellEnd"/>
      <w:r w:rsidRPr="4DCF7466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4DCF7466">
        <w:rPr>
          <w:rFonts w:ascii="Times New Roman" w:hAnsi="Times New Roman" w:cs="Times New Roman"/>
          <w:bCs/>
          <w:sz w:val="24"/>
          <w:szCs w:val="24"/>
        </w:rPr>
        <w:t>rừng</w:t>
      </w:r>
      <w:proofErr w:type="spellEnd"/>
      <w:r w:rsidRPr="4DCF7466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4DCF7466">
        <w:rPr>
          <w:rFonts w:ascii="Times New Roman" w:hAnsi="Times New Roman" w:cs="Times New Roman"/>
          <w:bCs/>
          <w:sz w:val="24"/>
          <w:szCs w:val="24"/>
        </w:rPr>
        <w:t>ngẫu</w:t>
      </w:r>
      <w:proofErr w:type="spellEnd"/>
      <w:r w:rsidRPr="4DCF7466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4DCF7466">
        <w:rPr>
          <w:rFonts w:ascii="Times New Roman" w:hAnsi="Times New Roman" w:cs="Times New Roman"/>
          <w:bCs/>
          <w:sz w:val="24"/>
          <w:szCs w:val="24"/>
        </w:rPr>
        <w:t>nhiên</w:t>
      </w:r>
      <w:proofErr w:type="spellEnd"/>
      <w:r w:rsidRPr="4DCF7466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4DCF7466">
        <w:rPr>
          <w:rFonts w:ascii="Times New Roman" w:hAnsi="Times New Roman" w:cs="Times New Roman"/>
          <w:bCs/>
          <w:sz w:val="24"/>
          <w:szCs w:val="24"/>
        </w:rPr>
        <w:t>trong</w:t>
      </w:r>
      <w:proofErr w:type="spellEnd"/>
      <w:r w:rsidRPr="4DCF7466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4DCF7466">
        <w:rPr>
          <w:rFonts w:ascii="Times New Roman" w:hAnsi="Times New Roman" w:cs="Times New Roman"/>
          <w:bCs/>
          <w:sz w:val="24"/>
          <w:szCs w:val="24"/>
        </w:rPr>
        <w:t>bài</w:t>
      </w:r>
      <w:proofErr w:type="spellEnd"/>
      <w:r w:rsidRPr="4DCF7466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4DCF7466">
        <w:rPr>
          <w:rFonts w:ascii="Times New Roman" w:hAnsi="Times New Roman" w:cs="Times New Roman"/>
          <w:bCs/>
          <w:sz w:val="24"/>
          <w:szCs w:val="24"/>
        </w:rPr>
        <w:t>toán</w:t>
      </w:r>
      <w:proofErr w:type="spellEnd"/>
      <w:r w:rsidRPr="4DCF7466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4DCF7466">
        <w:rPr>
          <w:rFonts w:ascii="Times New Roman" w:hAnsi="Times New Roman" w:cs="Times New Roman"/>
          <w:bCs/>
          <w:sz w:val="24"/>
          <w:szCs w:val="24"/>
        </w:rPr>
        <w:t>phân</w:t>
      </w:r>
      <w:proofErr w:type="spellEnd"/>
      <w:r w:rsidRPr="4DCF7466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4DCF7466">
        <w:rPr>
          <w:rFonts w:ascii="Times New Roman" w:hAnsi="Times New Roman" w:cs="Times New Roman"/>
          <w:bCs/>
          <w:sz w:val="24"/>
          <w:szCs w:val="24"/>
        </w:rPr>
        <w:t>loại</w:t>
      </w:r>
      <w:proofErr w:type="spellEnd"/>
    </w:p>
    <w:p w14:paraId="3AD14DD9" w14:textId="1FA012B6" w:rsidR="1D8A7A0D" w:rsidRDefault="4113B3B1" w:rsidP="4DCF7466">
      <w:pPr>
        <w:pStyle w:val="ListParagraph"/>
        <w:spacing w:before="240" w:after="240"/>
      </w:pPr>
      <w:r>
        <w:rPr>
          <w:noProof/>
        </w:rPr>
        <w:lastRenderedPageBreak/>
        <w:drawing>
          <wp:inline distT="0" distB="0" distL="0" distR="0" wp14:anchorId="0931FF08" wp14:editId="5DB42DF1">
            <wp:extent cx="5486400" cy="3095625"/>
            <wp:effectExtent l="0" t="0" r="0" b="0"/>
            <wp:docPr id="202816932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169321" name="Picture 2028169321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35167" w14:textId="21C34594" w:rsidR="1D8A7A0D" w:rsidRDefault="4113B3B1" w:rsidP="4DCF7466">
      <w:pPr>
        <w:spacing w:before="240" w:after="240"/>
      </w:pPr>
      <w:proofErr w:type="spellStart"/>
      <w:r w:rsidRPr="4DCF7466">
        <w:rPr>
          <w:rFonts w:ascii="Times New Roman" w:hAnsi="Times New Roman" w:cs="Times New Roman"/>
          <w:bCs/>
          <w:sz w:val="24"/>
          <w:szCs w:val="24"/>
        </w:rPr>
        <w:t>Hình</w:t>
      </w:r>
      <w:proofErr w:type="spellEnd"/>
      <w:r w:rsidRPr="4DCF7466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4DCF7466">
        <w:rPr>
          <w:rFonts w:ascii="Times New Roman" w:hAnsi="Times New Roman" w:cs="Times New Roman"/>
          <w:bCs/>
          <w:sz w:val="24"/>
          <w:szCs w:val="24"/>
        </w:rPr>
        <w:t>rừng</w:t>
      </w:r>
      <w:proofErr w:type="spellEnd"/>
      <w:r w:rsidRPr="4DCF7466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4DCF7466">
        <w:rPr>
          <w:rFonts w:ascii="Times New Roman" w:hAnsi="Times New Roman" w:cs="Times New Roman"/>
          <w:bCs/>
          <w:sz w:val="24"/>
          <w:szCs w:val="24"/>
        </w:rPr>
        <w:t>ngẫu</w:t>
      </w:r>
      <w:proofErr w:type="spellEnd"/>
      <w:r w:rsidRPr="4DCF7466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4DCF7466">
        <w:rPr>
          <w:rFonts w:ascii="Times New Roman" w:hAnsi="Times New Roman" w:cs="Times New Roman"/>
          <w:bCs/>
          <w:sz w:val="24"/>
          <w:szCs w:val="24"/>
        </w:rPr>
        <w:t>nhiên</w:t>
      </w:r>
      <w:proofErr w:type="spellEnd"/>
      <w:r w:rsidRPr="4DCF7466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4DCF7466">
        <w:rPr>
          <w:rFonts w:ascii="Times New Roman" w:hAnsi="Times New Roman" w:cs="Times New Roman"/>
          <w:bCs/>
          <w:sz w:val="24"/>
          <w:szCs w:val="24"/>
        </w:rPr>
        <w:t>trong</w:t>
      </w:r>
      <w:proofErr w:type="spellEnd"/>
      <w:r w:rsidRPr="4DCF7466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4DCF7466">
        <w:rPr>
          <w:rFonts w:ascii="Times New Roman" w:hAnsi="Times New Roman" w:cs="Times New Roman"/>
          <w:bCs/>
          <w:sz w:val="24"/>
          <w:szCs w:val="24"/>
        </w:rPr>
        <w:t>bài</w:t>
      </w:r>
      <w:proofErr w:type="spellEnd"/>
      <w:r w:rsidRPr="4DCF7466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4DCF7466">
        <w:rPr>
          <w:rFonts w:ascii="Times New Roman" w:hAnsi="Times New Roman" w:cs="Times New Roman"/>
          <w:bCs/>
          <w:sz w:val="24"/>
          <w:szCs w:val="24"/>
        </w:rPr>
        <w:t>toán</w:t>
      </w:r>
      <w:proofErr w:type="spellEnd"/>
      <w:r w:rsidRPr="4DCF7466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4DCF7466">
        <w:rPr>
          <w:rFonts w:ascii="Times New Roman" w:hAnsi="Times New Roman" w:cs="Times New Roman"/>
          <w:bCs/>
          <w:sz w:val="24"/>
          <w:szCs w:val="24"/>
        </w:rPr>
        <w:t>hồi</w:t>
      </w:r>
      <w:proofErr w:type="spellEnd"/>
      <w:r w:rsidRPr="4DCF7466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4DCF7466">
        <w:rPr>
          <w:rFonts w:ascii="Times New Roman" w:hAnsi="Times New Roman" w:cs="Times New Roman"/>
          <w:bCs/>
          <w:sz w:val="24"/>
          <w:szCs w:val="24"/>
        </w:rPr>
        <w:t>quy</w:t>
      </w:r>
      <w:proofErr w:type="spellEnd"/>
      <w:r w:rsidR="1D8A7A0D">
        <w:br/>
      </w:r>
      <w:r w:rsidR="65CF899A">
        <w:rPr>
          <w:noProof/>
        </w:rPr>
        <w:drawing>
          <wp:inline distT="0" distB="0" distL="0" distR="0" wp14:anchorId="22CFD861" wp14:editId="59BDF369">
            <wp:extent cx="5486400" cy="3038475"/>
            <wp:effectExtent l="0" t="0" r="0" b="0"/>
            <wp:docPr id="134417431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174316" name="Picture 1344174316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E1D74" w14:textId="35ADA190" w:rsidR="1D8A7A0D" w:rsidRDefault="7BE51BA4" w:rsidP="4DCF7466">
      <w:pPr>
        <w:spacing w:before="240" w:after="240"/>
      </w:pPr>
      <w:r w:rsidRPr="4DCF7466">
        <w:rPr>
          <w:rFonts w:ascii="Times New Roman" w:hAnsi="Times New Roman" w:cs="Times New Roman"/>
          <w:bCs/>
          <w:sz w:val="24"/>
          <w:szCs w:val="24"/>
        </w:rPr>
        <w:t xml:space="preserve">2. </w:t>
      </w:r>
      <w:proofErr w:type="spellStart"/>
      <w:r w:rsidRPr="4DCF7466">
        <w:rPr>
          <w:rFonts w:ascii="Times New Roman" w:hAnsi="Times New Roman" w:cs="Times New Roman"/>
          <w:bCs/>
          <w:sz w:val="24"/>
          <w:szCs w:val="24"/>
        </w:rPr>
        <w:t>Sự</w:t>
      </w:r>
      <w:proofErr w:type="spellEnd"/>
      <w:r w:rsidRPr="4DCF7466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4DCF7466">
        <w:rPr>
          <w:rFonts w:ascii="Times New Roman" w:hAnsi="Times New Roman" w:cs="Times New Roman"/>
          <w:bCs/>
          <w:sz w:val="24"/>
          <w:szCs w:val="24"/>
        </w:rPr>
        <w:t>không</w:t>
      </w:r>
      <w:proofErr w:type="spellEnd"/>
      <w:r w:rsidRPr="4DCF7466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4DCF7466">
        <w:rPr>
          <w:rFonts w:ascii="Times New Roman" w:hAnsi="Times New Roman" w:cs="Times New Roman"/>
          <w:bCs/>
          <w:sz w:val="24"/>
          <w:szCs w:val="24"/>
        </w:rPr>
        <w:t>tương</w:t>
      </w:r>
      <w:proofErr w:type="spellEnd"/>
      <w:r w:rsidRPr="4DCF7466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4DCF7466">
        <w:rPr>
          <w:rFonts w:ascii="Times New Roman" w:hAnsi="Times New Roman" w:cs="Times New Roman"/>
          <w:bCs/>
          <w:sz w:val="24"/>
          <w:szCs w:val="24"/>
        </w:rPr>
        <w:t>quan</w:t>
      </w:r>
      <w:proofErr w:type="spellEnd"/>
      <w:r w:rsidRPr="4DCF7466">
        <w:rPr>
          <w:rFonts w:ascii="Times New Roman" w:hAnsi="Times New Roman" w:cs="Times New Roman"/>
          <w:bCs/>
          <w:sz w:val="24"/>
          <w:szCs w:val="24"/>
        </w:rPr>
        <w:t xml:space="preserve"> (Uncorrelatedness)</w:t>
      </w:r>
    </w:p>
    <w:p w14:paraId="51D6505E" w14:textId="0659887A" w:rsidR="1D8A7A0D" w:rsidRDefault="7BE51BA4" w:rsidP="4DCF7466">
      <w:pPr>
        <w:spacing w:before="240" w:after="240"/>
      </w:pPr>
      <w:r w:rsidRPr="4DCF74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4DCF7466">
        <w:rPr>
          <w:rFonts w:ascii="Times New Roman" w:hAnsi="Times New Roman" w:cs="Times New Roman"/>
          <w:sz w:val="24"/>
          <w:szCs w:val="24"/>
        </w:rPr>
        <w:t>Để</w:t>
      </w:r>
      <w:proofErr w:type="spellEnd"/>
      <w:r w:rsidRPr="4DCF74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4DCF7466">
        <w:rPr>
          <w:rFonts w:ascii="Times New Roman" w:hAnsi="Times New Roman" w:cs="Times New Roman"/>
          <w:sz w:val="24"/>
          <w:szCs w:val="24"/>
        </w:rPr>
        <w:t>phương</w:t>
      </w:r>
      <w:proofErr w:type="spellEnd"/>
      <w:r w:rsidRPr="4DCF74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4DCF7466">
        <w:rPr>
          <w:rFonts w:ascii="Times New Roman" w:hAnsi="Times New Roman" w:cs="Times New Roman"/>
          <w:sz w:val="24"/>
          <w:szCs w:val="24"/>
        </w:rPr>
        <w:t>pháp</w:t>
      </w:r>
      <w:proofErr w:type="spellEnd"/>
      <w:r w:rsidRPr="4DCF74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4DCF7466">
        <w:rPr>
          <w:rFonts w:ascii="Times New Roman" w:hAnsi="Times New Roman" w:cs="Times New Roman"/>
          <w:sz w:val="24"/>
          <w:szCs w:val="24"/>
        </w:rPr>
        <w:t>này</w:t>
      </w:r>
      <w:proofErr w:type="spellEnd"/>
      <w:r w:rsidRPr="4DCF74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4DCF7466">
        <w:rPr>
          <w:rFonts w:ascii="Times New Roman" w:hAnsi="Times New Roman" w:cs="Times New Roman"/>
          <w:sz w:val="24"/>
          <w:szCs w:val="24"/>
        </w:rPr>
        <w:t>hiệu</w:t>
      </w:r>
      <w:proofErr w:type="spellEnd"/>
      <w:r w:rsidRPr="4DCF74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4DCF7466">
        <w:rPr>
          <w:rFonts w:ascii="Times New Roman" w:hAnsi="Times New Roman" w:cs="Times New Roman"/>
          <w:sz w:val="24"/>
          <w:szCs w:val="24"/>
        </w:rPr>
        <w:t>quả</w:t>
      </w:r>
      <w:proofErr w:type="spellEnd"/>
      <w:r w:rsidRPr="4DCF746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4DCF7466">
        <w:rPr>
          <w:rFonts w:ascii="Times New Roman" w:hAnsi="Times New Roman" w:cs="Times New Roman"/>
          <w:sz w:val="24"/>
          <w:szCs w:val="24"/>
        </w:rPr>
        <w:t>điều</w:t>
      </w:r>
      <w:proofErr w:type="spellEnd"/>
      <w:r w:rsidRPr="4DCF74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4DCF7466">
        <w:rPr>
          <w:rFonts w:ascii="Times New Roman" w:hAnsi="Times New Roman" w:cs="Times New Roman"/>
          <w:sz w:val="24"/>
          <w:szCs w:val="24"/>
        </w:rPr>
        <w:t>kiện</w:t>
      </w:r>
      <w:proofErr w:type="spellEnd"/>
      <w:r w:rsidRPr="4DCF74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4DCF7466">
        <w:rPr>
          <w:rFonts w:ascii="Times New Roman" w:hAnsi="Times New Roman" w:cs="Times New Roman"/>
          <w:sz w:val="24"/>
          <w:szCs w:val="24"/>
        </w:rPr>
        <w:t>tiên</w:t>
      </w:r>
      <w:proofErr w:type="spellEnd"/>
      <w:r w:rsidRPr="4DCF74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4DCF7466">
        <w:rPr>
          <w:rFonts w:ascii="Times New Roman" w:hAnsi="Times New Roman" w:cs="Times New Roman"/>
          <w:sz w:val="24"/>
          <w:szCs w:val="24"/>
        </w:rPr>
        <w:t>quyết</w:t>
      </w:r>
      <w:proofErr w:type="spellEnd"/>
      <w:r w:rsidRPr="4DCF74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4DCF7466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4DCF74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4DCF7466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4DCF74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4DCF7466">
        <w:rPr>
          <w:rFonts w:ascii="Times New Roman" w:hAnsi="Times New Roman" w:cs="Times New Roman"/>
          <w:sz w:val="24"/>
          <w:szCs w:val="24"/>
        </w:rPr>
        <w:t>cây</w:t>
      </w:r>
      <w:proofErr w:type="spellEnd"/>
      <w:r w:rsidRPr="4DCF74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4DCF7466">
        <w:rPr>
          <w:rFonts w:ascii="Times New Roman" w:hAnsi="Times New Roman" w:cs="Times New Roman"/>
          <w:sz w:val="24"/>
          <w:szCs w:val="24"/>
        </w:rPr>
        <w:t>trong</w:t>
      </w:r>
      <w:proofErr w:type="spellEnd"/>
      <w:r w:rsidRPr="4DCF74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4DCF7466">
        <w:rPr>
          <w:rFonts w:ascii="Times New Roman" w:hAnsi="Times New Roman" w:cs="Times New Roman"/>
          <w:sz w:val="24"/>
          <w:szCs w:val="24"/>
        </w:rPr>
        <w:t>rừng</w:t>
      </w:r>
      <w:proofErr w:type="spellEnd"/>
      <w:r w:rsidRPr="4DCF74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4DCF7466">
        <w:rPr>
          <w:rFonts w:ascii="Times New Roman" w:hAnsi="Times New Roman" w:cs="Times New Roman"/>
          <w:sz w:val="24"/>
          <w:szCs w:val="24"/>
        </w:rPr>
        <w:t>phải</w:t>
      </w:r>
      <w:proofErr w:type="spellEnd"/>
      <w:r w:rsidRPr="4DCF74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4DCF7466">
        <w:rPr>
          <w:rFonts w:ascii="Times New Roman" w:hAnsi="Times New Roman" w:cs="Times New Roman"/>
          <w:sz w:val="24"/>
          <w:szCs w:val="24"/>
        </w:rPr>
        <w:t>không</w:t>
      </w:r>
      <w:proofErr w:type="spellEnd"/>
      <w:r w:rsidRPr="4DCF74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4DCF7466">
        <w:rPr>
          <w:rFonts w:ascii="Times New Roman" w:hAnsi="Times New Roman" w:cs="Times New Roman"/>
          <w:sz w:val="24"/>
          <w:szCs w:val="24"/>
        </w:rPr>
        <w:t>tương</w:t>
      </w:r>
      <w:proofErr w:type="spellEnd"/>
      <w:r w:rsidRPr="4DCF74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4DCF7466">
        <w:rPr>
          <w:rFonts w:ascii="Times New Roman" w:hAnsi="Times New Roman" w:cs="Times New Roman"/>
          <w:sz w:val="24"/>
          <w:szCs w:val="24"/>
        </w:rPr>
        <w:t>quan</w:t>
      </w:r>
      <w:proofErr w:type="spellEnd"/>
      <w:r w:rsidRPr="4DCF74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4DCF7466">
        <w:rPr>
          <w:rFonts w:ascii="Times New Roman" w:hAnsi="Times New Roman" w:cs="Times New Roman"/>
          <w:sz w:val="24"/>
          <w:szCs w:val="24"/>
        </w:rPr>
        <w:t>với</w:t>
      </w:r>
      <w:proofErr w:type="spellEnd"/>
      <w:r w:rsidRPr="4DCF74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4DCF7466">
        <w:rPr>
          <w:rFonts w:ascii="Times New Roman" w:hAnsi="Times New Roman" w:cs="Times New Roman"/>
          <w:sz w:val="24"/>
          <w:szCs w:val="24"/>
        </w:rPr>
        <w:t>nhau</w:t>
      </w:r>
      <w:proofErr w:type="spellEnd"/>
      <w:r w:rsidRPr="4DCF7466">
        <w:rPr>
          <w:rFonts w:ascii="Times New Roman" w:hAnsi="Times New Roman" w:cs="Times New Roman"/>
          <w:sz w:val="24"/>
          <w:szCs w:val="24"/>
        </w:rPr>
        <w:t xml:space="preserve"> (uncorrelated). Các </w:t>
      </w:r>
      <w:proofErr w:type="spellStart"/>
      <w:r w:rsidRPr="4DCF7466">
        <w:rPr>
          <w:rFonts w:ascii="Times New Roman" w:hAnsi="Times New Roman" w:cs="Times New Roman"/>
          <w:sz w:val="24"/>
          <w:szCs w:val="24"/>
        </w:rPr>
        <w:t>cây</w:t>
      </w:r>
      <w:proofErr w:type="spellEnd"/>
      <w:r w:rsidRPr="4DCF74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4DCF7466">
        <w:rPr>
          <w:rFonts w:ascii="Times New Roman" w:hAnsi="Times New Roman" w:cs="Times New Roman"/>
          <w:sz w:val="24"/>
          <w:szCs w:val="24"/>
        </w:rPr>
        <w:t>cần</w:t>
      </w:r>
      <w:proofErr w:type="spellEnd"/>
      <w:r w:rsidRPr="4DCF74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4DCF7466">
        <w:rPr>
          <w:rFonts w:ascii="Times New Roman" w:hAnsi="Times New Roman" w:cs="Times New Roman"/>
          <w:sz w:val="24"/>
          <w:szCs w:val="24"/>
        </w:rPr>
        <w:t>phải</w:t>
      </w:r>
      <w:proofErr w:type="spellEnd"/>
      <w:r w:rsidRPr="4DCF74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4DCF7466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4DCF74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4DCF7466">
        <w:rPr>
          <w:rFonts w:ascii="Times New Roman" w:hAnsi="Times New Roman" w:cs="Times New Roman"/>
          <w:sz w:val="24"/>
          <w:szCs w:val="24"/>
        </w:rPr>
        <w:t>sự</w:t>
      </w:r>
      <w:proofErr w:type="spellEnd"/>
      <w:r w:rsidRPr="4DCF74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4DCF7466">
        <w:rPr>
          <w:rFonts w:ascii="Times New Roman" w:hAnsi="Times New Roman" w:cs="Times New Roman"/>
          <w:sz w:val="24"/>
          <w:szCs w:val="24"/>
        </w:rPr>
        <w:t>khác</w:t>
      </w:r>
      <w:proofErr w:type="spellEnd"/>
      <w:r w:rsidRPr="4DCF74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4DCF7466">
        <w:rPr>
          <w:rFonts w:ascii="Times New Roman" w:hAnsi="Times New Roman" w:cs="Times New Roman"/>
          <w:sz w:val="24"/>
          <w:szCs w:val="24"/>
        </w:rPr>
        <w:t>biệt</w:t>
      </w:r>
      <w:proofErr w:type="spellEnd"/>
      <w:r w:rsidRPr="4DCF7466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4DCF7466">
        <w:rPr>
          <w:rFonts w:ascii="Times New Roman" w:hAnsi="Times New Roman" w:cs="Times New Roman"/>
          <w:sz w:val="24"/>
          <w:szCs w:val="24"/>
        </w:rPr>
        <w:t>nếu</w:t>
      </w:r>
      <w:proofErr w:type="spellEnd"/>
      <w:r w:rsidRPr="4DCF74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4DCF7466">
        <w:rPr>
          <w:rFonts w:ascii="Times New Roman" w:hAnsi="Times New Roman" w:cs="Times New Roman"/>
          <w:sz w:val="24"/>
          <w:szCs w:val="24"/>
        </w:rPr>
        <w:t>tất</w:t>
      </w:r>
      <w:proofErr w:type="spellEnd"/>
      <w:r w:rsidRPr="4DCF74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4DCF7466">
        <w:rPr>
          <w:rFonts w:ascii="Times New Roman" w:hAnsi="Times New Roman" w:cs="Times New Roman"/>
          <w:sz w:val="24"/>
          <w:szCs w:val="24"/>
        </w:rPr>
        <w:t>cả</w:t>
      </w:r>
      <w:proofErr w:type="spellEnd"/>
      <w:r w:rsidRPr="4DCF74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4DCF7466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4DCF74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4DCF7466">
        <w:rPr>
          <w:rFonts w:ascii="Times New Roman" w:hAnsi="Times New Roman" w:cs="Times New Roman"/>
          <w:sz w:val="24"/>
          <w:szCs w:val="24"/>
        </w:rPr>
        <w:t>cây</w:t>
      </w:r>
      <w:proofErr w:type="spellEnd"/>
      <w:r w:rsidRPr="4DCF74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4DCF7466">
        <w:rPr>
          <w:rFonts w:ascii="Times New Roman" w:hAnsi="Times New Roman" w:cs="Times New Roman"/>
          <w:sz w:val="24"/>
          <w:szCs w:val="24"/>
        </w:rPr>
        <w:t>đều</w:t>
      </w:r>
      <w:proofErr w:type="spellEnd"/>
      <w:r w:rsidRPr="4DCF74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4DCF7466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4DCF74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4DCF7466">
        <w:rPr>
          <w:rFonts w:ascii="Times New Roman" w:hAnsi="Times New Roman" w:cs="Times New Roman"/>
          <w:sz w:val="24"/>
          <w:szCs w:val="24"/>
        </w:rPr>
        <w:t>giống</w:t>
      </w:r>
      <w:proofErr w:type="spellEnd"/>
      <w:r w:rsidRPr="4DCF74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4DCF7466">
        <w:rPr>
          <w:rFonts w:ascii="Times New Roman" w:hAnsi="Times New Roman" w:cs="Times New Roman"/>
          <w:sz w:val="24"/>
          <w:szCs w:val="24"/>
        </w:rPr>
        <w:t>hệt</w:t>
      </w:r>
      <w:proofErr w:type="spellEnd"/>
      <w:r w:rsidRPr="4DCF74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4DCF7466">
        <w:rPr>
          <w:rFonts w:ascii="Times New Roman" w:hAnsi="Times New Roman" w:cs="Times New Roman"/>
          <w:sz w:val="24"/>
          <w:szCs w:val="24"/>
        </w:rPr>
        <w:t>nhau</w:t>
      </w:r>
      <w:proofErr w:type="spellEnd"/>
      <w:r w:rsidRPr="4DCF74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4DCF7466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4DCF74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4DCF7466">
        <w:rPr>
          <w:rFonts w:ascii="Times New Roman" w:hAnsi="Times New Roman" w:cs="Times New Roman"/>
          <w:sz w:val="24"/>
          <w:szCs w:val="24"/>
        </w:rPr>
        <w:t>mắc</w:t>
      </w:r>
      <w:proofErr w:type="spellEnd"/>
      <w:r w:rsidRPr="4DCF74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4DCF7466">
        <w:rPr>
          <w:rFonts w:ascii="Times New Roman" w:hAnsi="Times New Roman" w:cs="Times New Roman"/>
          <w:sz w:val="24"/>
          <w:szCs w:val="24"/>
        </w:rPr>
        <w:t>cùng</w:t>
      </w:r>
      <w:proofErr w:type="spellEnd"/>
      <w:r w:rsidRPr="4DCF74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4DCF7466">
        <w:rPr>
          <w:rFonts w:ascii="Times New Roman" w:hAnsi="Times New Roman" w:cs="Times New Roman"/>
          <w:sz w:val="24"/>
          <w:szCs w:val="24"/>
        </w:rPr>
        <w:t>một</w:t>
      </w:r>
      <w:proofErr w:type="spellEnd"/>
      <w:r w:rsidRPr="4DCF74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4DCF7466">
        <w:rPr>
          <w:rFonts w:ascii="Times New Roman" w:hAnsi="Times New Roman" w:cs="Times New Roman"/>
          <w:sz w:val="24"/>
          <w:szCs w:val="24"/>
        </w:rPr>
        <w:t>lỗi</w:t>
      </w:r>
      <w:proofErr w:type="spellEnd"/>
      <w:r w:rsidRPr="4DCF746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4DCF7466">
        <w:rPr>
          <w:rFonts w:ascii="Times New Roman" w:hAnsi="Times New Roman" w:cs="Times New Roman"/>
          <w:sz w:val="24"/>
          <w:szCs w:val="24"/>
        </w:rPr>
        <w:t>việc</w:t>
      </w:r>
      <w:proofErr w:type="spellEnd"/>
      <w:r w:rsidRPr="4DCF74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4DCF7466">
        <w:rPr>
          <w:rFonts w:ascii="Times New Roman" w:hAnsi="Times New Roman" w:cs="Times New Roman"/>
          <w:sz w:val="24"/>
          <w:szCs w:val="24"/>
        </w:rPr>
        <w:t>kết</w:t>
      </w:r>
      <w:proofErr w:type="spellEnd"/>
      <w:r w:rsidRPr="4DCF74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4DCF7466">
        <w:rPr>
          <w:rFonts w:ascii="Times New Roman" w:hAnsi="Times New Roman" w:cs="Times New Roman"/>
          <w:sz w:val="24"/>
          <w:szCs w:val="24"/>
        </w:rPr>
        <w:t>hợp</w:t>
      </w:r>
      <w:proofErr w:type="spellEnd"/>
      <w:r w:rsidRPr="4DCF74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4DCF7466">
        <w:rPr>
          <w:rFonts w:ascii="Times New Roman" w:hAnsi="Times New Roman" w:cs="Times New Roman"/>
          <w:sz w:val="24"/>
          <w:szCs w:val="24"/>
        </w:rPr>
        <w:t>chúng</w:t>
      </w:r>
      <w:proofErr w:type="spellEnd"/>
      <w:r w:rsidRPr="4DCF74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4DCF7466">
        <w:rPr>
          <w:rFonts w:ascii="Times New Roman" w:hAnsi="Times New Roman" w:cs="Times New Roman"/>
          <w:sz w:val="24"/>
          <w:szCs w:val="24"/>
        </w:rPr>
        <w:t>lại</w:t>
      </w:r>
      <w:proofErr w:type="spellEnd"/>
      <w:r w:rsidRPr="4DCF74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4DCF7466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4DCF74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4DCF7466">
        <w:rPr>
          <w:rFonts w:ascii="Times New Roman" w:hAnsi="Times New Roman" w:cs="Times New Roman"/>
          <w:sz w:val="24"/>
          <w:szCs w:val="24"/>
        </w:rPr>
        <w:t>vô</w:t>
      </w:r>
      <w:proofErr w:type="spellEnd"/>
      <w:r w:rsidRPr="4DCF74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4DCF7466">
        <w:rPr>
          <w:rFonts w:ascii="Times New Roman" w:hAnsi="Times New Roman" w:cs="Times New Roman"/>
          <w:sz w:val="24"/>
          <w:szCs w:val="24"/>
        </w:rPr>
        <w:t>nghĩa</w:t>
      </w:r>
      <w:proofErr w:type="spellEnd"/>
      <w:r w:rsidRPr="4DCF7466">
        <w:rPr>
          <w:rFonts w:ascii="Times New Roman" w:hAnsi="Times New Roman" w:cs="Times New Roman"/>
          <w:sz w:val="24"/>
          <w:szCs w:val="24"/>
        </w:rPr>
        <w:t>.</w:t>
      </w:r>
    </w:p>
    <w:p w14:paraId="4925DC00" w14:textId="18344387" w:rsidR="1D8A7A0D" w:rsidRDefault="1D8A7A0D" w:rsidP="4DCF7466">
      <w:pPr>
        <w:spacing w:before="240" w:after="240"/>
        <w:rPr>
          <w:rFonts w:ascii="Times New Roman" w:hAnsi="Times New Roman" w:cs="Times New Roman"/>
          <w:sz w:val="24"/>
          <w:szCs w:val="24"/>
        </w:rPr>
      </w:pPr>
    </w:p>
    <w:p w14:paraId="3A56ABB0" w14:textId="09472E28" w:rsidR="1D8A7A0D" w:rsidRDefault="1D8A7A0D" w:rsidP="4DCF7466">
      <w:pPr>
        <w:spacing w:before="240" w:after="240"/>
        <w:rPr>
          <w:rFonts w:ascii="Times New Roman" w:hAnsi="Times New Roman" w:cs="Times New Roman"/>
          <w:sz w:val="24"/>
          <w:szCs w:val="24"/>
        </w:rPr>
      </w:pPr>
    </w:p>
    <w:p w14:paraId="04907A20" w14:textId="3D4F3DAC" w:rsidR="1D8A7A0D" w:rsidRDefault="1D8A7A0D" w:rsidP="4DCF7466">
      <w:pPr>
        <w:spacing w:before="240" w:after="240"/>
        <w:rPr>
          <w:rFonts w:ascii="Times New Roman" w:hAnsi="Times New Roman" w:cs="Times New Roman"/>
          <w:sz w:val="24"/>
          <w:szCs w:val="24"/>
        </w:rPr>
      </w:pPr>
    </w:p>
    <w:p w14:paraId="2BFF4464" w14:textId="68E9D08C" w:rsidR="1D8A7A0D" w:rsidRDefault="1D8A7A0D" w:rsidP="4DCF7466">
      <w:pPr>
        <w:spacing w:before="240" w:after="240"/>
        <w:rPr>
          <w:rFonts w:ascii="Times New Roman" w:hAnsi="Times New Roman" w:cs="Times New Roman"/>
          <w:sz w:val="24"/>
          <w:szCs w:val="24"/>
        </w:rPr>
      </w:pPr>
    </w:p>
    <w:p w14:paraId="1376FF63" w14:textId="0F0EAAD6" w:rsidR="1D8A7A0D" w:rsidRDefault="1D8A7A0D" w:rsidP="4DCF7466">
      <w:pPr>
        <w:spacing w:before="240" w:after="240"/>
        <w:rPr>
          <w:rFonts w:ascii="Times New Roman" w:hAnsi="Times New Roman" w:cs="Times New Roman"/>
          <w:sz w:val="24"/>
          <w:szCs w:val="24"/>
        </w:rPr>
      </w:pPr>
    </w:p>
    <w:p w14:paraId="05F6B32F" w14:textId="7DEC0971" w:rsidR="1D8A7A0D" w:rsidRDefault="1D8A7A0D" w:rsidP="4DCF7466">
      <w:pPr>
        <w:spacing w:before="240" w:after="240"/>
        <w:rPr>
          <w:rFonts w:ascii="Times New Roman" w:hAnsi="Times New Roman" w:cs="Times New Roman"/>
          <w:sz w:val="24"/>
          <w:szCs w:val="24"/>
        </w:rPr>
      </w:pPr>
    </w:p>
    <w:p w14:paraId="55404B01" w14:textId="50D08ABE" w:rsidR="1D8A7A0D" w:rsidRDefault="1D8A7A0D" w:rsidP="4DCF7466">
      <w:pPr>
        <w:spacing w:before="240" w:after="240"/>
        <w:rPr>
          <w:rFonts w:ascii="Times New Roman" w:hAnsi="Times New Roman" w:cs="Times New Roman"/>
          <w:sz w:val="24"/>
          <w:szCs w:val="24"/>
        </w:rPr>
      </w:pPr>
    </w:p>
    <w:p w14:paraId="1D6FFCC8" w14:textId="6BBE3F63" w:rsidR="1D8A7A0D" w:rsidRDefault="1D8A7A0D" w:rsidP="4DCF7466">
      <w:pPr>
        <w:spacing w:before="240" w:after="240"/>
        <w:rPr>
          <w:rFonts w:ascii="Times New Roman" w:hAnsi="Times New Roman" w:cs="Times New Roman"/>
          <w:sz w:val="24"/>
          <w:szCs w:val="24"/>
        </w:rPr>
      </w:pPr>
    </w:p>
    <w:p w14:paraId="491E4EFB" w14:textId="7D278A5E" w:rsidR="1D8A7A0D" w:rsidRDefault="1D8A7A0D" w:rsidP="4DCF7466">
      <w:pPr>
        <w:spacing w:before="240" w:after="240"/>
        <w:rPr>
          <w:rFonts w:ascii="Times New Roman" w:hAnsi="Times New Roman" w:cs="Times New Roman"/>
          <w:sz w:val="24"/>
          <w:szCs w:val="24"/>
        </w:rPr>
      </w:pPr>
    </w:p>
    <w:p w14:paraId="1E4430EB" w14:textId="4B1B893E" w:rsidR="1D8A7A0D" w:rsidRDefault="1D8A7A0D" w:rsidP="4DCF7466">
      <w:pPr>
        <w:spacing w:before="240" w:after="240"/>
        <w:rPr>
          <w:rFonts w:ascii="Times New Roman" w:hAnsi="Times New Roman" w:cs="Times New Roman"/>
          <w:sz w:val="24"/>
          <w:szCs w:val="24"/>
        </w:rPr>
      </w:pPr>
    </w:p>
    <w:p w14:paraId="2F6E13A6" w14:textId="19579F23" w:rsidR="1D8A7A0D" w:rsidRDefault="1D8A7A0D" w:rsidP="4DCF7466">
      <w:pPr>
        <w:spacing w:before="240" w:after="240"/>
        <w:rPr>
          <w:rFonts w:ascii="Times New Roman" w:hAnsi="Times New Roman" w:cs="Times New Roman"/>
          <w:sz w:val="24"/>
          <w:szCs w:val="24"/>
        </w:rPr>
      </w:pPr>
    </w:p>
    <w:p w14:paraId="31507B5C" w14:textId="376DFB58" w:rsidR="1D8A7A0D" w:rsidRDefault="1D8A7A0D" w:rsidP="4DCF7466">
      <w:pPr>
        <w:spacing w:before="240" w:after="240"/>
        <w:rPr>
          <w:rFonts w:ascii="Times New Roman" w:hAnsi="Times New Roman" w:cs="Times New Roman"/>
          <w:sz w:val="24"/>
          <w:szCs w:val="24"/>
        </w:rPr>
      </w:pPr>
    </w:p>
    <w:p w14:paraId="5509580E" w14:textId="1E9D2A20" w:rsidR="1D8A7A0D" w:rsidRDefault="350A9A0A" w:rsidP="4DCF7466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proofErr w:type="spellStart"/>
      <w:r w:rsidRPr="4DCF7466">
        <w:rPr>
          <w:rFonts w:ascii="Times New Roman" w:hAnsi="Times New Roman" w:cs="Times New Roman"/>
          <w:sz w:val="24"/>
          <w:szCs w:val="24"/>
        </w:rPr>
        <w:t>Hình</w:t>
      </w:r>
      <w:proofErr w:type="spellEnd"/>
      <w:r w:rsidRPr="4DCF74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4DCF7466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4DCF74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4DCF7466">
        <w:rPr>
          <w:rFonts w:ascii="Times New Roman" w:hAnsi="Times New Roman" w:cs="Times New Roman"/>
          <w:sz w:val="24"/>
          <w:szCs w:val="24"/>
        </w:rPr>
        <w:t>cây</w:t>
      </w:r>
      <w:proofErr w:type="spellEnd"/>
      <w:r w:rsidRPr="4DCF74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4DCF7466">
        <w:rPr>
          <w:rFonts w:ascii="Times New Roman" w:hAnsi="Times New Roman" w:cs="Times New Roman"/>
          <w:sz w:val="24"/>
          <w:szCs w:val="24"/>
        </w:rPr>
        <w:t>trong</w:t>
      </w:r>
      <w:proofErr w:type="spellEnd"/>
      <w:r w:rsidRPr="4DCF74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4DCF7466">
        <w:rPr>
          <w:rFonts w:ascii="Times New Roman" w:hAnsi="Times New Roman" w:cs="Times New Roman"/>
          <w:sz w:val="24"/>
          <w:szCs w:val="24"/>
        </w:rPr>
        <w:t>một</w:t>
      </w:r>
      <w:proofErr w:type="spellEnd"/>
      <w:r w:rsidRPr="4DCF74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4DCF7466">
        <w:rPr>
          <w:rFonts w:ascii="Times New Roman" w:hAnsi="Times New Roman" w:cs="Times New Roman"/>
          <w:sz w:val="24"/>
          <w:szCs w:val="24"/>
        </w:rPr>
        <w:t>từng</w:t>
      </w:r>
      <w:proofErr w:type="spellEnd"/>
      <w:r w:rsidRPr="4DCF74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4DCF7466">
        <w:rPr>
          <w:rFonts w:ascii="Times New Roman" w:hAnsi="Times New Roman" w:cs="Times New Roman"/>
          <w:sz w:val="24"/>
          <w:szCs w:val="24"/>
        </w:rPr>
        <w:t>tương</w:t>
      </w:r>
      <w:proofErr w:type="spellEnd"/>
      <w:r w:rsidRPr="4DCF74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4DCF7466">
        <w:rPr>
          <w:rFonts w:ascii="Times New Roman" w:hAnsi="Times New Roman" w:cs="Times New Roman"/>
          <w:sz w:val="24"/>
          <w:szCs w:val="24"/>
        </w:rPr>
        <w:t>quan</w:t>
      </w:r>
      <w:proofErr w:type="spellEnd"/>
      <w:r w:rsidRPr="4DCF74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4DCF7466">
        <w:rPr>
          <w:rFonts w:ascii="Times New Roman" w:hAnsi="Times New Roman" w:cs="Times New Roman"/>
          <w:sz w:val="24"/>
          <w:szCs w:val="24"/>
        </w:rPr>
        <w:t>với</w:t>
      </w:r>
      <w:proofErr w:type="spellEnd"/>
      <w:r w:rsidRPr="4DCF74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4DCF7466">
        <w:rPr>
          <w:rFonts w:ascii="Times New Roman" w:hAnsi="Times New Roman" w:cs="Times New Roman"/>
          <w:sz w:val="24"/>
          <w:szCs w:val="24"/>
        </w:rPr>
        <w:t>nhau</w:t>
      </w:r>
      <w:proofErr w:type="spellEnd"/>
    </w:p>
    <w:p w14:paraId="3A818CC3" w14:textId="7A59D579" w:rsidR="1D8A7A0D" w:rsidRDefault="52752D56" w:rsidP="4DCF7466">
      <w:pPr>
        <w:spacing w:before="240" w:after="240"/>
      </w:pPr>
      <w:r>
        <w:rPr>
          <w:noProof/>
        </w:rPr>
        <w:lastRenderedPageBreak/>
        <w:drawing>
          <wp:inline distT="0" distB="0" distL="0" distR="0" wp14:anchorId="137BF3BF" wp14:editId="4FF939AD">
            <wp:extent cx="5486400" cy="3124200"/>
            <wp:effectExtent l="0" t="0" r="0" b="0"/>
            <wp:docPr id="86661837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618374" name="Picture 866618374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9E462" w14:textId="55951E5B" w:rsidR="1D8A7A0D" w:rsidRDefault="1D8A7A0D" w:rsidP="4DCF7466">
      <w:pPr>
        <w:spacing w:before="240" w:after="240"/>
      </w:pPr>
    </w:p>
    <w:p w14:paraId="690325BA" w14:textId="2A66E71B" w:rsidR="1D8A7A0D" w:rsidRDefault="1D8A7A0D" w:rsidP="4DCF7466">
      <w:pPr>
        <w:spacing w:before="240" w:after="240"/>
      </w:pPr>
    </w:p>
    <w:p w14:paraId="6B50A112" w14:textId="27B759B9" w:rsidR="1D8A7A0D" w:rsidRDefault="1D8A7A0D" w:rsidP="4DCF7466">
      <w:pPr>
        <w:spacing w:before="240" w:after="240"/>
      </w:pPr>
    </w:p>
    <w:p w14:paraId="73E79F43" w14:textId="7B60F409" w:rsidR="1D8A7A0D" w:rsidRDefault="1D8A7A0D" w:rsidP="4DCF7466">
      <w:pPr>
        <w:spacing w:before="240" w:after="240"/>
      </w:pPr>
    </w:p>
    <w:p w14:paraId="154D5F0A" w14:textId="3E2F8E34" w:rsidR="1D8A7A0D" w:rsidRDefault="1D8A7A0D" w:rsidP="4DCF7466">
      <w:pPr>
        <w:spacing w:before="240" w:after="240"/>
      </w:pPr>
    </w:p>
    <w:p w14:paraId="03FAA991" w14:textId="5D96D4BA" w:rsidR="1D8A7A0D" w:rsidRDefault="1D8A7A0D" w:rsidP="4DCF7466">
      <w:pPr>
        <w:spacing w:before="240" w:after="240"/>
      </w:pPr>
    </w:p>
    <w:p w14:paraId="6C191C1B" w14:textId="64148438" w:rsidR="1D8A7A0D" w:rsidRDefault="6387AC66" w:rsidP="4DCF7466">
      <w:pPr>
        <w:spacing w:before="240" w:after="240"/>
      </w:pPr>
      <w:proofErr w:type="spellStart"/>
      <w:r>
        <w:t>Hình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dần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cây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rừng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</w:p>
    <w:p w14:paraId="27EEC8E7" w14:textId="7C1D5D8B" w:rsidR="1D8A7A0D" w:rsidRDefault="278613CC" w:rsidP="4DCF7466">
      <w:pPr>
        <w:spacing w:before="240" w:after="240"/>
      </w:pPr>
      <w:r>
        <w:rPr>
          <w:noProof/>
        </w:rPr>
        <w:lastRenderedPageBreak/>
        <w:drawing>
          <wp:inline distT="0" distB="0" distL="0" distR="0" wp14:anchorId="72FD3848" wp14:editId="179A71E8">
            <wp:extent cx="5486400" cy="3324225"/>
            <wp:effectExtent l="0" t="0" r="0" b="0"/>
            <wp:docPr id="133129031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290311" name="Picture 1331290311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2149D" w14:textId="52BEC15D" w:rsidR="1D8A7A0D" w:rsidRDefault="7BE51BA4" w:rsidP="4DCF7466">
      <w:pPr>
        <w:spacing w:before="240" w:after="240"/>
      </w:pPr>
      <w:r w:rsidRPr="4DCF74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4DCF7466">
        <w:rPr>
          <w:rFonts w:ascii="Times New Roman" w:hAnsi="Times New Roman" w:cs="Times New Roman"/>
          <w:sz w:val="24"/>
          <w:szCs w:val="24"/>
        </w:rPr>
        <w:t>Để</w:t>
      </w:r>
      <w:proofErr w:type="spellEnd"/>
      <w:r w:rsidRPr="4DCF74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4DCF7466">
        <w:rPr>
          <w:rFonts w:ascii="Times New Roman" w:hAnsi="Times New Roman" w:cs="Times New Roman"/>
          <w:sz w:val="24"/>
          <w:szCs w:val="24"/>
        </w:rPr>
        <w:t>đảm</w:t>
      </w:r>
      <w:proofErr w:type="spellEnd"/>
      <w:r w:rsidRPr="4DCF74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4DCF7466">
        <w:rPr>
          <w:rFonts w:ascii="Times New Roman" w:hAnsi="Times New Roman" w:cs="Times New Roman"/>
          <w:sz w:val="24"/>
          <w:szCs w:val="24"/>
        </w:rPr>
        <w:t>bảo</w:t>
      </w:r>
      <w:proofErr w:type="spellEnd"/>
      <w:r w:rsidRPr="4DCF74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4DCF7466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4DCF74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4DCF7466">
        <w:rPr>
          <w:rFonts w:ascii="Times New Roman" w:hAnsi="Times New Roman" w:cs="Times New Roman"/>
          <w:sz w:val="24"/>
          <w:szCs w:val="24"/>
        </w:rPr>
        <w:t>cây</w:t>
      </w:r>
      <w:proofErr w:type="spellEnd"/>
      <w:r w:rsidRPr="4DCF74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4DCF7466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4DCF74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4DCF7466">
        <w:rPr>
          <w:rFonts w:ascii="Times New Roman" w:hAnsi="Times New Roman" w:cs="Times New Roman"/>
          <w:sz w:val="24"/>
          <w:szCs w:val="24"/>
        </w:rPr>
        <w:t>sự</w:t>
      </w:r>
      <w:proofErr w:type="spellEnd"/>
      <w:r w:rsidRPr="4DCF74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4DCF7466">
        <w:rPr>
          <w:rFonts w:ascii="Times New Roman" w:hAnsi="Times New Roman" w:cs="Times New Roman"/>
          <w:sz w:val="24"/>
          <w:szCs w:val="24"/>
        </w:rPr>
        <w:t>đa</w:t>
      </w:r>
      <w:proofErr w:type="spellEnd"/>
      <w:r w:rsidRPr="4DCF74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4DCF7466">
        <w:rPr>
          <w:rFonts w:ascii="Times New Roman" w:hAnsi="Times New Roman" w:cs="Times New Roman"/>
          <w:sz w:val="24"/>
          <w:szCs w:val="24"/>
        </w:rPr>
        <w:t>dạng</w:t>
      </w:r>
      <w:proofErr w:type="spellEnd"/>
      <w:r w:rsidRPr="4DCF74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4DCF7466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4DCF74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4DCF7466">
        <w:rPr>
          <w:rFonts w:ascii="Times New Roman" w:hAnsi="Times New Roman" w:cs="Times New Roman"/>
          <w:sz w:val="24"/>
          <w:szCs w:val="24"/>
        </w:rPr>
        <w:t>khác</w:t>
      </w:r>
      <w:proofErr w:type="spellEnd"/>
      <w:r w:rsidRPr="4DCF74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4DCF7466">
        <w:rPr>
          <w:rFonts w:ascii="Times New Roman" w:hAnsi="Times New Roman" w:cs="Times New Roman"/>
          <w:sz w:val="24"/>
          <w:szCs w:val="24"/>
        </w:rPr>
        <w:t>biệt</w:t>
      </w:r>
      <w:proofErr w:type="spellEnd"/>
      <w:r w:rsidRPr="4DCF7466">
        <w:rPr>
          <w:rFonts w:ascii="Times New Roman" w:hAnsi="Times New Roman" w:cs="Times New Roman"/>
          <w:sz w:val="24"/>
          <w:szCs w:val="24"/>
        </w:rPr>
        <w:t xml:space="preserve">, Random Forest </w:t>
      </w:r>
      <w:proofErr w:type="spellStart"/>
      <w:r w:rsidRPr="4DCF7466">
        <w:rPr>
          <w:rFonts w:ascii="Times New Roman" w:hAnsi="Times New Roman" w:cs="Times New Roman"/>
          <w:sz w:val="24"/>
          <w:szCs w:val="24"/>
        </w:rPr>
        <w:t>sử</w:t>
      </w:r>
      <w:proofErr w:type="spellEnd"/>
      <w:r w:rsidRPr="4DCF74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4DCF7466">
        <w:rPr>
          <w:rFonts w:ascii="Times New Roman" w:hAnsi="Times New Roman" w:cs="Times New Roman"/>
          <w:sz w:val="24"/>
          <w:szCs w:val="24"/>
        </w:rPr>
        <w:t>dụng</w:t>
      </w:r>
      <w:proofErr w:type="spellEnd"/>
      <w:r w:rsidRPr="4DCF74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4DCF7466">
        <w:rPr>
          <w:rFonts w:ascii="Times New Roman" w:hAnsi="Times New Roman" w:cs="Times New Roman"/>
          <w:sz w:val="24"/>
          <w:szCs w:val="24"/>
        </w:rPr>
        <w:t>hai</w:t>
      </w:r>
      <w:proofErr w:type="spellEnd"/>
      <w:r w:rsidRPr="4DCF74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4DCF7466">
        <w:rPr>
          <w:rFonts w:ascii="Times New Roman" w:hAnsi="Times New Roman" w:cs="Times New Roman"/>
          <w:sz w:val="24"/>
          <w:szCs w:val="24"/>
        </w:rPr>
        <w:t>kỹ</w:t>
      </w:r>
      <w:proofErr w:type="spellEnd"/>
      <w:r w:rsidRPr="4DCF74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4DCF7466">
        <w:rPr>
          <w:rFonts w:ascii="Times New Roman" w:hAnsi="Times New Roman" w:cs="Times New Roman"/>
          <w:sz w:val="24"/>
          <w:szCs w:val="24"/>
        </w:rPr>
        <w:t>thuật</w:t>
      </w:r>
      <w:proofErr w:type="spellEnd"/>
      <w:r w:rsidRPr="4DCF74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4DCF7466">
        <w:rPr>
          <w:rFonts w:ascii="Times New Roman" w:hAnsi="Times New Roman" w:cs="Times New Roman"/>
          <w:sz w:val="24"/>
          <w:szCs w:val="24"/>
        </w:rPr>
        <w:t>ngẫu</w:t>
      </w:r>
      <w:proofErr w:type="spellEnd"/>
      <w:r w:rsidRPr="4DCF74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4DCF7466">
        <w:rPr>
          <w:rFonts w:ascii="Times New Roman" w:hAnsi="Times New Roman" w:cs="Times New Roman"/>
          <w:sz w:val="24"/>
          <w:szCs w:val="24"/>
        </w:rPr>
        <w:t>nhiên</w:t>
      </w:r>
      <w:proofErr w:type="spellEnd"/>
      <w:r w:rsidRPr="4DCF74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4DCF7466">
        <w:rPr>
          <w:rFonts w:ascii="Times New Roman" w:hAnsi="Times New Roman" w:cs="Times New Roman"/>
          <w:sz w:val="24"/>
          <w:szCs w:val="24"/>
        </w:rPr>
        <w:t>hóa</w:t>
      </w:r>
      <w:proofErr w:type="spellEnd"/>
      <w:r w:rsidRPr="4DCF74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4DCF7466">
        <w:rPr>
          <w:rFonts w:ascii="Times New Roman" w:hAnsi="Times New Roman" w:cs="Times New Roman"/>
          <w:sz w:val="24"/>
          <w:szCs w:val="24"/>
        </w:rPr>
        <w:t>chính</w:t>
      </w:r>
      <w:proofErr w:type="spellEnd"/>
      <w:r w:rsidRPr="4DCF7466">
        <w:rPr>
          <w:rFonts w:ascii="Times New Roman" w:hAnsi="Times New Roman" w:cs="Times New Roman"/>
          <w:sz w:val="24"/>
          <w:szCs w:val="24"/>
        </w:rPr>
        <w:t>:</w:t>
      </w:r>
    </w:p>
    <w:p w14:paraId="382C7CAA" w14:textId="1B04135F" w:rsidR="1D8A7A0D" w:rsidRDefault="7BE51BA4" w:rsidP="4DCF7466">
      <w:pPr>
        <w:spacing w:before="240" w:after="240"/>
      </w:pPr>
      <w:r w:rsidRPr="4DCF7466">
        <w:rPr>
          <w:rFonts w:ascii="Times New Roman" w:hAnsi="Times New Roman" w:cs="Times New Roman"/>
          <w:bCs/>
          <w:sz w:val="24"/>
          <w:szCs w:val="24"/>
        </w:rPr>
        <w:t xml:space="preserve">3. </w:t>
      </w:r>
      <w:proofErr w:type="spellStart"/>
      <w:r w:rsidRPr="4DCF7466">
        <w:rPr>
          <w:rFonts w:ascii="Times New Roman" w:hAnsi="Times New Roman" w:cs="Times New Roman"/>
          <w:bCs/>
          <w:sz w:val="24"/>
          <w:szCs w:val="24"/>
        </w:rPr>
        <w:t>Kỹ</w:t>
      </w:r>
      <w:proofErr w:type="spellEnd"/>
      <w:r w:rsidRPr="4DCF7466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4DCF7466">
        <w:rPr>
          <w:rFonts w:ascii="Times New Roman" w:hAnsi="Times New Roman" w:cs="Times New Roman"/>
          <w:bCs/>
          <w:sz w:val="24"/>
          <w:szCs w:val="24"/>
        </w:rPr>
        <w:t>thuật</w:t>
      </w:r>
      <w:proofErr w:type="spellEnd"/>
      <w:r w:rsidRPr="4DCF7466">
        <w:rPr>
          <w:rFonts w:ascii="Times New Roman" w:hAnsi="Times New Roman" w:cs="Times New Roman"/>
          <w:bCs/>
          <w:sz w:val="24"/>
          <w:szCs w:val="24"/>
        </w:rPr>
        <w:t xml:space="preserve"> Bootstrapping (</w:t>
      </w:r>
      <w:proofErr w:type="spellStart"/>
      <w:r w:rsidRPr="4DCF7466">
        <w:rPr>
          <w:rFonts w:ascii="Times New Roman" w:hAnsi="Times New Roman" w:cs="Times New Roman"/>
          <w:bCs/>
          <w:sz w:val="24"/>
          <w:szCs w:val="24"/>
        </w:rPr>
        <w:t>Tạo</w:t>
      </w:r>
      <w:proofErr w:type="spellEnd"/>
      <w:r w:rsidRPr="4DCF7466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4DCF7466">
        <w:rPr>
          <w:rFonts w:ascii="Times New Roman" w:hAnsi="Times New Roman" w:cs="Times New Roman"/>
          <w:bCs/>
          <w:sz w:val="24"/>
          <w:szCs w:val="24"/>
        </w:rPr>
        <w:t>mẫu</w:t>
      </w:r>
      <w:proofErr w:type="spellEnd"/>
      <w:r w:rsidRPr="4DCF7466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4DCF7466">
        <w:rPr>
          <w:rFonts w:ascii="Times New Roman" w:hAnsi="Times New Roman" w:cs="Times New Roman"/>
          <w:bCs/>
          <w:sz w:val="24"/>
          <w:szCs w:val="24"/>
        </w:rPr>
        <w:t>ngẫu</w:t>
      </w:r>
      <w:proofErr w:type="spellEnd"/>
      <w:r w:rsidRPr="4DCF7466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4DCF7466">
        <w:rPr>
          <w:rFonts w:ascii="Times New Roman" w:hAnsi="Times New Roman" w:cs="Times New Roman"/>
          <w:bCs/>
          <w:sz w:val="24"/>
          <w:szCs w:val="24"/>
        </w:rPr>
        <w:t>nhiên</w:t>
      </w:r>
      <w:proofErr w:type="spellEnd"/>
      <w:r w:rsidRPr="4DCF7466">
        <w:rPr>
          <w:rFonts w:ascii="Times New Roman" w:hAnsi="Times New Roman" w:cs="Times New Roman"/>
          <w:bCs/>
          <w:sz w:val="24"/>
          <w:szCs w:val="24"/>
        </w:rPr>
        <w:t>)</w:t>
      </w:r>
    </w:p>
    <w:p w14:paraId="142C993A" w14:textId="0FDC85DA" w:rsidR="1D8A7A0D" w:rsidRDefault="7BE51BA4" w:rsidP="4DCF7466">
      <w:pPr>
        <w:spacing w:before="240" w:after="240"/>
      </w:pPr>
      <w:r w:rsidRPr="4DCF74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4DCF7466">
        <w:rPr>
          <w:rFonts w:ascii="Times New Roman" w:hAnsi="Times New Roman" w:cs="Times New Roman"/>
          <w:sz w:val="24"/>
          <w:szCs w:val="24"/>
        </w:rPr>
        <w:t>Đây</w:t>
      </w:r>
      <w:proofErr w:type="spellEnd"/>
      <w:r w:rsidRPr="4DCF74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4DCF7466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4DCF74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4DCF7466">
        <w:rPr>
          <w:rFonts w:ascii="Times New Roman" w:hAnsi="Times New Roman" w:cs="Times New Roman"/>
          <w:sz w:val="24"/>
          <w:szCs w:val="24"/>
        </w:rPr>
        <w:t>phương</w:t>
      </w:r>
      <w:proofErr w:type="spellEnd"/>
      <w:r w:rsidRPr="4DCF74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4DCF7466">
        <w:rPr>
          <w:rFonts w:ascii="Times New Roman" w:hAnsi="Times New Roman" w:cs="Times New Roman"/>
          <w:sz w:val="24"/>
          <w:szCs w:val="24"/>
        </w:rPr>
        <w:t>pháp</w:t>
      </w:r>
      <w:proofErr w:type="spellEnd"/>
      <w:r w:rsidRPr="4DCF74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4DCF7466">
        <w:rPr>
          <w:rFonts w:ascii="Times New Roman" w:hAnsi="Times New Roman" w:cs="Times New Roman"/>
          <w:sz w:val="24"/>
          <w:szCs w:val="24"/>
        </w:rPr>
        <w:t>tạo</w:t>
      </w:r>
      <w:proofErr w:type="spellEnd"/>
      <w:r w:rsidRPr="4DCF74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4DCF7466">
        <w:rPr>
          <w:rFonts w:ascii="Times New Roman" w:hAnsi="Times New Roman" w:cs="Times New Roman"/>
          <w:sz w:val="24"/>
          <w:szCs w:val="24"/>
        </w:rPr>
        <w:t>ra</w:t>
      </w:r>
      <w:proofErr w:type="spellEnd"/>
      <w:r w:rsidRPr="4DCF74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4DCF7466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4DCF74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4DCF7466">
        <w:rPr>
          <w:rFonts w:ascii="Times New Roman" w:hAnsi="Times New Roman" w:cs="Times New Roman"/>
          <w:sz w:val="24"/>
          <w:szCs w:val="24"/>
        </w:rPr>
        <w:t>tập</w:t>
      </w:r>
      <w:proofErr w:type="spellEnd"/>
      <w:r w:rsidRPr="4DCF74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4DCF7466">
        <w:rPr>
          <w:rFonts w:ascii="Times New Roman" w:hAnsi="Times New Roman" w:cs="Times New Roman"/>
          <w:sz w:val="24"/>
          <w:szCs w:val="24"/>
        </w:rPr>
        <w:t>dữ</w:t>
      </w:r>
      <w:proofErr w:type="spellEnd"/>
      <w:r w:rsidRPr="4DCF74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4DCF7466">
        <w:rPr>
          <w:rFonts w:ascii="Times New Roman" w:hAnsi="Times New Roman" w:cs="Times New Roman"/>
          <w:sz w:val="24"/>
          <w:szCs w:val="24"/>
        </w:rPr>
        <w:t>liệu</w:t>
      </w:r>
      <w:proofErr w:type="spellEnd"/>
      <w:r w:rsidRPr="4DCF74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4DCF7466">
        <w:rPr>
          <w:rFonts w:ascii="Times New Roman" w:hAnsi="Times New Roman" w:cs="Times New Roman"/>
          <w:sz w:val="24"/>
          <w:szCs w:val="24"/>
        </w:rPr>
        <w:t>huấn</w:t>
      </w:r>
      <w:proofErr w:type="spellEnd"/>
      <w:r w:rsidRPr="4DCF74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4DCF7466">
        <w:rPr>
          <w:rFonts w:ascii="Times New Roman" w:hAnsi="Times New Roman" w:cs="Times New Roman"/>
          <w:sz w:val="24"/>
          <w:szCs w:val="24"/>
        </w:rPr>
        <w:t>luyện</w:t>
      </w:r>
      <w:proofErr w:type="spellEnd"/>
      <w:r w:rsidRPr="4DCF74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4DCF7466">
        <w:rPr>
          <w:rFonts w:ascii="Times New Roman" w:hAnsi="Times New Roman" w:cs="Times New Roman"/>
          <w:sz w:val="24"/>
          <w:szCs w:val="24"/>
        </w:rPr>
        <w:t>khác</w:t>
      </w:r>
      <w:proofErr w:type="spellEnd"/>
      <w:r w:rsidRPr="4DCF74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4DCF7466">
        <w:rPr>
          <w:rFonts w:ascii="Times New Roman" w:hAnsi="Times New Roman" w:cs="Times New Roman"/>
          <w:sz w:val="24"/>
          <w:szCs w:val="24"/>
        </w:rPr>
        <w:t>nhau</w:t>
      </w:r>
      <w:proofErr w:type="spellEnd"/>
      <w:r w:rsidRPr="4DCF74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4DCF7466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Pr="4DCF74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4DCF7466">
        <w:rPr>
          <w:rFonts w:ascii="Times New Roman" w:hAnsi="Times New Roman" w:cs="Times New Roman"/>
          <w:sz w:val="24"/>
          <w:szCs w:val="24"/>
        </w:rPr>
        <w:t>từng</w:t>
      </w:r>
      <w:proofErr w:type="spellEnd"/>
      <w:r w:rsidRPr="4DCF74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4DCF7466">
        <w:rPr>
          <w:rFonts w:ascii="Times New Roman" w:hAnsi="Times New Roman" w:cs="Times New Roman"/>
          <w:sz w:val="24"/>
          <w:szCs w:val="24"/>
        </w:rPr>
        <w:t>cây</w:t>
      </w:r>
      <w:proofErr w:type="spellEnd"/>
      <w:r w:rsidRPr="4DCF7466">
        <w:rPr>
          <w:rFonts w:ascii="Times New Roman" w:hAnsi="Times New Roman" w:cs="Times New Roman"/>
          <w:sz w:val="24"/>
          <w:szCs w:val="24"/>
        </w:rPr>
        <w:t>:</w:t>
      </w:r>
    </w:p>
    <w:p w14:paraId="485DC3E1" w14:textId="45945144" w:rsidR="1D8A7A0D" w:rsidRDefault="7BE51BA4" w:rsidP="4DCF7466">
      <w:pPr>
        <w:pStyle w:val="ListParagraph"/>
        <w:numPr>
          <w:ilvl w:val="0"/>
          <w:numId w:val="31"/>
        </w:num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4DCF7466">
        <w:rPr>
          <w:rFonts w:ascii="Times New Roman" w:hAnsi="Times New Roman" w:cs="Times New Roman"/>
          <w:sz w:val="24"/>
          <w:szCs w:val="24"/>
        </w:rPr>
        <w:t xml:space="preserve">Thay </w:t>
      </w:r>
      <w:proofErr w:type="spellStart"/>
      <w:r w:rsidRPr="4DCF7466">
        <w:rPr>
          <w:rFonts w:ascii="Times New Roman" w:hAnsi="Times New Roman" w:cs="Times New Roman"/>
          <w:sz w:val="24"/>
          <w:szCs w:val="24"/>
        </w:rPr>
        <w:t>vì</w:t>
      </w:r>
      <w:proofErr w:type="spellEnd"/>
      <w:r w:rsidRPr="4DCF74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4DCF7466">
        <w:rPr>
          <w:rFonts w:ascii="Times New Roman" w:hAnsi="Times New Roman" w:cs="Times New Roman"/>
          <w:sz w:val="24"/>
          <w:szCs w:val="24"/>
        </w:rPr>
        <w:t>cung</w:t>
      </w:r>
      <w:proofErr w:type="spellEnd"/>
      <w:r w:rsidRPr="4DCF74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4DCF7466">
        <w:rPr>
          <w:rFonts w:ascii="Times New Roman" w:hAnsi="Times New Roman" w:cs="Times New Roman"/>
          <w:sz w:val="24"/>
          <w:szCs w:val="24"/>
        </w:rPr>
        <w:t>cấp</w:t>
      </w:r>
      <w:proofErr w:type="spellEnd"/>
      <w:r w:rsidRPr="4DCF74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4DCF7466">
        <w:rPr>
          <w:rFonts w:ascii="Times New Roman" w:hAnsi="Times New Roman" w:cs="Times New Roman"/>
          <w:sz w:val="24"/>
          <w:szCs w:val="24"/>
        </w:rPr>
        <w:t>toàn</w:t>
      </w:r>
      <w:proofErr w:type="spellEnd"/>
      <w:r w:rsidRPr="4DCF74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4DCF7466">
        <w:rPr>
          <w:rFonts w:ascii="Times New Roman" w:hAnsi="Times New Roman" w:cs="Times New Roman"/>
          <w:sz w:val="24"/>
          <w:szCs w:val="24"/>
        </w:rPr>
        <w:t>bộ</w:t>
      </w:r>
      <w:proofErr w:type="spellEnd"/>
      <w:r w:rsidRPr="4DCF74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4DCF7466">
        <w:rPr>
          <w:rFonts w:ascii="Times New Roman" w:hAnsi="Times New Roman" w:cs="Times New Roman"/>
          <w:sz w:val="24"/>
          <w:szCs w:val="24"/>
        </w:rPr>
        <w:t>bộ</w:t>
      </w:r>
      <w:proofErr w:type="spellEnd"/>
      <w:r w:rsidRPr="4DCF74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4DCF7466">
        <w:rPr>
          <w:rFonts w:ascii="Times New Roman" w:hAnsi="Times New Roman" w:cs="Times New Roman"/>
          <w:sz w:val="24"/>
          <w:szCs w:val="24"/>
        </w:rPr>
        <w:t>dữ</w:t>
      </w:r>
      <w:proofErr w:type="spellEnd"/>
      <w:r w:rsidRPr="4DCF74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4DCF7466">
        <w:rPr>
          <w:rFonts w:ascii="Times New Roman" w:hAnsi="Times New Roman" w:cs="Times New Roman"/>
          <w:sz w:val="24"/>
          <w:szCs w:val="24"/>
        </w:rPr>
        <w:t>liệu</w:t>
      </w:r>
      <w:proofErr w:type="spellEnd"/>
      <w:r w:rsidRPr="4DCF74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4DCF7466">
        <w:rPr>
          <w:rFonts w:ascii="Times New Roman" w:hAnsi="Times New Roman" w:cs="Times New Roman"/>
          <w:sz w:val="24"/>
          <w:szCs w:val="24"/>
        </w:rPr>
        <w:t>gốc</w:t>
      </w:r>
      <w:proofErr w:type="spellEnd"/>
      <w:r w:rsidRPr="4DCF7466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4DCF7466">
        <w:rPr>
          <w:rFonts w:ascii="Times New Roman" w:hAnsi="Times New Roman" w:cs="Times New Roman"/>
          <w:sz w:val="24"/>
          <w:szCs w:val="24"/>
        </w:rPr>
        <w:t>ví</w:t>
      </w:r>
      <w:proofErr w:type="spellEnd"/>
      <w:r w:rsidRPr="4DCF74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4DCF7466">
        <w:rPr>
          <w:rFonts w:ascii="Times New Roman" w:hAnsi="Times New Roman" w:cs="Times New Roman"/>
          <w:sz w:val="24"/>
          <w:szCs w:val="24"/>
        </w:rPr>
        <w:t>dụ</w:t>
      </w:r>
      <w:proofErr w:type="spellEnd"/>
      <w:r w:rsidRPr="4DCF7466">
        <w:rPr>
          <w:rFonts w:ascii="Times New Roman" w:hAnsi="Times New Roman" w:cs="Times New Roman"/>
          <w:sz w:val="24"/>
          <w:szCs w:val="24"/>
        </w:rPr>
        <w:t xml:space="preserve">: 1.88 </w:t>
      </w:r>
      <w:proofErr w:type="spellStart"/>
      <w:r w:rsidRPr="4DCF7466">
        <w:rPr>
          <w:rFonts w:ascii="Times New Roman" w:hAnsi="Times New Roman" w:cs="Times New Roman"/>
          <w:sz w:val="24"/>
          <w:szCs w:val="24"/>
        </w:rPr>
        <w:t>triệu</w:t>
      </w:r>
      <w:proofErr w:type="spellEnd"/>
      <w:r w:rsidRPr="4DCF74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4DCF7466">
        <w:rPr>
          <w:rFonts w:ascii="Times New Roman" w:hAnsi="Times New Roman" w:cs="Times New Roman"/>
          <w:sz w:val="24"/>
          <w:szCs w:val="24"/>
        </w:rPr>
        <w:t>dòng</w:t>
      </w:r>
      <w:proofErr w:type="spellEnd"/>
      <w:r w:rsidRPr="4DCF74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4DCF7466">
        <w:rPr>
          <w:rFonts w:ascii="Times New Roman" w:hAnsi="Times New Roman" w:cs="Times New Roman"/>
          <w:sz w:val="24"/>
          <w:szCs w:val="24"/>
        </w:rPr>
        <w:t>dữ</w:t>
      </w:r>
      <w:proofErr w:type="spellEnd"/>
      <w:r w:rsidRPr="4DCF74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4DCF7466">
        <w:rPr>
          <w:rFonts w:ascii="Times New Roman" w:hAnsi="Times New Roman" w:cs="Times New Roman"/>
          <w:sz w:val="24"/>
          <w:szCs w:val="24"/>
        </w:rPr>
        <w:t>liệu</w:t>
      </w:r>
      <w:proofErr w:type="spellEnd"/>
      <w:r w:rsidRPr="4DCF7466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4DCF7466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Pr="4DCF74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4DCF7466">
        <w:rPr>
          <w:rFonts w:ascii="Times New Roman" w:hAnsi="Times New Roman" w:cs="Times New Roman"/>
          <w:sz w:val="24"/>
          <w:szCs w:val="24"/>
        </w:rPr>
        <w:t>mọi</w:t>
      </w:r>
      <w:proofErr w:type="spellEnd"/>
      <w:r w:rsidRPr="4DCF74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4DCF7466">
        <w:rPr>
          <w:rFonts w:ascii="Times New Roman" w:hAnsi="Times New Roman" w:cs="Times New Roman"/>
          <w:sz w:val="24"/>
          <w:szCs w:val="24"/>
        </w:rPr>
        <w:t>cây</w:t>
      </w:r>
      <w:proofErr w:type="spellEnd"/>
      <w:r w:rsidRPr="4DCF746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4DCF7466">
        <w:rPr>
          <w:rFonts w:ascii="Times New Roman" w:hAnsi="Times New Roman" w:cs="Times New Roman"/>
          <w:sz w:val="24"/>
          <w:szCs w:val="24"/>
        </w:rPr>
        <w:t>thuật</w:t>
      </w:r>
      <w:proofErr w:type="spellEnd"/>
      <w:r w:rsidRPr="4DCF74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4DCF7466">
        <w:rPr>
          <w:rFonts w:ascii="Times New Roman" w:hAnsi="Times New Roman" w:cs="Times New Roman"/>
          <w:sz w:val="24"/>
          <w:szCs w:val="24"/>
        </w:rPr>
        <w:t>toán</w:t>
      </w:r>
      <w:proofErr w:type="spellEnd"/>
      <w:r w:rsidRPr="4DCF74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4DCF7466">
        <w:rPr>
          <w:rFonts w:ascii="Times New Roman" w:hAnsi="Times New Roman" w:cs="Times New Roman"/>
          <w:sz w:val="24"/>
          <w:szCs w:val="24"/>
        </w:rPr>
        <w:t>thực</w:t>
      </w:r>
      <w:proofErr w:type="spellEnd"/>
      <w:r w:rsidRPr="4DCF74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4DCF7466">
        <w:rPr>
          <w:rFonts w:ascii="Times New Roman" w:hAnsi="Times New Roman" w:cs="Times New Roman"/>
          <w:sz w:val="24"/>
          <w:szCs w:val="24"/>
        </w:rPr>
        <w:t>hiện</w:t>
      </w:r>
      <w:proofErr w:type="spellEnd"/>
      <w:r w:rsidRPr="4DCF74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4DCF7466">
        <w:rPr>
          <w:rFonts w:ascii="Times New Roman" w:hAnsi="Times New Roman" w:cs="Times New Roman"/>
          <w:sz w:val="24"/>
          <w:szCs w:val="24"/>
        </w:rPr>
        <w:t>lấy</w:t>
      </w:r>
      <w:proofErr w:type="spellEnd"/>
      <w:r w:rsidRPr="4DCF74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4DCF7466">
        <w:rPr>
          <w:rFonts w:ascii="Times New Roman" w:hAnsi="Times New Roman" w:cs="Times New Roman"/>
          <w:sz w:val="24"/>
          <w:szCs w:val="24"/>
        </w:rPr>
        <w:t>mẫu</w:t>
      </w:r>
      <w:proofErr w:type="spellEnd"/>
      <w:r w:rsidRPr="4DCF74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4DCF7466">
        <w:rPr>
          <w:rFonts w:ascii="Times New Roman" w:hAnsi="Times New Roman" w:cs="Times New Roman"/>
          <w:sz w:val="24"/>
          <w:szCs w:val="24"/>
        </w:rPr>
        <w:t>ngẫu</w:t>
      </w:r>
      <w:proofErr w:type="spellEnd"/>
      <w:r w:rsidRPr="4DCF74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4DCF7466">
        <w:rPr>
          <w:rFonts w:ascii="Times New Roman" w:hAnsi="Times New Roman" w:cs="Times New Roman"/>
          <w:sz w:val="24"/>
          <w:szCs w:val="24"/>
        </w:rPr>
        <w:t>nhiên</w:t>
      </w:r>
      <w:proofErr w:type="spellEnd"/>
      <w:r w:rsidRPr="4DCF74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4DCF7466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4DCF74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4DCF7466">
        <w:rPr>
          <w:rFonts w:ascii="Times New Roman" w:hAnsi="Times New Roman" w:cs="Times New Roman"/>
          <w:sz w:val="24"/>
          <w:szCs w:val="24"/>
        </w:rPr>
        <w:t>hoàn</w:t>
      </w:r>
      <w:proofErr w:type="spellEnd"/>
      <w:r w:rsidRPr="4DCF74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4DCF7466">
        <w:rPr>
          <w:rFonts w:ascii="Times New Roman" w:hAnsi="Times New Roman" w:cs="Times New Roman"/>
          <w:sz w:val="24"/>
          <w:szCs w:val="24"/>
        </w:rPr>
        <w:t>lại</w:t>
      </w:r>
      <w:proofErr w:type="spellEnd"/>
      <w:r w:rsidRPr="4DCF7466">
        <w:rPr>
          <w:rFonts w:ascii="Times New Roman" w:hAnsi="Times New Roman" w:cs="Times New Roman"/>
          <w:sz w:val="24"/>
          <w:szCs w:val="24"/>
        </w:rPr>
        <w:t xml:space="preserve"> (sampling with replacement).</w:t>
      </w:r>
    </w:p>
    <w:p w14:paraId="744C4A87" w14:textId="5C7C5844" w:rsidR="1D8A7A0D" w:rsidRDefault="7BE51BA4" w:rsidP="4DCF7466">
      <w:pPr>
        <w:pStyle w:val="ListParagraph"/>
        <w:numPr>
          <w:ilvl w:val="0"/>
          <w:numId w:val="31"/>
        </w:numPr>
        <w:spacing w:before="240" w:after="240"/>
        <w:rPr>
          <w:rFonts w:ascii="Times New Roman" w:hAnsi="Times New Roman" w:cs="Times New Roman"/>
          <w:sz w:val="24"/>
          <w:szCs w:val="24"/>
        </w:rPr>
      </w:pPr>
      <w:proofErr w:type="spellStart"/>
      <w:r w:rsidRPr="4DCF7466">
        <w:rPr>
          <w:rFonts w:ascii="Times New Roman" w:hAnsi="Times New Roman" w:cs="Times New Roman"/>
          <w:sz w:val="24"/>
          <w:szCs w:val="24"/>
        </w:rPr>
        <w:t>Mỗi</w:t>
      </w:r>
      <w:proofErr w:type="spellEnd"/>
      <w:r w:rsidRPr="4DCF74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4DCF7466">
        <w:rPr>
          <w:rFonts w:ascii="Times New Roman" w:hAnsi="Times New Roman" w:cs="Times New Roman"/>
          <w:sz w:val="24"/>
          <w:szCs w:val="24"/>
        </w:rPr>
        <w:t>cây</w:t>
      </w:r>
      <w:proofErr w:type="spellEnd"/>
      <w:r w:rsidRPr="4DCF74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4DCF7466">
        <w:rPr>
          <w:rFonts w:ascii="Times New Roman" w:hAnsi="Times New Roman" w:cs="Times New Roman"/>
          <w:sz w:val="24"/>
          <w:szCs w:val="24"/>
        </w:rPr>
        <w:t>chỉ</w:t>
      </w:r>
      <w:proofErr w:type="spellEnd"/>
      <w:r w:rsidRPr="4DCF74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4DCF7466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4DCF74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4DCF7466">
        <w:rPr>
          <w:rFonts w:ascii="Times New Roman" w:hAnsi="Times New Roman" w:cs="Times New Roman"/>
          <w:sz w:val="24"/>
          <w:szCs w:val="24"/>
        </w:rPr>
        <w:t>huấn</w:t>
      </w:r>
      <w:proofErr w:type="spellEnd"/>
      <w:r w:rsidRPr="4DCF74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4DCF7466">
        <w:rPr>
          <w:rFonts w:ascii="Times New Roman" w:hAnsi="Times New Roman" w:cs="Times New Roman"/>
          <w:sz w:val="24"/>
          <w:szCs w:val="24"/>
        </w:rPr>
        <w:t>luyện</w:t>
      </w:r>
      <w:proofErr w:type="spellEnd"/>
      <w:r w:rsidRPr="4DCF74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4DCF7466">
        <w:rPr>
          <w:rFonts w:ascii="Times New Roman" w:hAnsi="Times New Roman" w:cs="Times New Roman"/>
          <w:sz w:val="24"/>
          <w:szCs w:val="24"/>
        </w:rPr>
        <w:t>trên</w:t>
      </w:r>
      <w:proofErr w:type="spellEnd"/>
      <w:r w:rsidRPr="4DCF74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4DCF7466">
        <w:rPr>
          <w:rFonts w:ascii="Times New Roman" w:hAnsi="Times New Roman" w:cs="Times New Roman"/>
          <w:sz w:val="24"/>
          <w:szCs w:val="24"/>
        </w:rPr>
        <w:t>một</w:t>
      </w:r>
      <w:proofErr w:type="spellEnd"/>
      <w:r w:rsidRPr="4DCF74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4DCF7466">
        <w:rPr>
          <w:rFonts w:ascii="Times New Roman" w:hAnsi="Times New Roman" w:cs="Times New Roman"/>
          <w:sz w:val="24"/>
          <w:szCs w:val="24"/>
        </w:rPr>
        <w:t>tập</w:t>
      </w:r>
      <w:proofErr w:type="spellEnd"/>
      <w:r w:rsidRPr="4DCF7466">
        <w:rPr>
          <w:rFonts w:ascii="Times New Roman" w:hAnsi="Times New Roman" w:cs="Times New Roman"/>
          <w:sz w:val="24"/>
          <w:szCs w:val="24"/>
        </w:rPr>
        <w:t xml:space="preserve"> con (</w:t>
      </w:r>
      <w:proofErr w:type="spellStart"/>
      <w:r w:rsidRPr="4DCF7466">
        <w:rPr>
          <w:rFonts w:ascii="Times New Roman" w:hAnsi="Times New Roman" w:cs="Times New Roman"/>
          <w:sz w:val="24"/>
          <w:szCs w:val="24"/>
        </w:rPr>
        <w:t>ví</w:t>
      </w:r>
      <w:proofErr w:type="spellEnd"/>
      <w:r w:rsidRPr="4DCF74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4DCF7466">
        <w:rPr>
          <w:rFonts w:ascii="Times New Roman" w:hAnsi="Times New Roman" w:cs="Times New Roman"/>
          <w:sz w:val="24"/>
          <w:szCs w:val="24"/>
        </w:rPr>
        <w:t>dụ</w:t>
      </w:r>
      <w:proofErr w:type="spellEnd"/>
      <w:r w:rsidRPr="4DCF7466">
        <w:rPr>
          <w:rFonts w:ascii="Times New Roman" w:hAnsi="Times New Roman" w:cs="Times New Roman"/>
          <w:sz w:val="24"/>
          <w:szCs w:val="24"/>
        </w:rPr>
        <w:t xml:space="preserve">: 25% </w:t>
      </w:r>
      <w:proofErr w:type="spellStart"/>
      <w:r w:rsidRPr="4DCF7466">
        <w:rPr>
          <w:rFonts w:ascii="Times New Roman" w:hAnsi="Times New Roman" w:cs="Times New Roman"/>
          <w:sz w:val="24"/>
          <w:szCs w:val="24"/>
        </w:rPr>
        <w:t>dữ</w:t>
      </w:r>
      <w:proofErr w:type="spellEnd"/>
      <w:r w:rsidRPr="4DCF74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4DCF7466">
        <w:rPr>
          <w:rFonts w:ascii="Times New Roman" w:hAnsi="Times New Roman" w:cs="Times New Roman"/>
          <w:sz w:val="24"/>
          <w:szCs w:val="24"/>
        </w:rPr>
        <w:t>liệu</w:t>
      </w:r>
      <w:proofErr w:type="spellEnd"/>
      <w:r w:rsidRPr="4DCF74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4DCF7466">
        <w:rPr>
          <w:rFonts w:ascii="Times New Roman" w:hAnsi="Times New Roman" w:cs="Times New Roman"/>
          <w:sz w:val="24"/>
          <w:szCs w:val="24"/>
        </w:rPr>
        <w:t>gốc</w:t>
      </w:r>
      <w:proofErr w:type="spellEnd"/>
      <w:r w:rsidRPr="4DCF7466">
        <w:rPr>
          <w:rFonts w:ascii="Times New Roman" w:hAnsi="Times New Roman" w:cs="Times New Roman"/>
          <w:sz w:val="24"/>
          <w:szCs w:val="24"/>
        </w:rPr>
        <w:t xml:space="preserve">). Do </w:t>
      </w:r>
      <w:proofErr w:type="spellStart"/>
      <w:r w:rsidRPr="4DCF7466">
        <w:rPr>
          <w:rFonts w:ascii="Times New Roman" w:hAnsi="Times New Roman" w:cs="Times New Roman"/>
          <w:sz w:val="24"/>
          <w:szCs w:val="24"/>
        </w:rPr>
        <w:t>đó</w:t>
      </w:r>
      <w:proofErr w:type="spellEnd"/>
      <w:r w:rsidRPr="4DCF746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4DCF7466">
        <w:rPr>
          <w:rFonts w:ascii="Times New Roman" w:hAnsi="Times New Roman" w:cs="Times New Roman"/>
          <w:sz w:val="24"/>
          <w:szCs w:val="24"/>
        </w:rPr>
        <w:t>cây</w:t>
      </w:r>
      <w:proofErr w:type="spellEnd"/>
      <w:r w:rsidRPr="4DCF7466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4DCF7466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4DCF74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4DCF7466">
        <w:rPr>
          <w:rFonts w:ascii="Times New Roman" w:hAnsi="Times New Roman" w:cs="Times New Roman"/>
          <w:sz w:val="24"/>
          <w:szCs w:val="24"/>
        </w:rPr>
        <w:t>cây</w:t>
      </w:r>
      <w:proofErr w:type="spellEnd"/>
      <w:r w:rsidRPr="4DCF7466">
        <w:rPr>
          <w:rFonts w:ascii="Times New Roman" w:hAnsi="Times New Roman" w:cs="Times New Roman"/>
          <w:sz w:val="24"/>
          <w:szCs w:val="24"/>
        </w:rPr>
        <w:t xml:space="preserve"> B </w:t>
      </w:r>
      <w:proofErr w:type="spellStart"/>
      <w:r w:rsidRPr="4DCF7466">
        <w:rPr>
          <w:rFonts w:ascii="Times New Roman" w:hAnsi="Times New Roman" w:cs="Times New Roman"/>
          <w:sz w:val="24"/>
          <w:szCs w:val="24"/>
        </w:rPr>
        <w:t>sẽ</w:t>
      </w:r>
      <w:proofErr w:type="spellEnd"/>
      <w:r w:rsidRPr="4DCF74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4DCF7466">
        <w:rPr>
          <w:rFonts w:ascii="Times New Roman" w:hAnsi="Times New Roman" w:cs="Times New Roman"/>
          <w:sz w:val="24"/>
          <w:szCs w:val="24"/>
        </w:rPr>
        <w:t>nhìn</w:t>
      </w:r>
      <w:proofErr w:type="spellEnd"/>
      <w:r w:rsidRPr="4DCF74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4DCF7466">
        <w:rPr>
          <w:rFonts w:ascii="Times New Roman" w:hAnsi="Times New Roman" w:cs="Times New Roman"/>
          <w:sz w:val="24"/>
          <w:szCs w:val="24"/>
        </w:rPr>
        <w:t>thấy</w:t>
      </w:r>
      <w:proofErr w:type="spellEnd"/>
      <w:r w:rsidRPr="4DCF74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4DCF7466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4DCF74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4DCF7466">
        <w:rPr>
          <w:rFonts w:ascii="Times New Roman" w:hAnsi="Times New Roman" w:cs="Times New Roman"/>
          <w:sz w:val="24"/>
          <w:szCs w:val="24"/>
        </w:rPr>
        <w:t>phần</w:t>
      </w:r>
      <w:proofErr w:type="spellEnd"/>
      <w:r w:rsidRPr="4DCF74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4DCF7466">
        <w:rPr>
          <w:rFonts w:ascii="Times New Roman" w:hAnsi="Times New Roman" w:cs="Times New Roman"/>
          <w:sz w:val="24"/>
          <w:szCs w:val="24"/>
        </w:rPr>
        <w:t>dữ</w:t>
      </w:r>
      <w:proofErr w:type="spellEnd"/>
      <w:r w:rsidRPr="4DCF74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4DCF7466">
        <w:rPr>
          <w:rFonts w:ascii="Times New Roman" w:hAnsi="Times New Roman" w:cs="Times New Roman"/>
          <w:sz w:val="24"/>
          <w:szCs w:val="24"/>
        </w:rPr>
        <w:t>liệu</w:t>
      </w:r>
      <w:proofErr w:type="spellEnd"/>
      <w:r w:rsidRPr="4DCF74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4DCF7466">
        <w:rPr>
          <w:rFonts w:ascii="Times New Roman" w:hAnsi="Times New Roman" w:cs="Times New Roman"/>
          <w:sz w:val="24"/>
          <w:szCs w:val="24"/>
        </w:rPr>
        <w:t>khác</w:t>
      </w:r>
      <w:proofErr w:type="spellEnd"/>
      <w:r w:rsidRPr="4DCF74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4DCF7466">
        <w:rPr>
          <w:rFonts w:ascii="Times New Roman" w:hAnsi="Times New Roman" w:cs="Times New Roman"/>
          <w:sz w:val="24"/>
          <w:szCs w:val="24"/>
        </w:rPr>
        <w:t>nhau</w:t>
      </w:r>
      <w:proofErr w:type="spellEnd"/>
      <w:r w:rsidRPr="4DCF746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4DCF7466">
        <w:rPr>
          <w:rFonts w:ascii="Times New Roman" w:hAnsi="Times New Roman" w:cs="Times New Roman"/>
          <w:sz w:val="24"/>
          <w:szCs w:val="24"/>
        </w:rPr>
        <w:t>dẫn</w:t>
      </w:r>
      <w:proofErr w:type="spellEnd"/>
      <w:r w:rsidRPr="4DCF74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4DCF7466">
        <w:rPr>
          <w:rFonts w:ascii="Times New Roman" w:hAnsi="Times New Roman" w:cs="Times New Roman"/>
          <w:sz w:val="24"/>
          <w:szCs w:val="24"/>
        </w:rPr>
        <w:t>đến</w:t>
      </w:r>
      <w:proofErr w:type="spellEnd"/>
      <w:r w:rsidRPr="4DCF74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4DCF7466">
        <w:rPr>
          <w:rFonts w:ascii="Times New Roman" w:hAnsi="Times New Roman" w:cs="Times New Roman"/>
          <w:sz w:val="24"/>
          <w:szCs w:val="24"/>
        </w:rPr>
        <w:t>việc</w:t>
      </w:r>
      <w:proofErr w:type="spellEnd"/>
      <w:r w:rsidRPr="4DCF74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4DCF7466">
        <w:rPr>
          <w:rFonts w:ascii="Times New Roman" w:hAnsi="Times New Roman" w:cs="Times New Roman"/>
          <w:sz w:val="24"/>
          <w:szCs w:val="24"/>
        </w:rPr>
        <w:t>hình</w:t>
      </w:r>
      <w:proofErr w:type="spellEnd"/>
      <w:r w:rsidRPr="4DCF74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4DCF7466">
        <w:rPr>
          <w:rFonts w:ascii="Times New Roman" w:hAnsi="Times New Roman" w:cs="Times New Roman"/>
          <w:sz w:val="24"/>
          <w:szCs w:val="24"/>
        </w:rPr>
        <w:t>thành</w:t>
      </w:r>
      <w:proofErr w:type="spellEnd"/>
      <w:r w:rsidRPr="4DCF74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4DCF7466">
        <w:rPr>
          <w:rFonts w:ascii="Times New Roman" w:hAnsi="Times New Roman" w:cs="Times New Roman"/>
          <w:sz w:val="24"/>
          <w:szCs w:val="24"/>
        </w:rPr>
        <w:t>cấu</w:t>
      </w:r>
      <w:proofErr w:type="spellEnd"/>
      <w:r w:rsidRPr="4DCF74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4DCF7466">
        <w:rPr>
          <w:rFonts w:ascii="Times New Roman" w:hAnsi="Times New Roman" w:cs="Times New Roman"/>
          <w:sz w:val="24"/>
          <w:szCs w:val="24"/>
        </w:rPr>
        <w:t>trúc</w:t>
      </w:r>
      <w:proofErr w:type="spellEnd"/>
      <w:r w:rsidRPr="4DCF74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4DCF7466">
        <w:rPr>
          <w:rFonts w:ascii="Times New Roman" w:hAnsi="Times New Roman" w:cs="Times New Roman"/>
          <w:sz w:val="24"/>
          <w:szCs w:val="24"/>
        </w:rPr>
        <w:t>cây</w:t>
      </w:r>
      <w:proofErr w:type="spellEnd"/>
      <w:r w:rsidRPr="4DCF74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4DCF7466">
        <w:rPr>
          <w:rFonts w:ascii="Times New Roman" w:hAnsi="Times New Roman" w:cs="Times New Roman"/>
          <w:sz w:val="24"/>
          <w:szCs w:val="24"/>
        </w:rPr>
        <w:t>khác</w:t>
      </w:r>
      <w:proofErr w:type="spellEnd"/>
      <w:r w:rsidRPr="4DCF74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4DCF7466">
        <w:rPr>
          <w:rFonts w:ascii="Times New Roman" w:hAnsi="Times New Roman" w:cs="Times New Roman"/>
          <w:sz w:val="24"/>
          <w:szCs w:val="24"/>
        </w:rPr>
        <w:t>nhau</w:t>
      </w:r>
      <w:proofErr w:type="spellEnd"/>
      <w:r w:rsidRPr="4DCF7466">
        <w:rPr>
          <w:rFonts w:ascii="Times New Roman" w:hAnsi="Times New Roman" w:cs="Times New Roman"/>
          <w:sz w:val="24"/>
          <w:szCs w:val="24"/>
        </w:rPr>
        <w:t>.</w:t>
      </w:r>
    </w:p>
    <w:p w14:paraId="54AD6749" w14:textId="5A3C9586" w:rsidR="1D8A7A0D" w:rsidRDefault="7BE51BA4" w:rsidP="4DCF7466">
      <w:pPr>
        <w:pStyle w:val="ListParagraph"/>
        <w:numPr>
          <w:ilvl w:val="0"/>
          <w:numId w:val="31"/>
        </w:numPr>
        <w:spacing w:before="240" w:after="240"/>
        <w:rPr>
          <w:rFonts w:ascii="Times New Roman" w:hAnsi="Times New Roman" w:cs="Times New Roman"/>
          <w:sz w:val="24"/>
          <w:szCs w:val="24"/>
        </w:rPr>
      </w:pPr>
      <w:proofErr w:type="spellStart"/>
      <w:r w:rsidRPr="4DCF7466">
        <w:rPr>
          <w:rFonts w:ascii="Times New Roman" w:hAnsi="Times New Roman" w:cs="Times New Roman"/>
          <w:sz w:val="24"/>
          <w:szCs w:val="24"/>
        </w:rPr>
        <w:t>Việc</w:t>
      </w:r>
      <w:proofErr w:type="spellEnd"/>
      <w:r w:rsidRPr="4DCF74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4DCF7466">
        <w:rPr>
          <w:rFonts w:ascii="Times New Roman" w:hAnsi="Times New Roman" w:cs="Times New Roman"/>
          <w:sz w:val="24"/>
          <w:szCs w:val="24"/>
        </w:rPr>
        <w:t>kết</w:t>
      </w:r>
      <w:proofErr w:type="spellEnd"/>
      <w:r w:rsidRPr="4DCF74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4DCF7466">
        <w:rPr>
          <w:rFonts w:ascii="Times New Roman" w:hAnsi="Times New Roman" w:cs="Times New Roman"/>
          <w:sz w:val="24"/>
          <w:szCs w:val="24"/>
        </w:rPr>
        <w:t>hợp</w:t>
      </w:r>
      <w:proofErr w:type="spellEnd"/>
      <w:r w:rsidRPr="4DCF7466">
        <w:rPr>
          <w:rFonts w:ascii="Times New Roman" w:hAnsi="Times New Roman" w:cs="Times New Roman"/>
          <w:sz w:val="24"/>
          <w:szCs w:val="24"/>
        </w:rPr>
        <w:t xml:space="preserve"> </w:t>
      </w:r>
      <w:r w:rsidRPr="4DCF7466">
        <w:rPr>
          <w:rFonts w:ascii="Times New Roman" w:hAnsi="Times New Roman" w:cs="Times New Roman"/>
          <w:i/>
          <w:iCs/>
          <w:sz w:val="24"/>
          <w:szCs w:val="24"/>
        </w:rPr>
        <w:t>Bootstrapping</w:t>
      </w:r>
      <w:r w:rsidRPr="4DCF7466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4DCF7466">
        <w:rPr>
          <w:rFonts w:ascii="Times New Roman" w:hAnsi="Times New Roman" w:cs="Times New Roman"/>
          <w:sz w:val="24"/>
          <w:szCs w:val="24"/>
        </w:rPr>
        <w:t>lấy</w:t>
      </w:r>
      <w:proofErr w:type="spellEnd"/>
      <w:r w:rsidRPr="4DCF74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4DCF7466">
        <w:rPr>
          <w:rFonts w:ascii="Times New Roman" w:hAnsi="Times New Roman" w:cs="Times New Roman"/>
          <w:sz w:val="24"/>
          <w:szCs w:val="24"/>
        </w:rPr>
        <w:t>mẫu</w:t>
      </w:r>
      <w:proofErr w:type="spellEnd"/>
      <w:r w:rsidRPr="4DCF7466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4DCF7466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4DCF7466">
        <w:rPr>
          <w:rFonts w:ascii="Times New Roman" w:hAnsi="Times New Roman" w:cs="Times New Roman"/>
          <w:sz w:val="24"/>
          <w:szCs w:val="24"/>
        </w:rPr>
        <w:t xml:space="preserve"> </w:t>
      </w:r>
      <w:r w:rsidRPr="4DCF7466">
        <w:rPr>
          <w:rFonts w:ascii="Times New Roman" w:hAnsi="Times New Roman" w:cs="Times New Roman"/>
          <w:i/>
          <w:iCs/>
          <w:sz w:val="24"/>
          <w:szCs w:val="24"/>
        </w:rPr>
        <w:t>Aggregating</w:t>
      </w:r>
      <w:r w:rsidRPr="4DCF7466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4DCF7466">
        <w:rPr>
          <w:rFonts w:ascii="Times New Roman" w:hAnsi="Times New Roman" w:cs="Times New Roman"/>
          <w:sz w:val="24"/>
          <w:szCs w:val="24"/>
        </w:rPr>
        <w:t>tổng</w:t>
      </w:r>
      <w:proofErr w:type="spellEnd"/>
      <w:r w:rsidRPr="4DCF74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4DCF7466">
        <w:rPr>
          <w:rFonts w:ascii="Times New Roman" w:hAnsi="Times New Roman" w:cs="Times New Roman"/>
          <w:sz w:val="24"/>
          <w:szCs w:val="24"/>
        </w:rPr>
        <w:t>hợp</w:t>
      </w:r>
      <w:proofErr w:type="spellEnd"/>
      <w:r w:rsidRPr="4DCF74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4DCF7466">
        <w:rPr>
          <w:rFonts w:ascii="Times New Roman" w:hAnsi="Times New Roman" w:cs="Times New Roman"/>
          <w:sz w:val="24"/>
          <w:szCs w:val="24"/>
        </w:rPr>
        <w:t>kết</w:t>
      </w:r>
      <w:proofErr w:type="spellEnd"/>
      <w:r w:rsidRPr="4DCF74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4DCF7466">
        <w:rPr>
          <w:rFonts w:ascii="Times New Roman" w:hAnsi="Times New Roman" w:cs="Times New Roman"/>
          <w:sz w:val="24"/>
          <w:szCs w:val="24"/>
        </w:rPr>
        <w:t>quả</w:t>
      </w:r>
      <w:proofErr w:type="spellEnd"/>
      <w:r w:rsidRPr="4DCF7466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4DCF7466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4DCF74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4DCF7466">
        <w:rPr>
          <w:rFonts w:ascii="Times New Roman" w:hAnsi="Times New Roman" w:cs="Times New Roman"/>
          <w:sz w:val="24"/>
          <w:szCs w:val="24"/>
        </w:rPr>
        <w:t>gọi</w:t>
      </w:r>
      <w:proofErr w:type="spellEnd"/>
      <w:r w:rsidRPr="4DCF74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4DCF7466">
        <w:rPr>
          <w:rFonts w:ascii="Times New Roman" w:hAnsi="Times New Roman" w:cs="Times New Roman"/>
          <w:sz w:val="24"/>
          <w:szCs w:val="24"/>
        </w:rPr>
        <w:t>tắt</w:t>
      </w:r>
      <w:proofErr w:type="spellEnd"/>
      <w:r w:rsidRPr="4DCF74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4DCF7466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4DCF7466">
        <w:rPr>
          <w:rFonts w:ascii="Times New Roman" w:hAnsi="Times New Roman" w:cs="Times New Roman"/>
          <w:sz w:val="24"/>
          <w:szCs w:val="24"/>
        </w:rPr>
        <w:t xml:space="preserve"> Bagging.</w:t>
      </w:r>
    </w:p>
    <w:p w14:paraId="61E072A8" w14:textId="049BA696" w:rsidR="1D8A7A0D" w:rsidRDefault="33F97114" w:rsidP="4DCF7466">
      <w:pPr>
        <w:pStyle w:val="ListParagraph"/>
        <w:numPr>
          <w:ilvl w:val="0"/>
          <w:numId w:val="31"/>
        </w:numPr>
        <w:spacing w:before="240" w:after="240"/>
      </w:pPr>
      <w:r>
        <w:rPr>
          <w:noProof/>
        </w:rPr>
        <w:lastRenderedPageBreak/>
        <w:drawing>
          <wp:inline distT="0" distB="0" distL="0" distR="0" wp14:anchorId="1CE259FD" wp14:editId="2DCFC638">
            <wp:extent cx="5257800" cy="2943225"/>
            <wp:effectExtent l="0" t="0" r="0" b="0"/>
            <wp:docPr id="31926743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267437" name="Picture 319267437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E920F" w14:textId="50A440BF" w:rsidR="1D8A7A0D" w:rsidRDefault="7BE51BA4" w:rsidP="4DCF7466">
      <w:pPr>
        <w:spacing w:before="240" w:after="240"/>
      </w:pPr>
      <w:r w:rsidRPr="4DCF7466">
        <w:rPr>
          <w:rFonts w:ascii="Times New Roman" w:hAnsi="Times New Roman" w:cs="Times New Roman"/>
          <w:bCs/>
          <w:sz w:val="24"/>
          <w:szCs w:val="24"/>
        </w:rPr>
        <w:t xml:space="preserve">4. </w:t>
      </w:r>
      <w:proofErr w:type="spellStart"/>
      <w:r w:rsidRPr="4DCF7466">
        <w:rPr>
          <w:rFonts w:ascii="Times New Roman" w:hAnsi="Times New Roman" w:cs="Times New Roman"/>
          <w:bCs/>
          <w:sz w:val="24"/>
          <w:szCs w:val="24"/>
        </w:rPr>
        <w:t>Ngẫu</w:t>
      </w:r>
      <w:proofErr w:type="spellEnd"/>
      <w:r w:rsidRPr="4DCF7466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4DCF7466">
        <w:rPr>
          <w:rFonts w:ascii="Times New Roman" w:hAnsi="Times New Roman" w:cs="Times New Roman"/>
          <w:bCs/>
          <w:sz w:val="24"/>
          <w:szCs w:val="24"/>
        </w:rPr>
        <w:t>nhiên</w:t>
      </w:r>
      <w:proofErr w:type="spellEnd"/>
      <w:r w:rsidRPr="4DCF7466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4DCF7466">
        <w:rPr>
          <w:rFonts w:ascii="Times New Roman" w:hAnsi="Times New Roman" w:cs="Times New Roman"/>
          <w:bCs/>
          <w:sz w:val="24"/>
          <w:szCs w:val="24"/>
        </w:rPr>
        <w:t>hóa</w:t>
      </w:r>
      <w:proofErr w:type="spellEnd"/>
      <w:r w:rsidRPr="4DCF7466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4DCF7466">
        <w:rPr>
          <w:rFonts w:ascii="Times New Roman" w:hAnsi="Times New Roman" w:cs="Times New Roman"/>
          <w:bCs/>
          <w:sz w:val="24"/>
          <w:szCs w:val="24"/>
        </w:rPr>
        <w:t>đặc</w:t>
      </w:r>
      <w:proofErr w:type="spellEnd"/>
      <w:r w:rsidRPr="4DCF7466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4DCF7466">
        <w:rPr>
          <w:rFonts w:ascii="Times New Roman" w:hAnsi="Times New Roman" w:cs="Times New Roman"/>
          <w:bCs/>
          <w:sz w:val="24"/>
          <w:szCs w:val="24"/>
        </w:rPr>
        <w:t>trưng</w:t>
      </w:r>
      <w:proofErr w:type="spellEnd"/>
      <w:r w:rsidRPr="4DCF7466">
        <w:rPr>
          <w:rFonts w:ascii="Times New Roman" w:hAnsi="Times New Roman" w:cs="Times New Roman"/>
          <w:bCs/>
          <w:sz w:val="24"/>
          <w:szCs w:val="24"/>
        </w:rPr>
        <w:t xml:space="preserve"> (Feature Randomness)</w:t>
      </w:r>
    </w:p>
    <w:p w14:paraId="65AA5DEF" w14:textId="05E3A1E2" w:rsidR="1D8A7A0D" w:rsidRDefault="7BE51BA4" w:rsidP="4DCF7466">
      <w:pPr>
        <w:spacing w:before="240" w:after="240"/>
      </w:pPr>
      <w:r w:rsidRPr="4DCF74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4DCF7466">
        <w:rPr>
          <w:rFonts w:ascii="Times New Roman" w:hAnsi="Times New Roman" w:cs="Times New Roman"/>
          <w:sz w:val="24"/>
          <w:szCs w:val="24"/>
        </w:rPr>
        <w:t>Ngoài</w:t>
      </w:r>
      <w:proofErr w:type="spellEnd"/>
      <w:r w:rsidRPr="4DCF74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4DCF7466">
        <w:rPr>
          <w:rFonts w:ascii="Times New Roman" w:hAnsi="Times New Roman" w:cs="Times New Roman"/>
          <w:sz w:val="24"/>
          <w:szCs w:val="24"/>
        </w:rPr>
        <w:t>việc</w:t>
      </w:r>
      <w:proofErr w:type="spellEnd"/>
      <w:r w:rsidRPr="4DCF74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4DCF7466">
        <w:rPr>
          <w:rFonts w:ascii="Times New Roman" w:hAnsi="Times New Roman" w:cs="Times New Roman"/>
          <w:sz w:val="24"/>
          <w:szCs w:val="24"/>
        </w:rPr>
        <w:t>ngẫu</w:t>
      </w:r>
      <w:proofErr w:type="spellEnd"/>
      <w:r w:rsidRPr="4DCF74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4DCF7466">
        <w:rPr>
          <w:rFonts w:ascii="Times New Roman" w:hAnsi="Times New Roman" w:cs="Times New Roman"/>
          <w:sz w:val="24"/>
          <w:szCs w:val="24"/>
        </w:rPr>
        <w:t>nhiên</w:t>
      </w:r>
      <w:proofErr w:type="spellEnd"/>
      <w:r w:rsidRPr="4DCF74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4DCF7466">
        <w:rPr>
          <w:rFonts w:ascii="Times New Roman" w:hAnsi="Times New Roman" w:cs="Times New Roman"/>
          <w:sz w:val="24"/>
          <w:szCs w:val="24"/>
        </w:rPr>
        <w:t>về</w:t>
      </w:r>
      <w:proofErr w:type="spellEnd"/>
      <w:r w:rsidRPr="4DCF74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4DCF7466">
        <w:rPr>
          <w:rFonts w:ascii="Times New Roman" w:hAnsi="Times New Roman" w:cs="Times New Roman"/>
          <w:sz w:val="24"/>
          <w:szCs w:val="24"/>
        </w:rPr>
        <w:t>dữ</w:t>
      </w:r>
      <w:proofErr w:type="spellEnd"/>
      <w:r w:rsidRPr="4DCF74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4DCF7466">
        <w:rPr>
          <w:rFonts w:ascii="Times New Roman" w:hAnsi="Times New Roman" w:cs="Times New Roman"/>
          <w:sz w:val="24"/>
          <w:szCs w:val="24"/>
        </w:rPr>
        <w:t>liệu</w:t>
      </w:r>
      <w:proofErr w:type="spellEnd"/>
      <w:r w:rsidRPr="4DCF7466">
        <w:rPr>
          <w:rFonts w:ascii="Times New Roman" w:hAnsi="Times New Roman" w:cs="Times New Roman"/>
          <w:sz w:val="24"/>
          <w:szCs w:val="24"/>
        </w:rPr>
        <w:t xml:space="preserve">, Random Forest </w:t>
      </w:r>
      <w:proofErr w:type="spellStart"/>
      <w:r w:rsidRPr="4DCF7466">
        <w:rPr>
          <w:rFonts w:ascii="Times New Roman" w:hAnsi="Times New Roman" w:cs="Times New Roman"/>
          <w:sz w:val="24"/>
          <w:szCs w:val="24"/>
        </w:rPr>
        <w:t>còn</w:t>
      </w:r>
      <w:proofErr w:type="spellEnd"/>
      <w:r w:rsidRPr="4DCF74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4DCF7466">
        <w:rPr>
          <w:rFonts w:ascii="Times New Roman" w:hAnsi="Times New Roman" w:cs="Times New Roman"/>
          <w:sz w:val="24"/>
          <w:szCs w:val="24"/>
        </w:rPr>
        <w:t>ngẫu</w:t>
      </w:r>
      <w:proofErr w:type="spellEnd"/>
      <w:r w:rsidRPr="4DCF74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4DCF7466">
        <w:rPr>
          <w:rFonts w:ascii="Times New Roman" w:hAnsi="Times New Roman" w:cs="Times New Roman"/>
          <w:sz w:val="24"/>
          <w:szCs w:val="24"/>
        </w:rPr>
        <w:t>nhiên</w:t>
      </w:r>
      <w:proofErr w:type="spellEnd"/>
      <w:r w:rsidRPr="4DCF74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4DCF7466">
        <w:rPr>
          <w:rFonts w:ascii="Times New Roman" w:hAnsi="Times New Roman" w:cs="Times New Roman"/>
          <w:sz w:val="24"/>
          <w:szCs w:val="24"/>
        </w:rPr>
        <w:t>về</w:t>
      </w:r>
      <w:proofErr w:type="spellEnd"/>
      <w:r w:rsidRPr="4DCF74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4DCF7466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4DCF74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4DCF7466">
        <w:rPr>
          <w:rFonts w:ascii="Times New Roman" w:hAnsi="Times New Roman" w:cs="Times New Roman"/>
          <w:sz w:val="24"/>
          <w:szCs w:val="24"/>
        </w:rPr>
        <w:t>biến</w:t>
      </w:r>
      <w:proofErr w:type="spellEnd"/>
      <w:r w:rsidRPr="4DCF74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4DCF7466">
        <w:rPr>
          <w:rFonts w:ascii="Times New Roman" w:hAnsi="Times New Roman" w:cs="Times New Roman"/>
          <w:sz w:val="24"/>
          <w:szCs w:val="24"/>
        </w:rPr>
        <w:t>đầu</w:t>
      </w:r>
      <w:proofErr w:type="spellEnd"/>
      <w:r w:rsidRPr="4DCF74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4DCF7466">
        <w:rPr>
          <w:rFonts w:ascii="Times New Roman" w:hAnsi="Times New Roman" w:cs="Times New Roman"/>
          <w:sz w:val="24"/>
          <w:szCs w:val="24"/>
        </w:rPr>
        <w:t>vào</w:t>
      </w:r>
      <w:proofErr w:type="spellEnd"/>
      <w:r w:rsidRPr="4DCF7466">
        <w:rPr>
          <w:rFonts w:ascii="Times New Roman" w:hAnsi="Times New Roman" w:cs="Times New Roman"/>
          <w:sz w:val="24"/>
          <w:szCs w:val="24"/>
        </w:rPr>
        <w:t xml:space="preserve"> (features) </w:t>
      </w:r>
      <w:proofErr w:type="spellStart"/>
      <w:r w:rsidRPr="4DCF7466">
        <w:rPr>
          <w:rFonts w:ascii="Times New Roman" w:hAnsi="Times New Roman" w:cs="Times New Roman"/>
          <w:sz w:val="24"/>
          <w:szCs w:val="24"/>
        </w:rPr>
        <w:t>tại</w:t>
      </w:r>
      <w:proofErr w:type="spellEnd"/>
      <w:r w:rsidRPr="4DCF74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4DCF7466">
        <w:rPr>
          <w:rFonts w:ascii="Times New Roman" w:hAnsi="Times New Roman" w:cs="Times New Roman"/>
          <w:sz w:val="24"/>
          <w:szCs w:val="24"/>
        </w:rPr>
        <w:t>mỗi</w:t>
      </w:r>
      <w:proofErr w:type="spellEnd"/>
      <w:r w:rsidRPr="4DCF74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4DCF7466">
        <w:rPr>
          <w:rFonts w:ascii="Times New Roman" w:hAnsi="Times New Roman" w:cs="Times New Roman"/>
          <w:sz w:val="24"/>
          <w:szCs w:val="24"/>
        </w:rPr>
        <w:t>nút</w:t>
      </w:r>
      <w:proofErr w:type="spellEnd"/>
      <w:r w:rsidRPr="4DCF74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4DCF7466">
        <w:rPr>
          <w:rFonts w:ascii="Times New Roman" w:hAnsi="Times New Roman" w:cs="Times New Roman"/>
          <w:sz w:val="24"/>
          <w:szCs w:val="24"/>
        </w:rPr>
        <w:t>phân</w:t>
      </w:r>
      <w:proofErr w:type="spellEnd"/>
      <w:r w:rsidRPr="4DCF7466">
        <w:rPr>
          <w:rFonts w:ascii="Times New Roman" w:hAnsi="Times New Roman" w:cs="Times New Roman"/>
          <w:sz w:val="24"/>
          <w:szCs w:val="24"/>
        </w:rPr>
        <w:t xml:space="preserve"> chia:</w:t>
      </w:r>
    </w:p>
    <w:p w14:paraId="42CC3139" w14:textId="64169179" w:rsidR="1D8A7A0D" w:rsidRDefault="7BE51BA4" w:rsidP="4DCF7466">
      <w:pPr>
        <w:pStyle w:val="ListParagraph"/>
        <w:numPr>
          <w:ilvl w:val="0"/>
          <w:numId w:val="30"/>
        </w:num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4DCF7466">
        <w:rPr>
          <w:rFonts w:ascii="Times New Roman" w:hAnsi="Times New Roman" w:cs="Times New Roman"/>
          <w:sz w:val="24"/>
          <w:szCs w:val="24"/>
        </w:rPr>
        <w:t xml:space="preserve">Trong </w:t>
      </w:r>
      <w:proofErr w:type="spellStart"/>
      <w:r w:rsidRPr="4DCF7466">
        <w:rPr>
          <w:rFonts w:ascii="Times New Roman" w:hAnsi="Times New Roman" w:cs="Times New Roman"/>
          <w:sz w:val="24"/>
          <w:szCs w:val="24"/>
        </w:rPr>
        <w:t>cây</w:t>
      </w:r>
      <w:proofErr w:type="spellEnd"/>
      <w:r w:rsidRPr="4DCF74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4DCF7466">
        <w:rPr>
          <w:rFonts w:ascii="Times New Roman" w:hAnsi="Times New Roman" w:cs="Times New Roman"/>
          <w:sz w:val="24"/>
          <w:szCs w:val="24"/>
        </w:rPr>
        <w:t>quyết</w:t>
      </w:r>
      <w:proofErr w:type="spellEnd"/>
      <w:r w:rsidRPr="4DCF74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4DCF7466">
        <w:rPr>
          <w:rFonts w:ascii="Times New Roman" w:hAnsi="Times New Roman" w:cs="Times New Roman"/>
          <w:sz w:val="24"/>
          <w:szCs w:val="24"/>
        </w:rPr>
        <w:t>định</w:t>
      </w:r>
      <w:proofErr w:type="spellEnd"/>
      <w:r w:rsidRPr="4DCF74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4DCF7466">
        <w:rPr>
          <w:rFonts w:ascii="Times New Roman" w:hAnsi="Times New Roman" w:cs="Times New Roman"/>
          <w:sz w:val="24"/>
          <w:szCs w:val="24"/>
        </w:rPr>
        <w:t>thông</w:t>
      </w:r>
      <w:proofErr w:type="spellEnd"/>
      <w:r w:rsidRPr="4DCF74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4DCF7466">
        <w:rPr>
          <w:rFonts w:ascii="Times New Roman" w:hAnsi="Times New Roman" w:cs="Times New Roman"/>
          <w:sz w:val="24"/>
          <w:szCs w:val="24"/>
        </w:rPr>
        <w:t>thường</w:t>
      </w:r>
      <w:proofErr w:type="spellEnd"/>
      <w:r w:rsidRPr="4DCF746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4DCF7466">
        <w:rPr>
          <w:rFonts w:ascii="Times New Roman" w:hAnsi="Times New Roman" w:cs="Times New Roman"/>
          <w:sz w:val="24"/>
          <w:szCs w:val="24"/>
        </w:rPr>
        <w:t>thuật</w:t>
      </w:r>
      <w:proofErr w:type="spellEnd"/>
      <w:r w:rsidRPr="4DCF74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4DCF7466">
        <w:rPr>
          <w:rFonts w:ascii="Times New Roman" w:hAnsi="Times New Roman" w:cs="Times New Roman"/>
          <w:sz w:val="24"/>
          <w:szCs w:val="24"/>
        </w:rPr>
        <w:t>toán</w:t>
      </w:r>
      <w:proofErr w:type="spellEnd"/>
      <w:r w:rsidRPr="4DCF74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4DCF7466">
        <w:rPr>
          <w:rFonts w:ascii="Times New Roman" w:hAnsi="Times New Roman" w:cs="Times New Roman"/>
          <w:sz w:val="24"/>
          <w:szCs w:val="24"/>
        </w:rPr>
        <w:t>xem</w:t>
      </w:r>
      <w:proofErr w:type="spellEnd"/>
      <w:r w:rsidRPr="4DCF74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4DCF7466">
        <w:rPr>
          <w:rFonts w:ascii="Times New Roman" w:hAnsi="Times New Roman" w:cs="Times New Roman"/>
          <w:sz w:val="24"/>
          <w:szCs w:val="24"/>
        </w:rPr>
        <w:t>xét</w:t>
      </w:r>
      <w:proofErr w:type="spellEnd"/>
      <w:r w:rsidRPr="4DCF74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4DCF7466">
        <w:rPr>
          <w:rFonts w:ascii="Times New Roman" w:hAnsi="Times New Roman" w:cs="Times New Roman"/>
          <w:sz w:val="24"/>
          <w:szCs w:val="24"/>
        </w:rPr>
        <w:t>tất</w:t>
      </w:r>
      <w:proofErr w:type="spellEnd"/>
      <w:r w:rsidRPr="4DCF74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4DCF7466">
        <w:rPr>
          <w:rFonts w:ascii="Times New Roman" w:hAnsi="Times New Roman" w:cs="Times New Roman"/>
          <w:sz w:val="24"/>
          <w:szCs w:val="24"/>
        </w:rPr>
        <w:t>cả</w:t>
      </w:r>
      <w:proofErr w:type="spellEnd"/>
      <w:r w:rsidRPr="4DCF74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4DCF7466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4DCF74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4DCF7466">
        <w:rPr>
          <w:rFonts w:ascii="Times New Roman" w:hAnsi="Times New Roman" w:cs="Times New Roman"/>
          <w:sz w:val="24"/>
          <w:szCs w:val="24"/>
        </w:rPr>
        <w:t>đặc</w:t>
      </w:r>
      <w:proofErr w:type="spellEnd"/>
      <w:r w:rsidRPr="4DCF74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4DCF7466">
        <w:rPr>
          <w:rFonts w:ascii="Times New Roman" w:hAnsi="Times New Roman" w:cs="Times New Roman"/>
          <w:sz w:val="24"/>
          <w:szCs w:val="24"/>
        </w:rPr>
        <w:t>trưng</w:t>
      </w:r>
      <w:proofErr w:type="spellEnd"/>
      <w:r w:rsidRPr="4DCF74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4DCF7466">
        <w:rPr>
          <w:rFonts w:ascii="Times New Roman" w:hAnsi="Times New Roman" w:cs="Times New Roman"/>
          <w:sz w:val="24"/>
          <w:szCs w:val="24"/>
        </w:rPr>
        <w:t>để</w:t>
      </w:r>
      <w:proofErr w:type="spellEnd"/>
      <w:r w:rsidRPr="4DCF74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4DCF7466">
        <w:rPr>
          <w:rFonts w:ascii="Times New Roman" w:hAnsi="Times New Roman" w:cs="Times New Roman"/>
          <w:sz w:val="24"/>
          <w:szCs w:val="24"/>
        </w:rPr>
        <w:t>tìm</w:t>
      </w:r>
      <w:proofErr w:type="spellEnd"/>
      <w:r w:rsidRPr="4DCF74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4DCF7466">
        <w:rPr>
          <w:rFonts w:ascii="Times New Roman" w:hAnsi="Times New Roman" w:cs="Times New Roman"/>
          <w:sz w:val="24"/>
          <w:szCs w:val="24"/>
        </w:rPr>
        <w:t>ra</w:t>
      </w:r>
      <w:proofErr w:type="spellEnd"/>
      <w:r w:rsidRPr="4DCF74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4DCF7466">
        <w:rPr>
          <w:rFonts w:ascii="Times New Roman" w:hAnsi="Times New Roman" w:cs="Times New Roman"/>
          <w:sz w:val="24"/>
          <w:szCs w:val="24"/>
        </w:rPr>
        <w:t>điểm</w:t>
      </w:r>
      <w:proofErr w:type="spellEnd"/>
      <w:r w:rsidRPr="4DCF74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4DCF7466">
        <w:rPr>
          <w:rFonts w:ascii="Times New Roman" w:hAnsi="Times New Roman" w:cs="Times New Roman"/>
          <w:sz w:val="24"/>
          <w:szCs w:val="24"/>
        </w:rPr>
        <w:t>cắt</w:t>
      </w:r>
      <w:proofErr w:type="spellEnd"/>
      <w:r w:rsidRPr="4DCF74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4DCF7466">
        <w:rPr>
          <w:rFonts w:ascii="Times New Roman" w:hAnsi="Times New Roman" w:cs="Times New Roman"/>
          <w:sz w:val="24"/>
          <w:szCs w:val="24"/>
        </w:rPr>
        <w:t>tốt</w:t>
      </w:r>
      <w:proofErr w:type="spellEnd"/>
      <w:r w:rsidRPr="4DCF74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4DCF7466">
        <w:rPr>
          <w:rFonts w:ascii="Times New Roman" w:hAnsi="Times New Roman" w:cs="Times New Roman"/>
          <w:sz w:val="24"/>
          <w:szCs w:val="24"/>
        </w:rPr>
        <w:t>nhất</w:t>
      </w:r>
      <w:proofErr w:type="spellEnd"/>
      <w:r w:rsidRPr="4DCF7466">
        <w:rPr>
          <w:rFonts w:ascii="Times New Roman" w:hAnsi="Times New Roman" w:cs="Times New Roman"/>
          <w:sz w:val="24"/>
          <w:szCs w:val="24"/>
        </w:rPr>
        <w:t>.</w:t>
      </w:r>
    </w:p>
    <w:p w14:paraId="1EC33521" w14:textId="60594E2C" w:rsidR="1D8A7A0D" w:rsidRDefault="7BE51BA4" w:rsidP="4DCF7466">
      <w:pPr>
        <w:pStyle w:val="ListParagraph"/>
        <w:numPr>
          <w:ilvl w:val="0"/>
          <w:numId w:val="30"/>
        </w:num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4DCF7466">
        <w:rPr>
          <w:rFonts w:ascii="Times New Roman" w:hAnsi="Times New Roman" w:cs="Times New Roman"/>
          <w:sz w:val="24"/>
          <w:szCs w:val="24"/>
        </w:rPr>
        <w:t xml:space="preserve">Trong Random Forest, </w:t>
      </w:r>
      <w:proofErr w:type="spellStart"/>
      <w:r w:rsidRPr="4DCF7466">
        <w:rPr>
          <w:rFonts w:ascii="Times New Roman" w:hAnsi="Times New Roman" w:cs="Times New Roman"/>
          <w:sz w:val="24"/>
          <w:szCs w:val="24"/>
        </w:rPr>
        <w:t>tại</w:t>
      </w:r>
      <w:proofErr w:type="spellEnd"/>
      <w:r w:rsidRPr="4DCF74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4DCF7466">
        <w:rPr>
          <w:rFonts w:ascii="Times New Roman" w:hAnsi="Times New Roman" w:cs="Times New Roman"/>
          <w:sz w:val="24"/>
          <w:szCs w:val="24"/>
        </w:rPr>
        <w:t>mỗi</w:t>
      </w:r>
      <w:proofErr w:type="spellEnd"/>
      <w:r w:rsidRPr="4DCF74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4DCF7466">
        <w:rPr>
          <w:rFonts w:ascii="Times New Roman" w:hAnsi="Times New Roman" w:cs="Times New Roman"/>
          <w:sz w:val="24"/>
          <w:szCs w:val="24"/>
        </w:rPr>
        <w:t>nút</w:t>
      </w:r>
      <w:proofErr w:type="spellEnd"/>
      <w:r w:rsidRPr="4DCF746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4DCF7466">
        <w:rPr>
          <w:rFonts w:ascii="Times New Roman" w:hAnsi="Times New Roman" w:cs="Times New Roman"/>
          <w:sz w:val="24"/>
          <w:szCs w:val="24"/>
        </w:rPr>
        <w:t>cây</w:t>
      </w:r>
      <w:proofErr w:type="spellEnd"/>
      <w:r w:rsidRPr="4DCF74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4DCF7466">
        <w:rPr>
          <w:rFonts w:ascii="Times New Roman" w:hAnsi="Times New Roman" w:cs="Times New Roman"/>
          <w:sz w:val="24"/>
          <w:szCs w:val="24"/>
        </w:rPr>
        <w:t>bị</w:t>
      </w:r>
      <w:proofErr w:type="spellEnd"/>
      <w:r w:rsidRPr="4DCF74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4DCF7466">
        <w:rPr>
          <w:rFonts w:ascii="Times New Roman" w:hAnsi="Times New Roman" w:cs="Times New Roman"/>
          <w:sz w:val="24"/>
          <w:szCs w:val="24"/>
        </w:rPr>
        <w:t>giới</w:t>
      </w:r>
      <w:proofErr w:type="spellEnd"/>
      <w:r w:rsidRPr="4DCF74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4DCF7466">
        <w:rPr>
          <w:rFonts w:ascii="Times New Roman" w:hAnsi="Times New Roman" w:cs="Times New Roman"/>
          <w:sz w:val="24"/>
          <w:szCs w:val="24"/>
        </w:rPr>
        <w:t>hạn</w:t>
      </w:r>
      <w:proofErr w:type="spellEnd"/>
      <w:r w:rsidRPr="4DCF74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4DCF7466">
        <w:rPr>
          <w:rFonts w:ascii="Times New Roman" w:hAnsi="Times New Roman" w:cs="Times New Roman"/>
          <w:sz w:val="24"/>
          <w:szCs w:val="24"/>
        </w:rPr>
        <w:t>chỉ</w:t>
      </w:r>
      <w:proofErr w:type="spellEnd"/>
      <w:r w:rsidRPr="4DCF74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4DCF7466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4DCF74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4DCF7466">
        <w:rPr>
          <w:rFonts w:ascii="Times New Roman" w:hAnsi="Times New Roman" w:cs="Times New Roman"/>
          <w:sz w:val="24"/>
          <w:szCs w:val="24"/>
        </w:rPr>
        <w:t>xem</w:t>
      </w:r>
      <w:proofErr w:type="spellEnd"/>
      <w:r w:rsidRPr="4DCF74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4DCF7466">
        <w:rPr>
          <w:rFonts w:ascii="Times New Roman" w:hAnsi="Times New Roman" w:cs="Times New Roman"/>
          <w:sz w:val="24"/>
          <w:szCs w:val="24"/>
        </w:rPr>
        <w:t>xét</w:t>
      </w:r>
      <w:proofErr w:type="spellEnd"/>
      <w:r w:rsidRPr="4DCF74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4DCF7466">
        <w:rPr>
          <w:rFonts w:ascii="Times New Roman" w:hAnsi="Times New Roman" w:cs="Times New Roman"/>
          <w:sz w:val="24"/>
          <w:szCs w:val="24"/>
        </w:rPr>
        <w:t>một</w:t>
      </w:r>
      <w:proofErr w:type="spellEnd"/>
      <w:r w:rsidRPr="4DCF74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4DCF7466">
        <w:rPr>
          <w:rFonts w:ascii="Times New Roman" w:hAnsi="Times New Roman" w:cs="Times New Roman"/>
          <w:sz w:val="24"/>
          <w:szCs w:val="24"/>
        </w:rPr>
        <w:t>tập</w:t>
      </w:r>
      <w:proofErr w:type="spellEnd"/>
      <w:r w:rsidRPr="4DCF7466">
        <w:rPr>
          <w:rFonts w:ascii="Times New Roman" w:hAnsi="Times New Roman" w:cs="Times New Roman"/>
          <w:sz w:val="24"/>
          <w:szCs w:val="24"/>
        </w:rPr>
        <w:t xml:space="preserve"> con </w:t>
      </w:r>
      <w:proofErr w:type="spellStart"/>
      <w:r w:rsidRPr="4DCF7466">
        <w:rPr>
          <w:rFonts w:ascii="Times New Roman" w:hAnsi="Times New Roman" w:cs="Times New Roman"/>
          <w:sz w:val="24"/>
          <w:szCs w:val="24"/>
        </w:rPr>
        <w:t>ngẫu</w:t>
      </w:r>
      <w:proofErr w:type="spellEnd"/>
      <w:r w:rsidRPr="4DCF74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4DCF7466">
        <w:rPr>
          <w:rFonts w:ascii="Times New Roman" w:hAnsi="Times New Roman" w:cs="Times New Roman"/>
          <w:sz w:val="24"/>
          <w:szCs w:val="24"/>
        </w:rPr>
        <w:t>nhiên</w:t>
      </w:r>
      <w:proofErr w:type="spellEnd"/>
      <w:r w:rsidRPr="4DCF74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4DCF7466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4DCF74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4DCF7466">
        <w:rPr>
          <w:rFonts w:ascii="Times New Roman" w:hAnsi="Times New Roman" w:cs="Times New Roman"/>
          <w:sz w:val="24"/>
          <w:szCs w:val="24"/>
        </w:rPr>
        <w:t>đặc</w:t>
      </w:r>
      <w:proofErr w:type="spellEnd"/>
      <w:r w:rsidRPr="4DCF74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4DCF7466">
        <w:rPr>
          <w:rFonts w:ascii="Times New Roman" w:hAnsi="Times New Roman" w:cs="Times New Roman"/>
          <w:sz w:val="24"/>
          <w:szCs w:val="24"/>
        </w:rPr>
        <w:t>trưng</w:t>
      </w:r>
      <w:proofErr w:type="spellEnd"/>
      <w:r w:rsidRPr="4DCF7466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4DCF7466">
        <w:rPr>
          <w:rFonts w:ascii="Times New Roman" w:hAnsi="Times New Roman" w:cs="Times New Roman"/>
          <w:sz w:val="24"/>
          <w:szCs w:val="24"/>
        </w:rPr>
        <w:t>ví</w:t>
      </w:r>
      <w:proofErr w:type="spellEnd"/>
      <w:r w:rsidRPr="4DCF74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4DCF7466">
        <w:rPr>
          <w:rFonts w:ascii="Times New Roman" w:hAnsi="Times New Roman" w:cs="Times New Roman"/>
          <w:sz w:val="24"/>
          <w:szCs w:val="24"/>
        </w:rPr>
        <w:t>dụ</w:t>
      </w:r>
      <w:proofErr w:type="spellEnd"/>
      <w:r w:rsidRPr="4DCF7466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4DCF7466">
        <w:rPr>
          <w:rFonts w:ascii="Times New Roman" w:hAnsi="Times New Roman" w:cs="Times New Roman"/>
          <w:sz w:val="24"/>
          <w:szCs w:val="24"/>
        </w:rPr>
        <w:t>cây</w:t>
      </w:r>
      <w:proofErr w:type="spellEnd"/>
      <w:r w:rsidRPr="4DCF7466">
        <w:rPr>
          <w:rFonts w:ascii="Times New Roman" w:hAnsi="Times New Roman" w:cs="Times New Roman"/>
          <w:sz w:val="24"/>
          <w:szCs w:val="24"/>
        </w:rPr>
        <w:t xml:space="preserve"> 1 </w:t>
      </w:r>
      <w:proofErr w:type="spellStart"/>
      <w:r w:rsidRPr="4DCF7466">
        <w:rPr>
          <w:rFonts w:ascii="Times New Roman" w:hAnsi="Times New Roman" w:cs="Times New Roman"/>
          <w:sz w:val="24"/>
          <w:szCs w:val="24"/>
        </w:rPr>
        <w:t>chỉ</w:t>
      </w:r>
      <w:proofErr w:type="spellEnd"/>
      <w:r w:rsidRPr="4DCF74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4DCF7466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4DCF74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4DCF7466">
        <w:rPr>
          <w:rFonts w:ascii="Times New Roman" w:hAnsi="Times New Roman" w:cs="Times New Roman"/>
          <w:sz w:val="24"/>
          <w:szCs w:val="24"/>
        </w:rPr>
        <w:t>xét</w:t>
      </w:r>
      <w:proofErr w:type="spellEnd"/>
      <w:r w:rsidRPr="4DCF74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4DCF7466">
        <w:rPr>
          <w:rFonts w:ascii="Times New Roman" w:hAnsi="Times New Roman" w:cs="Times New Roman"/>
          <w:i/>
          <w:iCs/>
          <w:sz w:val="24"/>
          <w:szCs w:val="24"/>
        </w:rPr>
        <w:t>Vị</w:t>
      </w:r>
      <w:proofErr w:type="spellEnd"/>
      <w:r w:rsidRPr="4DCF7466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4DCF7466">
        <w:rPr>
          <w:rFonts w:ascii="Times New Roman" w:hAnsi="Times New Roman" w:cs="Times New Roman"/>
          <w:i/>
          <w:iCs/>
          <w:sz w:val="24"/>
          <w:szCs w:val="24"/>
        </w:rPr>
        <w:t>trí</w:t>
      </w:r>
      <w:proofErr w:type="spellEnd"/>
      <w:r w:rsidRPr="4DCF74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4DCF7466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4DCF74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4DCF7466">
        <w:rPr>
          <w:rFonts w:ascii="Times New Roman" w:hAnsi="Times New Roman" w:cs="Times New Roman"/>
          <w:i/>
          <w:iCs/>
          <w:sz w:val="24"/>
          <w:szCs w:val="24"/>
        </w:rPr>
        <w:t>Kích</w:t>
      </w:r>
      <w:proofErr w:type="spellEnd"/>
      <w:r w:rsidRPr="4DCF7466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4DCF7466">
        <w:rPr>
          <w:rFonts w:ascii="Times New Roman" w:hAnsi="Times New Roman" w:cs="Times New Roman"/>
          <w:i/>
          <w:iCs/>
          <w:sz w:val="24"/>
          <w:szCs w:val="24"/>
        </w:rPr>
        <w:t>thước</w:t>
      </w:r>
      <w:proofErr w:type="spellEnd"/>
      <w:r w:rsidRPr="4DCF746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4DCF7466">
        <w:rPr>
          <w:rFonts w:ascii="Times New Roman" w:hAnsi="Times New Roman" w:cs="Times New Roman"/>
          <w:sz w:val="24"/>
          <w:szCs w:val="24"/>
        </w:rPr>
        <w:t>trong</w:t>
      </w:r>
      <w:proofErr w:type="spellEnd"/>
      <w:r w:rsidRPr="4DCF74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4DCF7466">
        <w:rPr>
          <w:rFonts w:ascii="Times New Roman" w:hAnsi="Times New Roman" w:cs="Times New Roman"/>
          <w:sz w:val="24"/>
          <w:szCs w:val="24"/>
        </w:rPr>
        <w:t>khi</w:t>
      </w:r>
      <w:proofErr w:type="spellEnd"/>
      <w:r w:rsidRPr="4DCF74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4DCF7466">
        <w:rPr>
          <w:rFonts w:ascii="Times New Roman" w:hAnsi="Times New Roman" w:cs="Times New Roman"/>
          <w:sz w:val="24"/>
          <w:szCs w:val="24"/>
        </w:rPr>
        <w:t>cây</w:t>
      </w:r>
      <w:proofErr w:type="spellEnd"/>
      <w:r w:rsidRPr="4DCF7466">
        <w:rPr>
          <w:rFonts w:ascii="Times New Roman" w:hAnsi="Times New Roman" w:cs="Times New Roman"/>
          <w:sz w:val="24"/>
          <w:szCs w:val="24"/>
        </w:rPr>
        <w:t xml:space="preserve"> 2 </w:t>
      </w:r>
      <w:proofErr w:type="spellStart"/>
      <w:r w:rsidRPr="4DCF7466">
        <w:rPr>
          <w:rFonts w:ascii="Times New Roman" w:hAnsi="Times New Roman" w:cs="Times New Roman"/>
          <w:sz w:val="24"/>
          <w:szCs w:val="24"/>
        </w:rPr>
        <w:t>chỉ</w:t>
      </w:r>
      <w:proofErr w:type="spellEnd"/>
      <w:r w:rsidRPr="4DCF74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4DCF7466">
        <w:rPr>
          <w:rFonts w:ascii="Times New Roman" w:hAnsi="Times New Roman" w:cs="Times New Roman"/>
          <w:sz w:val="24"/>
          <w:szCs w:val="24"/>
        </w:rPr>
        <w:t>xét</w:t>
      </w:r>
      <w:proofErr w:type="spellEnd"/>
      <w:r w:rsidRPr="4DCF74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4DCF7466">
        <w:rPr>
          <w:rFonts w:ascii="Times New Roman" w:hAnsi="Times New Roman" w:cs="Times New Roman"/>
          <w:i/>
          <w:iCs/>
          <w:sz w:val="24"/>
          <w:szCs w:val="24"/>
        </w:rPr>
        <w:t>Kích</w:t>
      </w:r>
      <w:proofErr w:type="spellEnd"/>
      <w:r w:rsidRPr="4DCF7466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4DCF7466">
        <w:rPr>
          <w:rFonts w:ascii="Times New Roman" w:hAnsi="Times New Roman" w:cs="Times New Roman"/>
          <w:i/>
          <w:iCs/>
          <w:sz w:val="24"/>
          <w:szCs w:val="24"/>
        </w:rPr>
        <w:t>thước</w:t>
      </w:r>
      <w:proofErr w:type="spellEnd"/>
      <w:r w:rsidRPr="4DCF74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4DCF7466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4DCF74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4DCF7466">
        <w:rPr>
          <w:rFonts w:ascii="Times New Roman" w:hAnsi="Times New Roman" w:cs="Times New Roman"/>
          <w:i/>
          <w:iCs/>
          <w:sz w:val="24"/>
          <w:szCs w:val="24"/>
        </w:rPr>
        <w:t>Ngày</w:t>
      </w:r>
      <w:proofErr w:type="spellEnd"/>
      <w:r w:rsidRPr="4DCF7466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4DCF7466">
        <w:rPr>
          <w:rFonts w:ascii="Times New Roman" w:hAnsi="Times New Roman" w:cs="Times New Roman"/>
          <w:i/>
          <w:iCs/>
          <w:sz w:val="24"/>
          <w:szCs w:val="24"/>
        </w:rPr>
        <w:t>tháng</w:t>
      </w:r>
      <w:proofErr w:type="spellEnd"/>
      <w:r w:rsidRPr="4DCF7466">
        <w:rPr>
          <w:rFonts w:ascii="Times New Roman" w:hAnsi="Times New Roman" w:cs="Times New Roman"/>
          <w:sz w:val="24"/>
          <w:szCs w:val="24"/>
        </w:rPr>
        <w:t>).</w:t>
      </w:r>
    </w:p>
    <w:p w14:paraId="208EB2A8" w14:textId="1281A1B6" w:rsidR="1D8A7A0D" w:rsidRDefault="7BE51BA4" w:rsidP="4DCF7466">
      <w:pPr>
        <w:pStyle w:val="ListParagraph"/>
        <w:numPr>
          <w:ilvl w:val="0"/>
          <w:numId w:val="30"/>
        </w:numPr>
        <w:spacing w:before="240" w:after="240"/>
        <w:rPr>
          <w:rFonts w:ascii="Times New Roman" w:hAnsi="Times New Roman" w:cs="Times New Roman"/>
          <w:sz w:val="24"/>
          <w:szCs w:val="24"/>
        </w:rPr>
      </w:pPr>
      <w:proofErr w:type="spellStart"/>
      <w:r w:rsidRPr="4DCF7466">
        <w:rPr>
          <w:rFonts w:ascii="Times New Roman" w:hAnsi="Times New Roman" w:cs="Times New Roman"/>
          <w:sz w:val="24"/>
          <w:szCs w:val="24"/>
        </w:rPr>
        <w:t>Điều</w:t>
      </w:r>
      <w:proofErr w:type="spellEnd"/>
      <w:r w:rsidRPr="4DCF74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4DCF7466">
        <w:rPr>
          <w:rFonts w:ascii="Times New Roman" w:hAnsi="Times New Roman" w:cs="Times New Roman"/>
          <w:sz w:val="24"/>
          <w:szCs w:val="24"/>
        </w:rPr>
        <w:t>này</w:t>
      </w:r>
      <w:proofErr w:type="spellEnd"/>
      <w:r w:rsidRPr="4DCF74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4DCF7466">
        <w:rPr>
          <w:rFonts w:ascii="Times New Roman" w:hAnsi="Times New Roman" w:cs="Times New Roman"/>
          <w:sz w:val="24"/>
          <w:szCs w:val="24"/>
        </w:rPr>
        <w:t>ép</w:t>
      </w:r>
      <w:proofErr w:type="spellEnd"/>
      <w:r w:rsidRPr="4DCF74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4DCF7466">
        <w:rPr>
          <w:rFonts w:ascii="Times New Roman" w:hAnsi="Times New Roman" w:cs="Times New Roman"/>
          <w:sz w:val="24"/>
          <w:szCs w:val="24"/>
        </w:rPr>
        <w:t>buộc</w:t>
      </w:r>
      <w:proofErr w:type="spellEnd"/>
      <w:r w:rsidRPr="4DCF74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4DCF7466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4DCF74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4DCF7466">
        <w:rPr>
          <w:rFonts w:ascii="Times New Roman" w:hAnsi="Times New Roman" w:cs="Times New Roman"/>
          <w:sz w:val="24"/>
          <w:szCs w:val="24"/>
        </w:rPr>
        <w:t>cây</w:t>
      </w:r>
      <w:proofErr w:type="spellEnd"/>
      <w:r w:rsidRPr="4DCF74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4DCF7466">
        <w:rPr>
          <w:rFonts w:ascii="Times New Roman" w:hAnsi="Times New Roman" w:cs="Times New Roman"/>
          <w:sz w:val="24"/>
          <w:szCs w:val="24"/>
        </w:rPr>
        <w:t>phải</w:t>
      </w:r>
      <w:proofErr w:type="spellEnd"/>
      <w:r w:rsidRPr="4DCF74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4DCF7466">
        <w:rPr>
          <w:rFonts w:ascii="Times New Roman" w:hAnsi="Times New Roman" w:cs="Times New Roman"/>
          <w:sz w:val="24"/>
          <w:szCs w:val="24"/>
        </w:rPr>
        <w:t>linh</w:t>
      </w:r>
      <w:proofErr w:type="spellEnd"/>
      <w:r w:rsidRPr="4DCF74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4DCF7466">
        <w:rPr>
          <w:rFonts w:ascii="Times New Roman" w:hAnsi="Times New Roman" w:cs="Times New Roman"/>
          <w:sz w:val="24"/>
          <w:szCs w:val="24"/>
        </w:rPr>
        <w:t>hoạt</w:t>
      </w:r>
      <w:proofErr w:type="spellEnd"/>
      <w:r w:rsidRPr="4DCF74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4DCF7466">
        <w:rPr>
          <w:rFonts w:ascii="Times New Roman" w:hAnsi="Times New Roman" w:cs="Times New Roman"/>
          <w:sz w:val="24"/>
          <w:szCs w:val="24"/>
        </w:rPr>
        <w:t>hơn</w:t>
      </w:r>
      <w:proofErr w:type="spellEnd"/>
      <w:r w:rsidRPr="4DCF74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4DCF7466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4DCF74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4DCF7466">
        <w:rPr>
          <w:rFonts w:ascii="Times New Roman" w:hAnsi="Times New Roman" w:cs="Times New Roman"/>
          <w:sz w:val="24"/>
          <w:szCs w:val="24"/>
        </w:rPr>
        <w:t>tạo</w:t>
      </w:r>
      <w:proofErr w:type="spellEnd"/>
      <w:r w:rsidRPr="4DCF74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4DCF7466">
        <w:rPr>
          <w:rFonts w:ascii="Times New Roman" w:hAnsi="Times New Roman" w:cs="Times New Roman"/>
          <w:sz w:val="24"/>
          <w:szCs w:val="24"/>
        </w:rPr>
        <w:t>ra</w:t>
      </w:r>
      <w:proofErr w:type="spellEnd"/>
      <w:r w:rsidRPr="4DCF74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4DCF7466">
        <w:rPr>
          <w:rFonts w:ascii="Times New Roman" w:hAnsi="Times New Roman" w:cs="Times New Roman"/>
          <w:sz w:val="24"/>
          <w:szCs w:val="24"/>
        </w:rPr>
        <w:t>sự</w:t>
      </w:r>
      <w:proofErr w:type="spellEnd"/>
      <w:r w:rsidRPr="4DCF74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4DCF7466">
        <w:rPr>
          <w:rFonts w:ascii="Times New Roman" w:hAnsi="Times New Roman" w:cs="Times New Roman"/>
          <w:sz w:val="24"/>
          <w:szCs w:val="24"/>
        </w:rPr>
        <w:t>đa</w:t>
      </w:r>
      <w:proofErr w:type="spellEnd"/>
      <w:r w:rsidRPr="4DCF74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4DCF7466">
        <w:rPr>
          <w:rFonts w:ascii="Times New Roman" w:hAnsi="Times New Roman" w:cs="Times New Roman"/>
          <w:sz w:val="24"/>
          <w:szCs w:val="24"/>
        </w:rPr>
        <w:t>dạng</w:t>
      </w:r>
      <w:proofErr w:type="spellEnd"/>
      <w:r w:rsidRPr="4DCF74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4DCF7466">
        <w:rPr>
          <w:rFonts w:ascii="Times New Roman" w:hAnsi="Times New Roman" w:cs="Times New Roman"/>
          <w:sz w:val="24"/>
          <w:szCs w:val="24"/>
        </w:rPr>
        <w:t>lớn</w:t>
      </w:r>
      <w:proofErr w:type="spellEnd"/>
      <w:r w:rsidRPr="4DCF74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4DCF7466">
        <w:rPr>
          <w:rFonts w:ascii="Times New Roman" w:hAnsi="Times New Roman" w:cs="Times New Roman"/>
          <w:sz w:val="24"/>
          <w:szCs w:val="24"/>
        </w:rPr>
        <w:t>trong</w:t>
      </w:r>
      <w:proofErr w:type="spellEnd"/>
      <w:r w:rsidRPr="4DCF74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4DCF7466">
        <w:rPr>
          <w:rFonts w:ascii="Times New Roman" w:hAnsi="Times New Roman" w:cs="Times New Roman"/>
          <w:sz w:val="24"/>
          <w:szCs w:val="24"/>
        </w:rPr>
        <w:t>cấu</w:t>
      </w:r>
      <w:proofErr w:type="spellEnd"/>
      <w:r w:rsidRPr="4DCF74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4DCF7466">
        <w:rPr>
          <w:rFonts w:ascii="Times New Roman" w:hAnsi="Times New Roman" w:cs="Times New Roman"/>
          <w:sz w:val="24"/>
          <w:szCs w:val="24"/>
        </w:rPr>
        <w:t>trúc</w:t>
      </w:r>
      <w:proofErr w:type="spellEnd"/>
      <w:r w:rsidRPr="4DCF74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4DCF7466">
        <w:rPr>
          <w:rFonts w:ascii="Times New Roman" w:hAnsi="Times New Roman" w:cs="Times New Roman"/>
          <w:sz w:val="24"/>
          <w:szCs w:val="24"/>
        </w:rPr>
        <w:t>rừng</w:t>
      </w:r>
      <w:proofErr w:type="spellEnd"/>
      <w:r w:rsidRPr="4DCF7466">
        <w:rPr>
          <w:rFonts w:ascii="Times New Roman" w:hAnsi="Times New Roman" w:cs="Times New Roman"/>
          <w:sz w:val="24"/>
          <w:szCs w:val="24"/>
        </w:rPr>
        <w:t>.</w:t>
      </w:r>
    </w:p>
    <w:p w14:paraId="0857D9FC" w14:textId="2C441737" w:rsidR="1D8A7A0D" w:rsidRDefault="502429C5" w:rsidP="4DCF7466">
      <w:pPr>
        <w:spacing w:before="240" w:after="240"/>
      </w:pPr>
      <w:r>
        <w:rPr>
          <w:noProof/>
        </w:rPr>
        <w:lastRenderedPageBreak/>
        <w:drawing>
          <wp:inline distT="0" distB="0" distL="0" distR="0" wp14:anchorId="6F521183" wp14:editId="4FDCBAD5">
            <wp:extent cx="5486400" cy="3028950"/>
            <wp:effectExtent l="0" t="0" r="0" b="0"/>
            <wp:docPr id="177353963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539636" name="Picture 1773539636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34B51" w14:textId="6DB035E3" w:rsidR="1D8A7A0D" w:rsidRDefault="7BE51BA4" w:rsidP="4DCF7466">
      <w:pPr>
        <w:spacing w:before="240" w:after="240"/>
      </w:pPr>
      <w:proofErr w:type="spellStart"/>
      <w:r w:rsidRPr="4DCF7466">
        <w:rPr>
          <w:rFonts w:ascii="Times New Roman" w:hAnsi="Times New Roman" w:cs="Times New Roman"/>
          <w:bCs/>
          <w:sz w:val="24"/>
          <w:szCs w:val="24"/>
        </w:rPr>
        <w:t>Kết</w:t>
      </w:r>
      <w:proofErr w:type="spellEnd"/>
      <w:r w:rsidRPr="4DCF7466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4DCF7466">
        <w:rPr>
          <w:rFonts w:ascii="Times New Roman" w:hAnsi="Times New Roman" w:cs="Times New Roman"/>
          <w:bCs/>
          <w:sz w:val="24"/>
          <w:szCs w:val="24"/>
        </w:rPr>
        <w:t>luận</w:t>
      </w:r>
      <w:proofErr w:type="spellEnd"/>
      <w:r w:rsidRPr="4DCF7466">
        <w:rPr>
          <w:rFonts w:ascii="Times New Roman" w:hAnsi="Times New Roman" w:cs="Times New Roman"/>
          <w:bCs/>
          <w:sz w:val="24"/>
          <w:szCs w:val="24"/>
        </w:rPr>
        <w:t xml:space="preserve">: </w:t>
      </w:r>
      <w:proofErr w:type="spellStart"/>
      <w:r w:rsidRPr="4DCF7466">
        <w:rPr>
          <w:rFonts w:ascii="Times New Roman" w:hAnsi="Times New Roman" w:cs="Times New Roman"/>
          <w:bCs/>
          <w:sz w:val="24"/>
          <w:szCs w:val="24"/>
        </w:rPr>
        <w:t>Nhờ</w:t>
      </w:r>
      <w:proofErr w:type="spellEnd"/>
      <w:r w:rsidRPr="4DCF7466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4DCF7466">
        <w:rPr>
          <w:rFonts w:ascii="Times New Roman" w:hAnsi="Times New Roman" w:cs="Times New Roman"/>
          <w:bCs/>
          <w:sz w:val="24"/>
          <w:szCs w:val="24"/>
        </w:rPr>
        <w:t>cơ</w:t>
      </w:r>
      <w:proofErr w:type="spellEnd"/>
      <w:r w:rsidRPr="4DCF7466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4DCF7466">
        <w:rPr>
          <w:rFonts w:ascii="Times New Roman" w:hAnsi="Times New Roman" w:cs="Times New Roman"/>
          <w:bCs/>
          <w:sz w:val="24"/>
          <w:szCs w:val="24"/>
        </w:rPr>
        <w:t>chế</w:t>
      </w:r>
      <w:proofErr w:type="spellEnd"/>
      <w:r w:rsidRPr="4DCF7466">
        <w:rPr>
          <w:rFonts w:ascii="Times New Roman" w:hAnsi="Times New Roman" w:cs="Times New Roman"/>
          <w:bCs/>
          <w:sz w:val="24"/>
          <w:szCs w:val="24"/>
        </w:rPr>
        <w:t xml:space="preserve"> Bagging </w:t>
      </w:r>
      <w:proofErr w:type="spellStart"/>
      <w:r w:rsidRPr="4DCF7466">
        <w:rPr>
          <w:rFonts w:ascii="Times New Roman" w:hAnsi="Times New Roman" w:cs="Times New Roman"/>
          <w:bCs/>
          <w:sz w:val="24"/>
          <w:szCs w:val="24"/>
        </w:rPr>
        <w:t>và</w:t>
      </w:r>
      <w:proofErr w:type="spellEnd"/>
      <w:r w:rsidRPr="4DCF7466">
        <w:rPr>
          <w:rFonts w:ascii="Times New Roman" w:hAnsi="Times New Roman" w:cs="Times New Roman"/>
          <w:bCs/>
          <w:sz w:val="24"/>
          <w:szCs w:val="24"/>
        </w:rPr>
        <w:t xml:space="preserve"> Feature Randomness, Random Forest </w:t>
      </w:r>
      <w:proofErr w:type="spellStart"/>
      <w:r w:rsidRPr="4DCF7466">
        <w:rPr>
          <w:rFonts w:ascii="Times New Roman" w:hAnsi="Times New Roman" w:cs="Times New Roman"/>
          <w:bCs/>
          <w:sz w:val="24"/>
          <w:szCs w:val="24"/>
        </w:rPr>
        <w:t>được</w:t>
      </w:r>
      <w:proofErr w:type="spellEnd"/>
      <w:r w:rsidRPr="4DCF7466">
        <w:rPr>
          <w:rFonts w:ascii="Times New Roman" w:hAnsi="Times New Roman" w:cs="Times New Roman"/>
          <w:bCs/>
          <w:sz w:val="24"/>
          <w:szCs w:val="24"/>
        </w:rPr>
        <w:t xml:space="preserve"> "</w:t>
      </w:r>
      <w:proofErr w:type="spellStart"/>
      <w:r w:rsidRPr="4DCF7466">
        <w:rPr>
          <w:rFonts w:ascii="Times New Roman" w:hAnsi="Times New Roman" w:cs="Times New Roman"/>
          <w:bCs/>
          <w:sz w:val="24"/>
          <w:szCs w:val="24"/>
        </w:rPr>
        <w:t>bảo</w:t>
      </w:r>
      <w:proofErr w:type="spellEnd"/>
      <w:r w:rsidRPr="4DCF7466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4DCF7466">
        <w:rPr>
          <w:rFonts w:ascii="Times New Roman" w:hAnsi="Times New Roman" w:cs="Times New Roman"/>
          <w:bCs/>
          <w:sz w:val="24"/>
          <w:szCs w:val="24"/>
        </w:rPr>
        <w:t>vệ</w:t>
      </w:r>
      <w:proofErr w:type="spellEnd"/>
      <w:r w:rsidRPr="4DCF7466">
        <w:rPr>
          <w:rFonts w:ascii="Times New Roman" w:hAnsi="Times New Roman" w:cs="Times New Roman"/>
          <w:bCs/>
          <w:sz w:val="24"/>
          <w:szCs w:val="24"/>
        </w:rPr>
        <w:t xml:space="preserve">" </w:t>
      </w:r>
      <w:proofErr w:type="spellStart"/>
      <w:r w:rsidRPr="4DCF7466">
        <w:rPr>
          <w:rFonts w:ascii="Times New Roman" w:hAnsi="Times New Roman" w:cs="Times New Roman"/>
          <w:bCs/>
          <w:sz w:val="24"/>
          <w:szCs w:val="24"/>
        </w:rPr>
        <w:t>khỏi</w:t>
      </w:r>
      <w:proofErr w:type="spellEnd"/>
      <w:r w:rsidRPr="4DCF7466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4DCF7466">
        <w:rPr>
          <w:rFonts w:ascii="Times New Roman" w:hAnsi="Times New Roman" w:cs="Times New Roman"/>
          <w:bCs/>
          <w:sz w:val="24"/>
          <w:szCs w:val="24"/>
        </w:rPr>
        <w:t>các</w:t>
      </w:r>
      <w:proofErr w:type="spellEnd"/>
      <w:r w:rsidRPr="4DCF7466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4DCF7466">
        <w:rPr>
          <w:rFonts w:ascii="Times New Roman" w:hAnsi="Times New Roman" w:cs="Times New Roman"/>
          <w:bCs/>
          <w:sz w:val="24"/>
          <w:szCs w:val="24"/>
        </w:rPr>
        <w:t>sai</w:t>
      </w:r>
      <w:proofErr w:type="spellEnd"/>
      <w:r w:rsidRPr="4DCF7466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4DCF7466">
        <w:rPr>
          <w:rFonts w:ascii="Times New Roman" w:hAnsi="Times New Roman" w:cs="Times New Roman"/>
          <w:bCs/>
          <w:sz w:val="24"/>
          <w:szCs w:val="24"/>
        </w:rPr>
        <w:t>số</w:t>
      </w:r>
      <w:proofErr w:type="spellEnd"/>
      <w:r w:rsidRPr="4DCF7466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4DCF7466">
        <w:rPr>
          <w:rFonts w:ascii="Times New Roman" w:hAnsi="Times New Roman" w:cs="Times New Roman"/>
          <w:bCs/>
          <w:sz w:val="24"/>
          <w:szCs w:val="24"/>
        </w:rPr>
        <w:t>của</w:t>
      </w:r>
      <w:proofErr w:type="spellEnd"/>
      <w:r w:rsidRPr="4DCF7466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4DCF7466">
        <w:rPr>
          <w:rFonts w:ascii="Times New Roman" w:hAnsi="Times New Roman" w:cs="Times New Roman"/>
          <w:bCs/>
          <w:sz w:val="24"/>
          <w:szCs w:val="24"/>
        </w:rPr>
        <w:t>từng</w:t>
      </w:r>
      <w:proofErr w:type="spellEnd"/>
      <w:r w:rsidRPr="4DCF7466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4DCF7466">
        <w:rPr>
          <w:rFonts w:ascii="Times New Roman" w:hAnsi="Times New Roman" w:cs="Times New Roman"/>
          <w:bCs/>
          <w:sz w:val="24"/>
          <w:szCs w:val="24"/>
        </w:rPr>
        <w:t>cây</w:t>
      </w:r>
      <w:proofErr w:type="spellEnd"/>
      <w:r w:rsidRPr="4DCF7466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4DCF7466">
        <w:rPr>
          <w:rFonts w:ascii="Times New Roman" w:hAnsi="Times New Roman" w:cs="Times New Roman"/>
          <w:bCs/>
          <w:sz w:val="24"/>
          <w:szCs w:val="24"/>
        </w:rPr>
        <w:t>đơn</w:t>
      </w:r>
      <w:proofErr w:type="spellEnd"/>
      <w:r w:rsidRPr="4DCF7466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4DCF7466">
        <w:rPr>
          <w:rFonts w:ascii="Times New Roman" w:hAnsi="Times New Roman" w:cs="Times New Roman"/>
          <w:bCs/>
          <w:sz w:val="24"/>
          <w:szCs w:val="24"/>
        </w:rPr>
        <w:t>lẻ</w:t>
      </w:r>
      <w:proofErr w:type="spellEnd"/>
      <w:r w:rsidRPr="4DCF7466">
        <w:rPr>
          <w:rFonts w:ascii="Times New Roman" w:hAnsi="Times New Roman" w:cs="Times New Roman"/>
          <w:bCs/>
          <w:sz w:val="24"/>
          <w:szCs w:val="24"/>
        </w:rPr>
        <w:t xml:space="preserve">. Ngay </w:t>
      </w:r>
      <w:proofErr w:type="spellStart"/>
      <w:r w:rsidRPr="4DCF7466">
        <w:rPr>
          <w:rFonts w:ascii="Times New Roman" w:hAnsi="Times New Roman" w:cs="Times New Roman"/>
          <w:bCs/>
          <w:sz w:val="24"/>
          <w:szCs w:val="24"/>
        </w:rPr>
        <w:t>cả</w:t>
      </w:r>
      <w:proofErr w:type="spellEnd"/>
      <w:r w:rsidRPr="4DCF7466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4DCF7466">
        <w:rPr>
          <w:rFonts w:ascii="Times New Roman" w:hAnsi="Times New Roman" w:cs="Times New Roman"/>
          <w:bCs/>
          <w:sz w:val="24"/>
          <w:szCs w:val="24"/>
        </w:rPr>
        <w:t>khi</w:t>
      </w:r>
      <w:proofErr w:type="spellEnd"/>
      <w:r w:rsidRPr="4DCF7466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4DCF7466">
        <w:rPr>
          <w:rFonts w:ascii="Times New Roman" w:hAnsi="Times New Roman" w:cs="Times New Roman"/>
          <w:bCs/>
          <w:sz w:val="24"/>
          <w:szCs w:val="24"/>
        </w:rPr>
        <w:t>một</w:t>
      </w:r>
      <w:proofErr w:type="spellEnd"/>
      <w:r w:rsidRPr="4DCF7466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4DCF7466">
        <w:rPr>
          <w:rFonts w:ascii="Times New Roman" w:hAnsi="Times New Roman" w:cs="Times New Roman"/>
          <w:bCs/>
          <w:sz w:val="24"/>
          <w:szCs w:val="24"/>
        </w:rPr>
        <w:t>số</w:t>
      </w:r>
      <w:proofErr w:type="spellEnd"/>
      <w:r w:rsidRPr="4DCF7466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4DCF7466">
        <w:rPr>
          <w:rFonts w:ascii="Times New Roman" w:hAnsi="Times New Roman" w:cs="Times New Roman"/>
          <w:bCs/>
          <w:sz w:val="24"/>
          <w:szCs w:val="24"/>
        </w:rPr>
        <w:t>cây</w:t>
      </w:r>
      <w:proofErr w:type="spellEnd"/>
      <w:r w:rsidRPr="4DCF7466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4DCF7466">
        <w:rPr>
          <w:rFonts w:ascii="Times New Roman" w:hAnsi="Times New Roman" w:cs="Times New Roman"/>
          <w:bCs/>
          <w:sz w:val="24"/>
          <w:szCs w:val="24"/>
        </w:rPr>
        <w:t>dự</w:t>
      </w:r>
      <w:proofErr w:type="spellEnd"/>
      <w:r w:rsidRPr="4DCF7466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4DCF7466">
        <w:rPr>
          <w:rFonts w:ascii="Times New Roman" w:hAnsi="Times New Roman" w:cs="Times New Roman"/>
          <w:bCs/>
          <w:sz w:val="24"/>
          <w:szCs w:val="24"/>
        </w:rPr>
        <w:t>đoán</w:t>
      </w:r>
      <w:proofErr w:type="spellEnd"/>
      <w:r w:rsidRPr="4DCF7466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4DCF7466">
        <w:rPr>
          <w:rFonts w:ascii="Times New Roman" w:hAnsi="Times New Roman" w:cs="Times New Roman"/>
          <w:bCs/>
          <w:sz w:val="24"/>
          <w:szCs w:val="24"/>
        </w:rPr>
        <w:t>sai</w:t>
      </w:r>
      <w:proofErr w:type="spellEnd"/>
      <w:r w:rsidRPr="4DCF7466">
        <w:rPr>
          <w:rFonts w:ascii="Times New Roman" w:hAnsi="Times New Roman" w:cs="Times New Roman"/>
          <w:bCs/>
          <w:sz w:val="24"/>
          <w:szCs w:val="24"/>
        </w:rPr>
        <w:t xml:space="preserve"> do </w:t>
      </w:r>
      <w:proofErr w:type="spellStart"/>
      <w:r w:rsidRPr="4DCF7466">
        <w:rPr>
          <w:rFonts w:ascii="Times New Roman" w:hAnsi="Times New Roman" w:cs="Times New Roman"/>
          <w:bCs/>
          <w:sz w:val="24"/>
          <w:szCs w:val="24"/>
        </w:rPr>
        <w:t>nhiễu</w:t>
      </w:r>
      <w:proofErr w:type="spellEnd"/>
      <w:r w:rsidRPr="4DCF7466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4DCF7466">
        <w:rPr>
          <w:rFonts w:ascii="Times New Roman" w:hAnsi="Times New Roman" w:cs="Times New Roman"/>
          <w:bCs/>
          <w:sz w:val="24"/>
          <w:szCs w:val="24"/>
        </w:rPr>
        <w:t>số</w:t>
      </w:r>
      <w:proofErr w:type="spellEnd"/>
      <w:r w:rsidRPr="4DCF7466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4DCF7466">
        <w:rPr>
          <w:rFonts w:ascii="Times New Roman" w:hAnsi="Times New Roman" w:cs="Times New Roman"/>
          <w:bCs/>
          <w:sz w:val="24"/>
          <w:szCs w:val="24"/>
        </w:rPr>
        <w:t>đông</w:t>
      </w:r>
      <w:proofErr w:type="spellEnd"/>
      <w:r w:rsidRPr="4DCF7466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4DCF7466">
        <w:rPr>
          <w:rFonts w:ascii="Times New Roman" w:hAnsi="Times New Roman" w:cs="Times New Roman"/>
          <w:bCs/>
          <w:sz w:val="24"/>
          <w:szCs w:val="24"/>
        </w:rPr>
        <w:t>các</w:t>
      </w:r>
      <w:proofErr w:type="spellEnd"/>
      <w:r w:rsidRPr="4DCF7466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4DCF7466">
        <w:rPr>
          <w:rFonts w:ascii="Times New Roman" w:hAnsi="Times New Roman" w:cs="Times New Roman"/>
          <w:bCs/>
          <w:sz w:val="24"/>
          <w:szCs w:val="24"/>
        </w:rPr>
        <w:t>cây</w:t>
      </w:r>
      <w:proofErr w:type="spellEnd"/>
      <w:r w:rsidRPr="4DCF7466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4DCF7466">
        <w:rPr>
          <w:rFonts w:ascii="Times New Roman" w:hAnsi="Times New Roman" w:cs="Times New Roman"/>
          <w:bCs/>
          <w:sz w:val="24"/>
          <w:szCs w:val="24"/>
        </w:rPr>
        <w:t>còn</w:t>
      </w:r>
      <w:proofErr w:type="spellEnd"/>
      <w:r w:rsidRPr="4DCF7466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4DCF7466">
        <w:rPr>
          <w:rFonts w:ascii="Times New Roman" w:hAnsi="Times New Roman" w:cs="Times New Roman"/>
          <w:bCs/>
          <w:sz w:val="24"/>
          <w:szCs w:val="24"/>
        </w:rPr>
        <w:t>lại</w:t>
      </w:r>
      <w:proofErr w:type="spellEnd"/>
      <w:r w:rsidRPr="4DCF7466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4DCF7466">
        <w:rPr>
          <w:rFonts w:ascii="Times New Roman" w:hAnsi="Times New Roman" w:cs="Times New Roman"/>
          <w:bCs/>
          <w:sz w:val="24"/>
          <w:szCs w:val="24"/>
        </w:rPr>
        <w:t>sẽ</w:t>
      </w:r>
      <w:proofErr w:type="spellEnd"/>
      <w:r w:rsidRPr="4DCF7466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4DCF7466">
        <w:rPr>
          <w:rFonts w:ascii="Times New Roman" w:hAnsi="Times New Roman" w:cs="Times New Roman"/>
          <w:bCs/>
          <w:sz w:val="24"/>
          <w:szCs w:val="24"/>
        </w:rPr>
        <w:t>điều</w:t>
      </w:r>
      <w:proofErr w:type="spellEnd"/>
      <w:r w:rsidRPr="4DCF7466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4DCF7466">
        <w:rPr>
          <w:rFonts w:ascii="Times New Roman" w:hAnsi="Times New Roman" w:cs="Times New Roman"/>
          <w:bCs/>
          <w:sz w:val="24"/>
          <w:szCs w:val="24"/>
        </w:rPr>
        <w:t>chỉnh</w:t>
      </w:r>
      <w:proofErr w:type="spellEnd"/>
      <w:r w:rsidRPr="4DCF7466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4DCF7466">
        <w:rPr>
          <w:rFonts w:ascii="Times New Roman" w:hAnsi="Times New Roman" w:cs="Times New Roman"/>
          <w:bCs/>
          <w:sz w:val="24"/>
          <w:szCs w:val="24"/>
        </w:rPr>
        <w:t>kết</w:t>
      </w:r>
      <w:proofErr w:type="spellEnd"/>
      <w:r w:rsidRPr="4DCF7466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4DCF7466">
        <w:rPr>
          <w:rFonts w:ascii="Times New Roman" w:hAnsi="Times New Roman" w:cs="Times New Roman"/>
          <w:bCs/>
          <w:sz w:val="24"/>
          <w:szCs w:val="24"/>
        </w:rPr>
        <w:t>quả</w:t>
      </w:r>
      <w:proofErr w:type="spellEnd"/>
      <w:r w:rsidRPr="4DCF7466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4DCF7466">
        <w:rPr>
          <w:rFonts w:ascii="Times New Roman" w:hAnsi="Times New Roman" w:cs="Times New Roman"/>
          <w:bCs/>
          <w:sz w:val="24"/>
          <w:szCs w:val="24"/>
        </w:rPr>
        <w:t>về</w:t>
      </w:r>
      <w:proofErr w:type="spellEnd"/>
      <w:r w:rsidRPr="4DCF7466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4DCF7466">
        <w:rPr>
          <w:rFonts w:ascii="Times New Roman" w:hAnsi="Times New Roman" w:cs="Times New Roman"/>
          <w:bCs/>
          <w:sz w:val="24"/>
          <w:szCs w:val="24"/>
        </w:rPr>
        <w:t>hướng</w:t>
      </w:r>
      <w:proofErr w:type="spellEnd"/>
      <w:r w:rsidRPr="4DCF7466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4DCF7466">
        <w:rPr>
          <w:rFonts w:ascii="Times New Roman" w:hAnsi="Times New Roman" w:cs="Times New Roman"/>
          <w:bCs/>
          <w:sz w:val="24"/>
          <w:szCs w:val="24"/>
        </w:rPr>
        <w:t>chính</w:t>
      </w:r>
      <w:proofErr w:type="spellEnd"/>
      <w:r w:rsidRPr="4DCF7466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4DCF7466">
        <w:rPr>
          <w:rFonts w:ascii="Times New Roman" w:hAnsi="Times New Roman" w:cs="Times New Roman"/>
          <w:bCs/>
          <w:sz w:val="24"/>
          <w:szCs w:val="24"/>
        </w:rPr>
        <w:t>xác</w:t>
      </w:r>
      <w:proofErr w:type="spellEnd"/>
      <w:r w:rsidRPr="4DCF7466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4DCF7466">
        <w:rPr>
          <w:rFonts w:ascii="Times New Roman" w:hAnsi="Times New Roman" w:cs="Times New Roman"/>
          <w:bCs/>
          <w:sz w:val="24"/>
          <w:szCs w:val="24"/>
        </w:rPr>
        <w:t>giúp</w:t>
      </w:r>
      <w:proofErr w:type="spellEnd"/>
      <w:r w:rsidRPr="4DCF7466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4DCF7466">
        <w:rPr>
          <w:rFonts w:ascii="Times New Roman" w:hAnsi="Times New Roman" w:cs="Times New Roman"/>
          <w:bCs/>
          <w:sz w:val="24"/>
          <w:szCs w:val="24"/>
        </w:rPr>
        <w:t>mô</w:t>
      </w:r>
      <w:proofErr w:type="spellEnd"/>
      <w:r w:rsidRPr="4DCF7466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4DCF7466">
        <w:rPr>
          <w:rFonts w:ascii="Times New Roman" w:hAnsi="Times New Roman" w:cs="Times New Roman"/>
          <w:bCs/>
          <w:sz w:val="24"/>
          <w:szCs w:val="24"/>
        </w:rPr>
        <w:t>hình</w:t>
      </w:r>
      <w:proofErr w:type="spellEnd"/>
      <w:r w:rsidRPr="4DCF7466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4DCF7466">
        <w:rPr>
          <w:rFonts w:ascii="Times New Roman" w:hAnsi="Times New Roman" w:cs="Times New Roman"/>
          <w:bCs/>
          <w:sz w:val="24"/>
          <w:szCs w:val="24"/>
        </w:rPr>
        <w:t>tránh</w:t>
      </w:r>
      <w:proofErr w:type="spellEnd"/>
      <w:r w:rsidRPr="4DCF7466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4DCF7466">
        <w:rPr>
          <w:rFonts w:ascii="Times New Roman" w:hAnsi="Times New Roman" w:cs="Times New Roman"/>
          <w:bCs/>
          <w:sz w:val="24"/>
          <w:szCs w:val="24"/>
        </w:rPr>
        <w:t>được</w:t>
      </w:r>
      <w:proofErr w:type="spellEnd"/>
      <w:r w:rsidRPr="4DCF7466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4DCF7466">
        <w:rPr>
          <w:rFonts w:ascii="Times New Roman" w:hAnsi="Times New Roman" w:cs="Times New Roman"/>
          <w:bCs/>
          <w:sz w:val="24"/>
          <w:szCs w:val="24"/>
        </w:rPr>
        <w:t>hiện</w:t>
      </w:r>
      <w:proofErr w:type="spellEnd"/>
      <w:r w:rsidRPr="4DCF7466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4DCF7466">
        <w:rPr>
          <w:rFonts w:ascii="Times New Roman" w:hAnsi="Times New Roman" w:cs="Times New Roman"/>
          <w:bCs/>
          <w:sz w:val="24"/>
          <w:szCs w:val="24"/>
        </w:rPr>
        <w:t>tượng</w:t>
      </w:r>
      <w:proofErr w:type="spellEnd"/>
      <w:r w:rsidRPr="4DCF7466">
        <w:rPr>
          <w:rFonts w:ascii="Times New Roman" w:hAnsi="Times New Roman" w:cs="Times New Roman"/>
          <w:bCs/>
          <w:sz w:val="24"/>
          <w:szCs w:val="24"/>
        </w:rPr>
        <w:t xml:space="preserve"> Overfitting </w:t>
      </w:r>
      <w:proofErr w:type="spellStart"/>
      <w:r w:rsidRPr="4DCF7466">
        <w:rPr>
          <w:rFonts w:ascii="Times New Roman" w:hAnsi="Times New Roman" w:cs="Times New Roman"/>
          <w:bCs/>
          <w:sz w:val="24"/>
          <w:szCs w:val="24"/>
        </w:rPr>
        <w:t>thường</w:t>
      </w:r>
      <w:proofErr w:type="spellEnd"/>
      <w:r w:rsidRPr="4DCF7466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4DCF7466">
        <w:rPr>
          <w:rFonts w:ascii="Times New Roman" w:hAnsi="Times New Roman" w:cs="Times New Roman"/>
          <w:bCs/>
          <w:sz w:val="24"/>
          <w:szCs w:val="24"/>
        </w:rPr>
        <w:t>thấy</w:t>
      </w:r>
      <w:proofErr w:type="spellEnd"/>
      <w:r w:rsidRPr="4DCF7466">
        <w:rPr>
          <w:rFonts w:ascii="Times New Roman" w:hAnsi="Times New Roman" w:cs="Times New Roman"/>
          <w:bCs/>
          <w:sz w:val="24"/>
          <w:szCs w:val="24"/>
        </w:rPr>
        <w:t xml:space="preserve"> ở </w:t>
      </w:r>
      <w:proofErr w:type="spellStart"/>
      <w:r w:rsidRPr="4DCF7466">
        <w:rPr>
          <w:rFonts w:ascii="Times New Roman" w:hAnsi="Times New Roman" w:cs="Times New Roman"/>
          <w:bCs/>
          <w:sz w:val="24"/>
          <w:szCs w:val="24"/>
        </w:rPr>
        <w:t>Cây</w:t>
      </w:r>
      <w:proofErr w:type="spellEnd"/>
      <w:r w:rsidRPr="4DCF7466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4DCF7466">
        <w:rPr>
          <w:rFonts w:ascii="Times New Roman" w:hAnsi="Times New Roman" w:cs="Times New Roman"/>
          <w:bCs/>
          <w:sz w:val="24"/>
          <w:szCs w:val="24"/>
        </w:rPr>
        <w:t>quyết</w:t>
      </w:r>
      <w:proofErr w:type="spellEnd"/>
      <w:r w:rsidRPr="4DCF7466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4DCF7466">
        <w:rPr>
          <w:rFonts w:ascii="Times New Roman" w:hAnsi="Times New Roman" w:cs="Times New Roman"/>
          <w:bCs/>
          <w:sz w:val="24"/>
          <w:szCs w:val="24"/>
        </w:rPr>
        <w:t>định</w:t>
      </w:r>
      <w:proofErr w:type="spellEnd"/>
      <w:r w:rsidRPr="4DCF7466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4DCF7466">
        <w:rPr>
          <w:rFonts w:ascii="Times New Roman" w:hAnsi="Times New Roman" w:cs="Times New Roman"/>
          <w:bCs/>
          <w:sz w:val="24"/>
          <w:szCs w:val="24"/>
        </w:rPr>
        <w:t>truyền</w:t>
      </w:r>
      <w:proofErr w:type="spellEnd"/>
      <w:r w:rsidRPr="4DCF7466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4DCF7466">
        <w:rPr>
          <w:rFonts w:ascii="Times New Roman" w:hAnsi="Times New Roman" w:cs="Times New Roman"/>
          <w:bCs/>
          <w:sz w:val="24"/>
          <w:szCs w:val="24"/>
        </w:rPr>
        <w:t>thống</w:t>
      </w:r>
      <w:proofErr w:type="spellEnd"/>
      <w:r w:rsidRPr="4DCF7466">
        <w:rPr>
          <w:rFonts w:ascii="Times New Roman" w:hAnsi="Times New Roman" w:cs="Times New Roman"/>
          <w:bCs/>
          <w:sz w:val="24"/>
          <w:szCs w:val="24"/>
        </w:rPr>
        <w:t>.</w:t>
      </w:r>
    </w:p>
    <w:p w14:paraId="2107689E" w14:textId="1488282D" w:rsidR="1D8A7A0D" w:rsidRDefault="1D8A7A0D" w:rsidP="52FC14AF"/>
    <w:p w14:paraId="4E7A9A76" w14:textId="40C2F562" w:rsidR="1D8A7A0D" w:rsidRDefault="1D8A7A0D" w:rsidP="4DCF7466">
      <w:pPr>
        <w:shd w:val="clear" w:color="auto" w:fill="FFFFFF" w:themeFill="background1"/>
        <w:spacing w:after="0"/>
        <w:rPr>
          <w:rFonts w:ascii="Times New Roman" w:hAnsi="Times New Roman" w:cs="Times New Roman"/>
          <w:sz w:val="24"/>
          <w:szCs w:val="24"/>
        </w:rPr>
      </w:pPr>
    </w:p>
    <w:p w14:paraId="6432B98A" w14:textId="7AC4B500" w:rsidR="1D8A7A0D" w:rsidRDefault="3C57CF74" w:rsidP="4DCF7466">
      <w:pPr>
        <w:shd w:val="clear" w:color="auto" w:fill="FFFFFF" w:themeFill="background1"/>
        <w:spacing w:after="0"/>
        <w:rPr>
          <w:rFonts w:ascii="Times New Roman" w:hAnsi="Times New Roman" w:cs="Times New Roman"/>
          <w:sz w:val="24"/>
          <w:szCs w:val="24"/>
        </w:rPr>
      </w:pPr>
      <w:r w:rsidRPr="4DCF7466">
        <w:rPr>
          <w:rFonts w:ascii="Times New Roman" w:hAnsi="Times New Roman" w:cs="Times New Roman"/>
          <w:sz w:val="24"/>
          <w:szCs w:val="24"/>
        </w:rPr>
        <w:t>2.2.1.</w:t>
      </w:r>
      <w:r w:rsidR="1C7AB204" w:rsidRPr="4DCF7466">
        <w:rPr>
          <w:rFonts w:ascii="Times New Roman" w:hAnsi="Times New Roman" w:cs="Times New Roman"/>
          <w:sz w:val="24"/>
          <w:szCs w:val="24"/>
        </w:rPr>
        <w:t>3</w:t>
      </w:r>
      <w:r w:rsidR="16BFEDF4" w:rsidRPr="4DCF7466">
        <w:rPr>
          <w:rFonts w:ascii="Inter" w:eastAsia="Inter" w:hAnsi="Inter" w:cs="Inter"/>
          <w:bCs/>
          <w:color w:val="1A1C1E"/>
          <w:sz w:val="28"/>
          <w:szCs w:val="28"/>
        </w:rPr>
        <w:t xml:space="preserve"> Nguyên </w:t>
      </w:r>
      <w:proofErr w:type="spellStart"/>
      <w:r w:rsidR="16BFEDF4" w:rsidRPr="4DCF7466">
        <w:rPr>
          <w:rFonts w:ascii="Inter" w:eastAsia="Inter" w:hAnsi="Inter" w:cs="Inter"/>
          <w:bCs/>
          <w:color w:val="1A1C1E"/>
          <w:sz w:val="28"/>
          <w:szCs w:val="28"/>
        </w:rPr>
        <w:t>lý</w:t>
      </w:r>
      <w:proofErr w:type="spellEnd"/>
      <w:r w:rsidR="16BFEDF4" w:rsidRPr="4DCF7466">
        <w:rPr>
          <w:rFonts w:ascii="Inter" w:eastAsia="Inter" w:hAnsi="Inter" w:cs="Inter"/>
          <w:bCs/>
          <w:color w:val="1A1C1E"/>
          <w:sz w:val="28"/>
          <w:szCs w:val="28"/>
        </w:rPr>
        <w:t xml:space="preserve"> </w:t>
      </w:r>
      <w:proofErr w:type="spellStart"/>
      <w:r w:rsidR="16BFEDF4" w:rsidRPr="4DCF7466">
        <w:rPr>
          <w:rFonts w:ascii="Inter" w:eastAsia="Inter" w:hAnsi="Inter" w:cs="Inter"/>
          <w:bCs/>
          <w:color w:val="1A1C1E"/>
          <w:sz w:val="28"/>
          <w:szCs w:val="28"/>
        </w:rPr>
        <w:t>hoạt</w:t>
      </w:r>
      <w:proofErr w:type="spellEnd"/>
      <w:r w:rsidR="16BFEDF4" w:rsidRPr="4DCF7466">
        <w:rPr>
          <w:rFonts w:ascii="Inter" w:eastAsia="Inter" w:hAnsi="Inter" w:cs="Inter"/>
          <w:bCs/>
          <w:color w:val="1A1C1E"/>
          <w:sz w:val="28"/>
          <w:szCs w:val="28"/>
        </w:rPr>
        <w:t xml:space="preserve"> </w:t>
      </w:r>
      <w:proofErr w:type="spellStart"/>
      <w:r w:rsidR="16BFEDF4" w:rsidRPr="4DCF7466">
        <w:rPr>
          <w:rFonts w:ascii="Inter" w:eastAsia="Inter" w:hAnsi="Inter" w:cs="Inter"/>
          <w:bCs/>
          <w:color w:val="1A1C1E"/>
          <w:sz w:val="28"/>
          <w:szCs w:val="28"/>
        </w:rPr>
        <w:t>động</w:t>
      </w:r>
      <w:proofErr w:type="spellEnd"/>
      <w:r w:rsidR="16BFEDF4" w:rsidRPr="4DCF7466">
        <w:rPr>
          <w:rFonts w:ascii="Inter" w:eastAsia="Inter" w:hAnsi="Inter" w:cs="Inter"/>
          <w:bCs/>
          <w:color w:val="1A1C1E"/>
          <w:sz w:val="28"/>
          <w:szCs w:val="28"/>
        </w:rPr>
        <w:t xml:space="preserve"> </w:t>
      </w:r>
      <w:proofErr w:type="spellStart"/>
      <w:r w:rsidR="16BFEDF4" w:rsidRPr="4DCF7466">
        <w:rPr>
          <w:rFonts w:ascii="Inter" w:eastAsia="Inter" w:hAnsi="Inter" w:cs="Inter"/>
          <w:bCs/>
          <w:color w:val="1A1C1E"/>
          <w:sz w:val="28"/>
          <w:szCs w:val="28"/>
        </w:rPr>
        <w:t>của</w:t>
      </w:r>
      <w:proofErr w:type="spellEnd"/>
      <w:r w:rsidR="16BFEDF4" w:rsidRPr="4DCF7466">
        <w:rPr>
          <w:rFonts w:ascii="Inter" w:eastAsia="Inter" w:hAnsi="Inter" w:cs="Inter"/>
          <w:bCs/>
          <w:color w:val="1A1C1E"/>
          <w:sz w:val="28"/>
          <w:szCs w:val="28"/>
        </w:rPr>
        <w:t xml:space="preserve"> Gradient Boosted Trees (</w:t>
      </w:r>
      <w:proofErr w:type="spellStart"/>
      <w:r w:rsidR="16BFEDF4" w:rsidRPr="4DCF7466">
        <w:rPr>
          <w:rFonts w:ascii="Inter" w:eastAsia="Inter" w:hAnsi="Inter" w:cs="Inter"/>
          <w:bCs/>
          <w:color w:val="1A1C1E"/>
          <w:sz w:val="28"/>
          <w:szCs w:val="28"/>
        </w:rPr>
        <w:t>XGBoost</w:t>
      </w:r>
      <w:proofErr w:type="spellEnd"/>
      <w:r w:rsidR="16BFEDF4" w:rsidRPr="4DCF7466">
        <w:rPr>
          <w:rFonts w:ascii="Inter" w:eastAsia="Inter" w:hAnsi="Inter" w:cs="Inter"/>
          <w:bCs/>
          <w:color w:val="1A1C1E"/>
          <w:sz w:val="28"/>
          <w:szCs w:val="28"/>
        </w:rPr>
        <w:t>)</w:t>
      </w:r>
    </w:p>
    <w:p w14:paraId="3F83D241" w14:textId="1DF56E7F" w:rsidR="1D8A7A0D" w:rsidRDefault="1D8A7A0D" w:rsidP="52FC14AF"/>
    <w:p w14:paraId="5789389C" w14:textId="095F016C" w:rsidR="1D8A7A0D" w:rsidRDefault="006C8BDB" w:rsidP="4DCF7466">
      <w:pPr>
        <w:spacing w:before="240" w:after="240"/>
      </w:pPr>
      <w:r w:rsidRPr="4DCF7466">
        <w:rPr>
          <w:rFonts w:ascii="Inter" w:eastAsia="Inter" w:hAnsi="Inter" w:cs="Inter"/>
          <w:bCs/>
          <w:sz w:val="28"/>
          <w:szCs w:val="28"/>
        </w:rPr>
        <w:t>Gradient Boosted Trees (</w:t>
      </w:r>
      <w:proofErr w:type="spellStart"/>
      <w:r w:rsidRPr="4DCF7466">
        <w:rPr>
          <w:rFonts w:ascii="Inter" w:eastAsia="Inter" w:hAnsi="Inter" w:cs="Inter"/>
          <w:bCs/>
          <w:sz w:val="28"/>
          <w:szCs w:val="28"/>
        </w:rPr>
        <w:t>nền</w:t>
      </w:r>
      <w:proofErr w:type="spellEnd"/>
      <w:r w:rsidRPr="4DCF7466">
        <w:rPr>
          <w:rFonts w:ascii="Inter" w:eastAsia="Inter" w:hAnsi="Inter" w:cs="Inter"/>
          <w:bCs/>
          <w:sz w:val="28"/>
          <w:szCs w:val="28"/>
        </w:rPr>
        <w:t xml:space="preserve"> </w:t>
      </w:r>
      <w:proofErr w:type="spellStart"/>
      <w:r w:rsidRPr="4DCF7466">
        <w:rPr>
          <w:rFonts w:ascii="Inter" w:eastAsia="Inter" w:hAnsi="Inter" w:cs="Inter"/>
          <w:bCs/>
          <w:sz w:val="28"/>
          <w:szCs w:val="28"/>
        </w:rPr>
        <w:t>tảng</w:t>
      </w:r>
      <w:proofErr w:type="spellEnd"/>
      <w:r w:rsidRPr="4DCF7466">
        <w:rPr>
          <w:rFonts w:ascii="Inter" w:eastAsia="Inter" w:hAnsi="Inter" w:cs="Inter"/>
          <w:bCs/>
          <w:sz w:val="28"/>
          <w:szCs w:val="28"/>
        </w:rPr>
        <w:t xml:space="preserve"> </w:t>
      </w:r>
      <w:proofErr w:type="spellStart"/>
      <w:r w:rsidRPr="4DCF7466">
        <w:rPr>
          <w:rFonts w:ascii="Inter" w:eastAsia="Inter" w:hAnsi="Inter" w:cs="Inter"/>
          <w:bCs/>
          <w:sz w:val="28"/>
          <w:szCs w:val="28"/>
        </w:rPr>
        <w:t>của</w:t>
      </w:r>
      <w:proofErr w:type="spellEnd"/>
      <w:r w:rsidRPr="4DCF7466">
        <w:rPr>
          <w:rFonts w:ascii="Inter" w:eastAsia="Inter" w:hAnsi="Inter" w:cs="Inter"/>
          <w:bCs/>
          <w:sz w:val="28"/>
          <w:szCs w:val="28"/>
        </w:rPr>
        <w:t xml:space="preserve"> </w:t>
      </w:r>
      <w:proofErr w:type="spellStart"/>
      <w:r w:rsidRPr="4DCF7466">
        <w:rPr>
          <w:rFonts w:ascii="Inter" w:eastAsia="Inter" w:hAnsi="Inter" w:cs="Inter"/>
          <w:bCs/>
          <w:sz w:val="28"/>
          <w:szCs w:val="28"/>
        </w:rPr>
        <w:t>XGBoost</w:t>
      </w:r>
      <w:proofErr w:type="spellEnd"/>
      <w:r w:rsidRPr="4DCF7466">
        <w:rPr>
          <w:rFonts w:ascii="Inter" w:eastAsia="Inter" w:hAnsi="Inter" w:cs="Inter"/>
          <w:bCs/>
          <w:sz w:val="28"/>
          <w:szCs w:val="28"/>
        </w:rPr>
        <w:t xml:space="preserve">) </w:t>
      </w:r>
      <w:proofErr w:type="spellStart"/>
      <w:r w:rsidRPr="4DCF7466">
        <w:rPr>
          <w:rFonts w:ascii="Inter" w:eastAsia="Inter" w:hAnsi="Inter" w:cs="Inter"/>
          <w:bCs/>
          <w:sz w:val="28"/>
          <w:szCs w:val="28"/>
        </w:rPr>
        <w:t>là</w:t>
      </w:r>
      <w:proofErr w:type="spellEnd"/>
      <w:r w:rsidRPr="4DCF7466">
        <w:rPr>
          <w:rFonts w:ascii="Inter" w:eastAsia="Inter" w:hAnsi="Inter" w:cs="Inter"/>
          <w:bCs/>
          <w:sz w:val="28"/>
          <w:szCs w:val="28"/>
        </w:rPr>
        <w:t xml:space="preserve"> </w:t>
      </w:r>
      <w:proofErr w:type="spellStart"/>
      <w:r w:rsidRPr="4DCF7466">
        <w:rPr>
          <w:rFonts w:ascii="Inter" w:eastAsia="Inter" w:hAnsi="Inter" w:cs="Inter"/>
          <w:bCs/>
          <w:sz w:val="28"/>
          <w:szCs w:val="28"/>
        </w:rPr>
        <w:t>một</w:t>
      </w:r>
      <w:proofErr w:type="spellEnd"/>
      <w:r w:rsidRPr="4DCF7466">
        <w:rPr>
          <w:rFonts w:ascii="Inter" w:eastAsia="Inter" w:hAnsi="Inter" w:cs="Inter"/>
          <w:bCs/>
          <w:sz w:val="28"/>
          <w:szCs w:val="28"/>
        </w:rPr>
        <w:t xml:space="preserve"> </w:t>
      </w:r>
      <w:proofErr w:type="spellStart"/>
      <w:r w:rsidRPr="4DCF7466">
        <w:rPr>
          <w:rFonts w:ascii="Inter" w:eastAsia="Inter" w:hAnsi="Inter" w:cs="Inter"/>
          <w:bCs/>
          <w:sz w:val="28"/>
          <w:szCs w:val="28"/>
        </w:rPr>
        <w:t>phương</w:t>
      </w:r>
      <w:proofErr w:type="spellEnd"/>
      <w:r w:rsidRPr="4DCF7466">
        <w:rPr>
          <w:rFonts w:ascii="Inter" w:eastAsia="Inter" w:hAnsi="Inter" w:cs="Inter"/>
          <w:bCs/>
          <w:sz w:val="28"/>
          <w:szCs w:val="28"/>
        </w:rPr>
        <w:t xml:space="preserve"> </w:t>
      </w:r>
      <w:proofErr w:type="spellStart"/>
      <w:r w:rsidRPr="4DCF7466">
        <w:rPr>
          <w:rFonts w:ascii="Inter" w:eastAsia="Inter" w:hAnsi="Inter" w:cs="Inter"/>
          <w:bCs/>
          <w:sz w:val="28"/>
          <w:szCs w:val="28"/>
        </w:rPr>
        <w:t>pháp</w:t>
      </w:r>
      <w:proofErr w:type="spellEnd"/>
      <w:r w:rsidRPr="4DCF7466">
        <w:rPr>
          <w:rFonts w:ascii="Inter" w:eastAsia="Inter" w:hAnsi="Inter" w:cs="Inter"/>
          <w:bCs/>
          <w:sz w:val="28"/>
          <w:szCs w:val="28"/>
        </w:rPr>
        <w:t xml:space="preserve"> </w:t>
      </w:r>
      <w:proofErr w:type="spellStart"/>
      <w:r w:rsidRPr="4DCF7466">
        <w:rPr>
          <w:rFonts w:ascii="Inter" w:eastAsia="Inter" w:hAnsi="Inter" w:cs="Inter"/>
          <w:bCs/>
          <w:sz w:val="28"/>
          <w:szCs w:val="28"/>
        </w:rPr>
        <w:t>học</w:t>
      </w:r>
      <w:proofErr w:type="spellEnd"/>
      <w:r w:rsidRPr="4DCF7466">
        <w:rPr>
          <w:rFonts w:ascii="Inter" w:eastAsia="Inter" w:hAnsi="Inter" w:cs="Inter"/>
          <w:bCs/>
          <w:sz w:val="28"/>
          <w:szCs w:val="28"/>
        </w:rPr>
        <w:t xml:space="preserve"> </w:t>
      </w:r>
      <w:proofErr w:type="spellStart"/>
      <w:r w:rsidRPr="4DCF7466">
        <w:rPr>
          <w:rFonts w:ascii="Inter" w:eastAsia="Inter" w:hAnsi="Inter" w:cs="Inter"/>
          <w:bCs/>
          <w:sz w:val="28"/>
          <w:szCs w:val="28"/>
        </w:rPr>
        <w:t>kết</w:t>
      </w:r>
      <w:proofErr w:type="spellEnd"/>
      <w:r w:rsidRPr="4DCF7466">
        <w:rPr>
          <w:rFonts w:ascii="Inter" w:eastAsia="Inter" w:hAnsi="Inter" w:cs="Inter"/>
          <w:bCs/>
          <w:sz w:val="28"/>
          <w:szCs w:val="28"/>
        </w:rPr>
        <w:t xml:space="preserve"> </w:t>
      </w:r>
      <w:proofErr w:type="spellStart"/>
      <w:r w:rsidRPr="4DCF7466">
        <w:rPr>
          <w:rFonts w:ascii="Inter" w:eastAsia="Inter" w:hAnsi="Inter" w:cs="Inter"/>
          <w:bCs/>
          <w:sz w:val="28"/>
          <w:szCs w:val="28"/>
        </w:rPr>
        <w:t>hợp</w:t>
      </w:r>
      <w:proofErr w:type="spellEnd"/>
      <w:r w:rsidRPr="4DCF7466">
        <w:rPr>
          <w:rFonts w:ascii="Inter" w:eastAsia="Inter" w:hAnsi="Inter" w:cs="Inter"/>
          <w:bCs/>
          <w:sz w:val="28"/>
          <w:szCs w:val="28"/>
        </w:rPr>
        <w:t xml:space="preserve"> (Ensemble method) </w:t>
      </w:r>
      <w:proofErr w:type="spellStart"/>
      <w:r w:rsidRPr="4DCF7466">
        <w:rPr>
          <w:rFonts w:ascii="Inter" w:eastAsia="Inter" w:hAnsi="Inter" w:cs="Inter"/>
          <w:bCs/>
          <w:sz w:val="28"/>
          <w:szCs w:val="28"/>
        </w:rPr>
        <w:t>tiên</w:t>
      </w:r>
      <w:proofErr w:type="spellEnd"/>
      <w:r w:rsidRPr="4DCF7466">
        <w:rPr>
          <w:rFonts w:ascii="Inter" w:eastAsia="Inter" w:hAnsi="Inter" w:cs="Inter"/>
          <w:bCs/>
          <w:sz w:val="28"/>
          <w:szCs w:val="28"/>
        </w:rPr>
        <w:t xml:space="preserve"> </w:t>
      </w:r>
      <w:proofErr w:type="spellStart"/>
      <w:r w:rsidRPr="4DCF7466">
        <w:rPr>
          <w:rFonts w:ascii="Inter" w:eastAsia="Inter" w:hAnsi="Inter" w:cs="Inter"/>
          <w:bCs/>
          <w:sz w:val="28"/>
          <w:szCs w:val="28"/>
        </w:rPr>
        <w:t>tiến</w:t>
      </w:r>
      <w:proofErr w:type="spellEnd"/>
      <w:r w:rsidRPr="4DCF7466">
        <w:rPr>
          <w:rFonts w:ascii="Inter" w:eastAsia="Inter" w:hAnsi="Inter" w:cs="Inter"/>
          <w:bCs/>
          <w:sz w:val="28"/>
          <w:szCs w:val="28"/>
        </w:rPr>
        <w:t xml:space="preserve">, </w:t>
      </w:r>
      <w:proofErr w:type="spellStart"/>
      <w:r w:rsidRPr="4DCF7466">
        <w:rPr>
          <w:rFonts w:ascii="Inter" w:eastAsia="Inter" w:hAnsi="Inter" w:cs="Inter"/>
          <w:bCs/>
          <w:sz w:val="28"/>
          <w:szCs w:val="28"/>
        </w:rPr>
        <w:t>được</w:t>
      </w:r>
      <w:proofErr w:type="spellEnd"/>
      <w:r w:rsidRPr="4DCF7466">
        <w:rPr>
          <w:rFonts w:ascii="Inter" w:eastAsia="Inter" w:hAnsi="Inter" w:cs="Inter"/>
          <w:bCs/>
          <w:sz w:val="28"/>
          <w:szCs w:val="28"/>
        </w:rPr>
        <w:t xml:space="preserve"> </w:t>
      </w:r>
      <w:proofErr w:type="spellStart"/>
      <w:r w:rsidRPr="4DCF7466">
        <w:rPr>
          <w:rFonts w:ascii="Inter" w:eastAsia="Inter" w:hAnsi="Inter" w:cs="Inter"/>
          <w:bCs/>
          <w:sz w:val="28"/>
          <w:szCs w:val="28"/>
        </w:rPr>
        <w:t>sử</w:t>
      </w:r>
      <w:proofErr w:type="spellEnd"/>
      <w:r w:rsidRPr="4DCF7466">
        <w:rPr>
          <w:rFonts w:ascii="Inter" w:eastAsia="Inter" w:hAnsi="Inter" w:cs="Inter"/>
          <w:bCs/>
          <w:sz w:val="28"/>
          <w:szCs w:val="28"/>
        </w:rPr>
        <w:t xml:space="preserve"> </w:t>
      </w:r>
      <w:proofErr w:type="spellStart"/>
      <w:r w:rsidRPr="4DCF7466">
        <w:rPr>
          <w:rFonts w:ascii="Inter" w:eastAsia="Inter" w:hAnsi="Inter" w:cs="Inter"/>
          <w:bCs/>
          <w:sz w:val="28"/>
          <w:szCs w:val="28"/>
        </w:rPr>
        <w:t>dụng</w:t>
      </w:r>
      <w:proofErr w:type="spellEnd"/>
      <w:r w:rsidRPr="4DCF7466">
        <w:rPr>
          <w:rFonts w:ascii="Inter" w:eastAsia="Inter" w:hAnsi="Inter" w:cs="Inter"/>
          <w:bCs/>
          <w:sz w:val="28"/>
          <w:szCs w:val="28"/>
        </w:rPr>
        <w:t xml:space="preserve"> </w:t>
      </w:r>
      <w:proofErr w:type="spellStart"/>
      <w:r w:rsidRPr="4DCF7466">
        <w:rPr>
          <w:rFonts w:ascii="Inter" w:eastAsia="Inter" w:hAnsi="Inter" w:cs="Inter"/>
          <w:bCs/>
          <w:sz w:val="28"/>
          <w:szCs w:val="28"/>
        </w:rPr>
        <w:t>cho</w:t>
      </w:r>
      <w:proofErr w:type="spellEnd"/>
      <w:r w:rsidRPr="4DCF7466">
        <w:rPr>
          <w:rFonts w:ascii="Inter" w:eastAsia="Inter" w:hAnsi="Inter" w:cs="Inter"/>
          <w:bCs/>
          <w:sz w:val="28"/>
          <w:szCs w:val="28"/>
        </w:rPr>
        <w:t xml:space="preserve"> </w:t>
      </w:r>
      <w:proofErr w:type="spellStart"/>
      <w:r w:rsidRPr="4DCF7466">
        <w:rPr>
          <w:rFonts w:ascii="Inter" w:eastAsia="Inter" w:hAnsi="Inter" w:cs="Inter"/>
          <w:bCs/>
          <w:sz w:val="28"/>
          <w:szCs w:val="28"/>
        </w:rPr>
        <w:t>cả</w:t>
      </w:r>
      <w:proofErr w:type="spellEnd"/>
      <w:r w:rsidRPr="4DCF7466">
        <w:rPr>
          <w:rFonts w:ascii="Inter" w:eastAsia="Inter" w:hAnsi="Inter" w:cs="Inter"/>
          <w:bCs/>
          <w:sz w:val="28"/>
          <w:szCs w:val="28"/>
        </w:rPr>
        <w:t xml:space="preserve"> </w:t>
      </w:r>
      <w:proofErr w:type="spellStart"/>
      <w:r w:rsidRPr="4DCF7466">
        <w:rPr>
          <w:rFonts w:ascii="Inter" w:eastAsia="Inter" w:hAnsi="Inter" w:cs="Inter"/>
          <w:bCs/>
          <w:sz w:val="28"/>
          <w:szCs w:val="28"/>
        </w:rPr>
        <w:t>bài</w:t>
      </w:r>
      <w:proofErr w:type="spellEnd"/>
      <w:r w:rsidRPr="4DCF7466">
        <w:rPr>
          <w:rFonts w:ascii="Inter" w:eastAsia="Inter" w:hAnsi="Inter" w:cs="Inter"/>
          <w:bCs/>
          <w:sz w:val="28"/>
          <w:szCs w:val="28"/>
        </w:rPr>
        <w:t xml:space="preserve"> </w:t>
      </w:r>
      <w:proofErr w:type="spellStart"/>
      <w:r w:rsidRPr="4DCF7466">
        <w:rPr>
          <w:rFonts w:ascii="Inter" w:eastAsia="Inter" w:hAnsi="Inter" w:cs="Inter"/>
          <w:bCs/>
          <w:sz w:val="28"/>
          <w:szCs w:val="28"/>
        </w:rPr>
        <w:t>toán</w:t>
      </w:r>
      <w:proofErr w:type="spellEnd"/>
      <w:r w:rsidRPr="4DCF7466">
        <w:rPr>
          <w:rFonts w:ascii="Inter" w:eastAsia="Inter" w:hAnsi="Inter" w:cs="Inter"/>
          <w:bCs/>
          <w:sz w:val="28"/>
          <w:szCs w:val="28"/>
        </w:rPr>
        <w:t xml:space="preserve"> </w:t>
      </w:r>
      <w:proofErr w:type="spellStart"/>
      <w:r w:rsidRPr="4DCF7466">
        <w:rPr>
          <w:rFonts w:ascii="Inter" w:eastAsia="Inter" w:hAnsi="Inter" w:cs="Inter"/>
          <w:bCs/>
          <w:sz w:val="28"/>
          <w:szCs w:val="28"/>
        </w:rPr>
        <w:t>phân</w:t>
      </w:r>
      <w:proofErr w:type="spellEnd"/>
      <w:r w:rsidRPr="4DCF7466">
        <w:rPr>
          <w:rFonts w:ascii="Inter" w:eastAsia="Inter" w:hAnsi="Inter" w:cs="Inter"/>
          <w:bCs/>
          <w:sz w:val="28"/>
          <w:szCs w:val="28"/>
        </w:rPr>
        <w:t xml:space="preserve"> </w:t>
      </w:r>
      <w:proofErr w:type="spellStart"/>
      <w:r w:rsidRPr="4DCF7466">
        <w:rPr>
          <w:rFonts w:ascii="Inter" w:eastAsia="Inter" w:hAnsi="Inter" w:cs="Inter"/>
          <w:bCs/>
          <w:sz w:val="28"/>
          <w:szCs w:val="28"/>
        </w:rPr>
        <w:t>loại</w:t>
      </w:r>
      <w:proofErr w:type="spellEnd"/>
      <w:r w:rsidRPr="4DCF7466">
        <w:rPr>
          <w:rFonts w:ascii="Inter" w:eastAsia="Inter" w:hAnsi="Inter" w:cs="Inter"/>
          <w:bCs/>
          <w:sz w:val="28"/>
          <w:szCs w:val="28"/>
        </w:rPr>
        <w:t xml:space="preserve"> </w:t>
      </w:r>
      <w:proofErr w:type="spellStart"/>
      <w:r w:rsidRPr="4DCF7466">
        <w:rPr>
          <w:rFonts w:ascii="Inter" w:eastAsia="Inter" w:hAnsi="Inter" w:cs="Inter"/>
          <w:bCs/>
          <w:sz w:val="28"/>
          <w:szCs w:val="28"/>
        </w:rPr>
        <w:t>và</w:t>
      </w:r>
      <w:proofErr w:type="spellEnd"/>
      <w:r w:rsidRPr="4DCF7466">
        <w:rPr>
          <w:rFonts w:ascii="Inter" w:eastAsia="Inter" w:hAnsi="Inter" w:cs="Inter"/>
          <w:bCs/>
          <w:sz w:val="28"/>
          <w:szCs w:val="28"/>
        </w:rPr>
        <w:t xml:space="preserve"> </w:t>
      </w:r>
      <w:proofErr w:type="spellStart"/>
      <w:r w:rsidRPr="4DCF7466">
        <w:rPr>
          <w:rFonts w:ascii="Inter" w:eastAsia="Inter" w:hAnsi="Inter" w:cs="Inter"/>
          <w:bCs/>
          <w:sz w:val="28"/>
          <w:szCs w:val="28"/>
        </w:rPr>
        <w:t>hồi</w:t>
      </w:r>
      <w:proofErr w:type="spellEnd"/>
      <w:r w:rsidRPr="4DCF7466">
        <w:rPr>
          <w:rFonts w:ascii="Inter" w:eastAsia="Inter" w:hAnsi="Inter" w:cs="Inter"/>
          <w:bCs/>
          <w:sz w:val="28"/>
          <w:szCs w:val="28"/>
        </w:rPr>
        <w:t xml:space="preserve"> </w:t>
      </w:r>
      <w:proofErr w:type="spellStart"/>
      <w:r w:rsidRPr="4DCF7466">
        <w:rPr>
          <w:rFonts w:ascii="Inter" w:eastAsia="Inter" w:hAnsi="Inter" w:cs="Inter"/>
          <w:bCs/>
          <w:sz w:val="28"/>
          <w:szCs w:val="28"/>
        </w:rPr>
        <w:t>quy</w:t>
      </w:r>
      <w:proofErr w:type="spellEnd"/>
      <w:r w:rsidRPr="4DCF7466">
        <w:rPr>
          <w:rFonts w:ascii="Inter" w:eastAsia="Inter" w:hAnsi="Inter" w:cs="Inter"/>
          <w:bCs/>
          <w:sz w:val="28"/>
          <w:szCs w:val="28"/>
        </w:rPr>
        <w:t xml:space="preserve">. </w:t>
      </w:r>
      <w:proofErr w:type="spellStart"/>
      <w:r w:rsidRPr="4DCF7466">
        <w:rPr>
          <w:rFonts w:ascii="Inter" w:eastAsia="Inter" w:hAnsi="Inter" w:cs="Inter"/>
          <w:bCs/>
          <w:sz w:val="28"/>
          <w:szCs w:val="28"/>
        </w:rPr>
        <w:t>Khác</w:t>
      </w:r>
      <w:proofErr w:type="spellEnd"/>
      <w:r w:rsidRPr="4DCF7466">
        <w:rPr>
          <w:rFonts w:ascii="Inter" w:eastAsia="Inter" w:hAnsi="Inter" w:cs="Inter"/>
          <w:bCs/>
          <w:sz w:val="28"/>
          <w:szCs w:val="28"/>
        </w:rPr>
        <w:t xml:space="preserve"> </w:t>
      </w:r>
      <w:proofErr w:type="spellStart"/>
      <w:r w:rsidRPr="4DCF7466">
        <w:rPr>
          <w:rFonts w:ascii="Inter" w:eastAsia="Inter" w:hAnsi="Inter" w:cs="Inter"/>
          <w:bCs/>
          <w:sz w:val="28"/>
          <w:szCs w:val="28"/>
        </w:rPr>
        <w:t>với</w:t>
      </w:r>
      <w:proofErr w:type="spellEnd"/>
      <w:r w:rsidRPr="4DCF7466">
        <w:rPr>
          <w:rFonts w:ascii="Inter" w:eastAsia="Inter" w:hAnsi="Inter" w:cs="Inter"/>
          <w:bCs/>
          <w:sz w:val="28"/>
          <w:szCs w:val="28"/>
        </w:rPr>
        <w:t xml:space="preserve"> Decision Tree </w:t>
      </w:r>
      <w:proofErr w:type="spellStart"/>
      <w:r w:rsidRPr="4DCF7466">
        <w:rPr>
          <w:rFonts w:ascii="Inter" w:eastAsia="Inter" w:hAnsi="Inter" w:cs="Inter"/>
          <w:bCs/>
          <w:sz w:val="28"/>
          <w:szCs w:val="28"/>
        </w:rPr>
        <w:t>đơn</w:t>
      </w:r>
      <w:proofErr w:type="spellEnd"/>
      <w:r w:rsidRPr="4DCF7466">
        <w:rPr>
          <w:rFonts w:ascii="Inter" w:eastAsia="Inter" w:hAnsi="Inter" w:cs="Inter"/>
          <w:bCs/>
          <w:sz w:val="28"/>
          <w:szCs w:val="28"/>
        </w:rPr>
        <w:t xml:space="preserve"> </w:t>
      </w:r>
      <w:proofErr w:type="spellStart"/>
      <w:r w:rsidRPr="4DCF7466">
        <w:rPr>
          <w:rFonts w:ascii="Inter" w:eastAsia="Inter" w:hAnsi="Inter" w:cs="Inter"/>
          <w:bCs/>
          <w:sz w:val="28"/>
          <w:szCs w:val="28"/>
        </w:rPr>
        <w:t>lẻ</w:t>
      </w:r>
      <w:proofErr w:type="spellEnd"/>
      <w:r w:rsidRPr="4DCF7466">
        <w:rPr>
          <w:rFonts w:ascii="Inter" w:eastAsia="Inter" w:hAnsi="Inter" w:cs="Inter"/>
          <w:bCs/>
          <w:sz w:val="28"/>
          <w:szCs w:val="28"/>
        </w:rPr>
        <w:t xml:space="preserve">, </w:t>
      </w:r>
      <w:proofErr w:type="spellStart"/>
      <w:r w:rsidRPr="4DCF7466">
        <w:rPr>
          <w:rFonts w:ascii="Inter" w:eastAsia="Inter" w:hAnsi="Inter" w:cs="Inter"/>
          <w:bCs/>
          <w:sz w:val="28"/>
          <w:szCs w:val="28"/>
        </w:rPr>
        <w:t>phương</w:t>
      </w:r>
      <w:proofErr w:type="spellEnd"/>
      <w:r w:rsidRPr="4DCF7466">
        <w:rPr>
          <w:rFonts w:ascii="Inter" w:eastAsia="Inter" w:hAnsi="Inter" w:cs="Inter"/>
          <w:bCs/>
          <w:sz w:val="28"/>
          <w:szCs w:val="28"/>
        </w:rPr>
        <w:t xml:space="preserve"> </w:t>
      </w:r>
      <w:proofErr w:type="spellStart"/>
      <w:r w:rsidRPr="4DCF7466">
        <w:rPr>
          <w:rFonts w:ascii="Inter" w:eastAsia="Inter" w:hAnsi="Inter" w:cs="Inter"/>
          <w:bCs/>
          <w:sz w:val="28"/>
          <w:szCs w:val="28"/>
        </w:rPr>
        <w:t>pháp</w:t>
      </w:r>
      <w:proofErr w:type="spellEnd"/>
      <w:r w:rsidRPr="4DCF7466">
        <w:rPr>
          <w:rFonts w:ascii="Inter" w:eastAsia="Inter" w:hAnsi="Inter" w:cs="Inter"/>
          <w:bCs/>
          <w:sz w:val="28"/>
          <w:szCs w:val="28"/>
        </w:rPr>
        <w:t xml:space="preserve"> </w:t>
      </w:r>
      <w:proofErr w:type="spellStart"/>
      <w:r w:rsidRPr="4DCF7466">
        <w:rPr>
          <w:rFonts w:ascii="Inter" w:eastAsia="Inter" w:hAnsi="Inter" w:cs="Inter"/>
          <w:bCs/>
          <w:sz w:val="28"/>
          <w:szCs w:val="28"/>
        </w:rPr>
        <w:t>này</w:t>
      </w:r>
      <w:proofErr w:type="spellEnd"/>
      <w:r w:rsidRPr="4DCF7466">
        <w:rPr>
          <w:rFonts w:ascii="Inter" w:eastAsia="Inter" w:hAnsi="Inter" w:cs="Inter"/>
          <w:bCs/>
          <w:sz w:val="28"/>
          <w:szCs w:val="28"/>
        </w:rPr>
        <w:t xml:space="preserve"> </w:t>
      </w:r>
      <w:proofErr w:type="spellStart"/>
      <w:r w:rsidRPr="4DCF7466">
        <w:rPr>
          <w:rFonts w:ascii="Inter" w:eastAsia="Inter" w:hAnsi="Inter" w:cs="Inter"/>
          <w:bCs/>
          <w:sz w:val="28"/>
          <w:szCs w:val="28"/>
        </w:rPr>
        <w:t>kết</w:t>
      </w:r>
      <w:proofErr w:type="spellEnd"/>
      <w:r w:rsidRPr="4DCF7466">
        <w:rPr>
          <w:rFonts w:ascii="Inter" w:eastAsia="Inter" w:hAnsi="Inter" w:cs="Inter"/>
          <w:bCs/>
          <w:sz w:val="28"/>
          <w:szCs w:val="28"/>
        </w:rPr>
        <w:t xml:space="preserve"> </w:t>
      </w:r>
      <w:proofErr w:type="spellStart"/>
      <w:r w:rsidRPr="4DCF7466">
        <w:rPr>
          <w:rFonts w:ascii="Inter" w:eastAsia="Inter" w:hAnsi="Inter" w:cs="Inter"/>
          <w:bCs/>
          <w:sz w:val="28"/>
          <w:szCs w:val="28"/>
        </w:rPr>
        <w:t>hợp</w:t>
      </w:r>
      <w:proofErr w:type="spellEnd"/>
      <w:r w:rsidRPr="4DCF7466">
        <w:rPr>
          <w:rFonts w:ascii="Inter" w:eastAsia="Inter" w:hAnsi="Inter" w:cs="Inter"/>
          <w:bCs/>
          <w:sz w:val="28"/>
          <w:szCs w:val="28"/>
        </w:rPr>
        <w:t xml:space="preserve"> </w:t>
      </w:r>
      <w:proofErr w:type="spellStart"/>
      <w:r w:rsidRPr="4DCF7466">
        <w:rPr>
          <w:rFonts w:ascii="Inter" w:eastAsia="Inter" w:hAnsi="Inter" w:cs="Inter"/>
          <w:bCs/>
          <w:sz w:val="28"/>
          <w:szCs w:val="28"/>
        </w:rPr>
        <w:t>sức</w:t>
      </w:r>
      <w:proofErr w:type="spellEnd"/>
      <w:r w:rsidRPr="4DCF7466">
        <w:rPr>
          <w:rFonts w:ascii="Inter" w:eastAsia="Inter" w:hAnsi="Inter" w:cs="Inter"/>
          <w:bCs/>
          <w:sz w:val="28"/>
          <w:szCs w:val="28"/>
        </w:rPr>
        <w:t xml:space="preserve"> </w:t>
      </w:r>
      <w:proofErr w:type="spellStart"/>
      <w:r w:rsidRPr="4DCF7466">
        <w:rPr>
          <w:rFonts w:ascii="Inter" w:eastAsia="Inter" w:hAnsi="Inter" w:cs="Inter"/>
          <w:bCs/>
          <w:sz w:val="28"/>
          <w:szCs w:val="28"/>
        </w:rPr>
        <w:t>mạnh</w:t>
      </w:r>
      <w:proofErr w:type="spellEnd"/>
      <w:r w:rsidRPr="4DCF7466">
        <w:rPr>
          <w:rFonts w:ascii="Inter" w:eastAsia="Inter" w:hAnsi="Inter" w:cs="Inter"/>
          <w:bCs/>
          <w:sz w:val="28"/>
          <w:szCs w:val="28"/>
        </w:rPr>
        <w:t xml:space="preserve"> </w:t>
      </w:r>
      <w:proofErr w:type="spellStart"/>
      <w:r w:rsidRPr="4DCF7466">
        <w:rPr>
          <w:rFonts w:ascii="Inter" w:eastAsia="Inter" w:hAnsi="Inter" w:cs="Inter"/>
          <w:bCs/>
          <w:sz w:val="28"/>
          <w:szCs w:val="28"/>
        </w:rPr>
        <w:t>của</w:t>
      </w:r>
      <w:proofErr w:type="spellEnd"/>
      <w:r w:rsidRPr="4DCF7466">
        <w:rPr>
          <w:rFonts w:ascii="Inter" w:eastAsia="Inter" w:hAnsi="Inter" w:cs="Inter"/>
          <w:bCs/>
          <w:sz w:val="28"/>
          <w:szCs w:val="28"/>
        </w:rPr>
        <w:t xml:space="preserve"> </w:t>
      </w:r>
      <w:proofErr w:type="spellStart"/>
      <w:r w:rsidRPr="4DCF7466">
        <w:rPr>
          <w:rFonts w:ascii="Inter" w:eastAsia="Inter" w:hAnsi="Inter" w:cs="Inter"/>
          <w:bCs/>
          <w:sz w:val="28"/>
          <w:szCs w:val="28"/>
        </w:rPr>
        <w:t>nhiều</w:t>
      </w:r>
      <w:proofErr w:type="spellEnd"/>
      <w:r w:rsidRPr="4DCF7466">
        <w:rPr>
          <w:rFonts w:ascii="Inter" w:eastAsia="Inter" w:hAnsi="Inter" w:cs="Inter"/>
          <w:bCs/>
          <w:sz w:val="28"/>
          <w:szCs w:val="28"/>
        </w:rPr>
        <w:t xml:space="preserve"> </w:t>
      </w:r>
      <w:proofErr w:type="spellStart"/>
      <w:r w:rsidRPr="4DCF7466">
        <w:rPr>
          <w:rFonts w:ascii="Inter" w:eastAsia="Inter" w:hAnsi="Inter" w:cs="Inter"/>
          <w:bCs/>
          <w:sz w:val="28"/>
          <w:szCs w:val="28"/>
        </w:rPr>
        <w:t>cây</w:t>
      </w:r>
      <w:proofErr w:type="spellEnd"/>
      <w:r w:rsidRPr="4DCF7466">
        <w:rPr>
          <w:rFonts w:ascii="Inter" w:eastAsia="Inter" w:hAnsi="Inter" w:cs="Inter"/>
          <w:bCs/>
          <w:sz w:val="28"/>
          <w:szCs w:val="28"/>
        </w:rPr>
        <w:t xml:space="preserve"> </w:t>
      </w:r>
      <w:proofErr w:type="spellStart"/>
      <w:r w:rsidRPr="4DCF7466">
        <w:rPr>
          <w:rFonts w:ascii="Inter" w:eastAsia="Inter" w:hAnsi="Inter" w:cs="Inter"/>
          <w:bCs/>
          <w:sz w:val="28"/>
          <w:szCs w:val="28"/>
        </w:rPr>
        <w:t>lại</w:t>
      </w:r>
      <w:proofErr w:type="spellEnd"/>
      <w:r w:rsidRPr="4DCF7466">
        <w:rPr>
          <w:rFonts w:ascii="Inter" w:eastAsia="Inter" w:hAnsi="Inter" w:cs="Inter"/>
          <w:bCs/>
          <w:sz w:val="28"/>
          <w:szCs w:val="28"/>
        </w:rPr>
        <w:t xml:space="preserve"> </w:t>
      </w:r>
      <w:proofErr w:type="spellStart"/>
      <w:r w:rsidRPr="4DCF7466">
        <w:rPr>
          <w:rFonts w:ascii="Inter" w:eastAsia="Inter" w:hAnsi="Inter" w:cs="Inter"/>
          <w:bCs/>
          <w:sz w:val="28"/>
          <w:szCs w:val="28"/>
        </w:rPr>
        <w:t>với</w:t>
      </w:r>
      <w:proofErr w:type="spellEnd"/>
      <w:r w:rsidRPr="4DCF7466">
        <w:rPr>
          <w:rFonts w:ascii="Inter" w:eastAsia="Inter" w:hAnsi="Inter" w:cs="Inter"/>
          <w:bCs/>
          <w:sz w:val="28"/>
          <w:szCs w:val="28"/>
        </w:rPr>
        <w:t xml:space="preserve"> </w:t>
      </w:r>
      <w:proofErr w:type="spellStart"/>
      <w:r w:rsidRPr="4DCF7466">
        <w:rPr>
          <w:rFonts w:ascii="Inter" w:eastAsia="Inter" w:hAnsi="Inter" w:cs="Inter"/>
          <w:bCs/>
          <w:sz w:val="28"/>
          <w:szCs w:val="28"/>
        </w:rPr>
        <w:t>nhau</w:t>
      </w:r>
      <w:proofErr w:type="spellEnd"/>
      <w:r w:rsidRPr="4DCF7466">
        <w:rPr>
          <w:rFonts w:ascii="Inter" w:eastAsia="Inter" w:hAnsi="Inter" w:cs="Inter"/>
          <w:bCs/>
          <w:sz w:val="28"/>
          <w:szCs w:val="28"/>
        </w:rPr>
        <w:t xml:space="preserve">. </w:t>
      </w:r>
    </w:p>
    <w:p w14:paraId="055948C1" w14:textId="337282B1" w:rsidR="1D8A7A0D" w:rsidRDefault="6BB52C8A" w:rsidP="4DCF7466">
      <w:pPr>
        <w:spacing w:before="240" w:after="240"/>
      </w:pPr>
      <w:r>
        <w:rPr>
          <w:noProof/>
        </w:rPr>
        <w:lastRenderedPageBreak/>
        <w:drawing>
          <wp:inline distT="0" distB="0" distL="0" distR="0" wp14:anchorId="10C7204F" wp14:editId="7CB5C26F">
            <wp:extent cx="5486400" cy="3019425"/>
            <wp:effectExtent l="0" t="0" r="0" b="0"/>
            <wp:docPr id="19196002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60024" name="Picture 191960024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06291" w14:textId="166505B3" w:rsidR="1D8A7A0D" w:rsidRPr="00071139" w:rsidRDefault="006C8BDB" w:rsidP="4DCF7466">
      <w:pPr>
        <w:spacing w:before="240" w:after="240"/>
        <w:rPr>
          <w:rFonts w:ascii="Times New Roman" w:eastAsia="Inter" w:hAnsi="Times New Roman" w:cs="Times New Roman"/>
          <w:b w:val="0"/>
          <w:sz w:val="24"/>
          <w:szCs w:val="24"/>
        </w:rPr>
      </w:pPr>
      <w:r w:rsidRPr="00071139">
        <w:rPr>
          <w:rFonts w:ascii="Times New Roman" w:eastAsia="Inter" w:hAnsi="Times New Roman" w:cs="Times New Roman"/>
          <w:b w:val="0"/>
          <w:sz w:val="24"/>
          <w:szCs w:val="24"/>
        </w:rPr>
        <w:t xml:space="preserve">Tuy </w:t>
      </w:r>
      <w:proofErr w:type="spellStart"/>
      <w:r w:rsidRPr="00071139">
        <w:rPr>
          <w:rFonts w:ascii="Times New Roman" w:eastAsia="Inter" w:hAnsi="Times New Roman" w:cs="Times New Roman"/>
          <w:b w:val="0"/>
          <w:sz w:val="24"/>
          <w:szCs w:val="24"/>
        </w:rPr>
        <w:t>nhiên</w:t>
      </w:r>
      <w:proofErr w:type="spellEnd"/>
      <w:r w:rsidRPr="00071139">
        <w:rPr>
          <w:rFonts w:ascii="Times New Roman" w:eastAsia="Inter" w:hAnsi="Times New Roman" w:cs="Times New Roman"/>
          <w:b w:val="0"/>
          <w:sz w:val="24"/>
          <w:szCs w:val="24"/>
        </w:rPr>
        <w:t xml:space="preserve">, </w:t>
      </w:r>
      <w:proofErr w:type="spellStart"/>
      <w:r w:rsidRPr="00071139">
        <w:rPr>
          <w:rFonts w:ascii="Times New Roman" w:eastAsia="Inter" w:hAnsi="Times New Roman" w:cs="Times New Roman"/>
          <w:b w:val="0"/>
          <w:sz w:val="24"/>
          <w:szCs w:val="24"/>
        </w:rPr>
        <w:t>cách</w:t>
      </w:r>
      <w:proofErr w:type="spellEnd"/>
      <w:r w:rsidRPr="00071139">
        <w:rPr>
          <w:rFonts w:ascii="Times New Roman" w:eastAsia="Inter" w:hAnsi="Times New Roman" w:cs="Times New Roman"/>
          <w:b w:val="0"/>
          <w:sz w:val="24"/>
          <w:szCs w:val="24"/>
        </w:rPr>
        <w:t xml:space="preserve"> </w:t>
      </w:r>
      <w:proofErr w:type="spellStart"/>
      <w:r w:rsidRPr="00071139">
        <w:rPr>
          <w:rFonts w:ascii="Times New Roman" w:eastAsia="Inter" w:hAnsi="Times New Roman" w:cs="Times New Roman"/>
          <w:b w:val="0"/>
          <w:sz w:val="24"/>
          <w:szCs w:val="24"/>
        </w:rPr>
        <w:t>thức</w:t>
      </w:r>
      <w:proofErr w:type="spellEnd"/>
      <w:r w:rsidRPr="00071139">
        <w:rPr>
          <w:rFonts w:ascii="Times New Roman" w:eastAsia="Inter" w:hAnsi="Times New Roman" w:cs="Times New Roman"/>
          <w:b w:val="0"/>
          <w:sz w:val="24"/>
          <w:szCs w:val="24"/>
        </w:rPr>
        <w:t xml:space="preserve"> </w:t>
      </w:r>
      <w:proofErr w:type="spellStart"/>
      <w:r w:rsidRPr="00071139">
        <w:rPr>
          <w:rFonts w:ascii="Times New Roman" w:eastAsia="Inter" w:hAnsi="Times New Roman" w:cs="Times New Roman"/>
          <w:b w:val="0"/>
          <w:sz w:val="24"/>
          <w:szCs w:val="24"/>
        </w:rPr>
        <w:t>kết</w:t>
      </w:r>
      <w:proofErr w:type="spellEnd"/>
      <w:r w:rsidRPr="00071139">
        <w:rPr>
          <w:rFonts w:ascii="Times New Roman" w:eastAsia="Inter" w:hAnsi="Times New Roman" w:cs="Times New Roman"/>
          <w:b w:val="0"/>
          <w:sz w:val="24"/>
          <w:szCs w:val="24"/>
        </w:rPr>
        <w:t xml:space="preserve"> </w:t>
      </w:r>
      <w:proofErr w:type="spellStart"/>
      <w:r w:rsidRPr="00071139">
        <w:rPr>
          <w:rFonts w:ascii="Times New Roman" w:eastAsia="Inter" w:hAnsi="Times New Roman" w:cs="Times New Roman"/>
          <w:b w:val="0"/>
          <w:sz w:val="24"/>
          <w:szCs w:val="24"/>
        </w:rPr>
        <w:t>hợp</w:t>
      </w:r>
      <w:proofErr w:type="spellEnd"/>
      <w:r w:rsidRPr="00071139">
        <w:rPr>
          <w:rFonts w:ascii="Times New Roman" w:eastAsia="Inter" w:hAnsi="Times New Roman" w:cs="Times New Roman"/>
          <w:b w:val="0"/>
          <w:sz w:val="24"/>
          <w:szCs w:val="24"/>
        </w:rPr>
        <w:t xml:space="preserve"> </w:t>
      </w:r>
      <w:proofErr w:type="spellStart"/>
      <w:r w:rsidRPr="00071139">
        <w:rPr>
          <w:rFonts w:ascii="Times New Roman" w:eastAsia="Inter" w:hAnsi="Times New Roman" w:cs="Times New Roman"/>
          <w:b w:val="0"/>
          <w:sz w:val="24"/>
          <w:szCs w:val="24"/>
        </w:rPr>
        <w:t>của</w:t>
      </w:r>
      <w:proofErr w:type="spellEnd"/>
      <w:r w:rsidRPr="00071139">
        <w:rPr>
          <w:rFonts w:ascii="Times New Roman" w:eastAsia="Inter" w:hAnsi="Times New Roman" w:cs="Times New Roman"/>
          <w:b w:val="0"/>
          <w:sz w:val="24"/>
          <w:szCs w:val="24"/>
        </w:rPr>
        <w:t xml:space="preserve"> </w:t>
      </w:r>
      <w:proofErr w:type="spellStart"/>
      <w:r w:rsidRPr="00071139">
        <w:rPr>
          <w:rFonts w:ascii="Times New Roman" w:eastAsia="Inter" w:hAnsi="Times New Roman" w:cs="Times New Roman"/>
          <w:b w:val="0"/>
          <w:sz w:val="24"/>
          <w:szCs w:val="24"/>
        </w:rPr>
        <w:t>nó</w:t>
      </w:r>
      <w:proofErr w:type="spellEnd"/>
      <w:r w:rsidRPr="00071139">
        <w:rPr>
          <w:rFonts w:ascii="Times New Roman" w:eastAsia="Inter" w:hAnsi="Times New Roman" w:cs="Times New Roman"/>
          <w:b w:val="0"/>
          <w:sz w:val="24"/>
          <w:szCs w:val="24"/>
        </w:rPr>
        <w:t xml:space="preserve"> </w:t>
      </w:r>
      <w:proofErr w:type="spellStart"/>
      <w:r w:rsidRPr="00071139">
        <w:rPr>
          <w:rFonts w:ascii="Times New Roman" w:eastAsia="Inter" w:hAnsi="Times New Roman" w:cs="Times New Roman"/>
          <w:b w:val="0"/>
          <w:sz w:val="24"/>
          <w:szCs w:val="24"/>
        </w:rPr>
        <w:t>có</w:t>
      </w:r>
      <w:proofErr w:type="spellEnd"/>
      <w:r w:rsidRPr="00071139">
        <w:rPr>
          <w:rFonts w:ascii="Times New Roman" w:eastAsia="Inter" w:hAnsi="Times New Roman" w:cs="Times New Roman"/>
          <w:b w:val="0"/>
          <w:sz w:val="24"/>
          <w:szCs w:val="24"/>
        </w:rPr>
        <w:t xml:space="preserve"> </w:t>
      </w:r>
      <w:proofErr w:type="spellStart"/>
      <w:r w:rsidRPr="00071139">
        <w:rPr>
          <w:rFonts w:ascii="Times New Roman" w:eastAsia="Inter" w:hAnsi="Times New Roman" w:cs="Times New Roman"/>
          <w:b w:val="0"/>
          <w:sz w:val="24"/>
          <w:szCs w:val="24"/>
        </w:rPr>
        <w:t>những</w:t>
      </w:r>
      <w:proofErr w:type="spellEnd"/>
      <w:r w:rsidRPr="00071139">
        <w:rPr>
          <w:rFonts w:ascii="Times New Roman" w:eastAsia="Inter" w:hAnsi="Times New Roman" w:cs="Times New Roman"/>
          <w:b w:val="0"/>
          <w:sz w:val="24"/>
          <w:szCs w:val="24"/>
        </w:rPr>
        <w:t xml:space="preserve"> </w:t>
      </w:r>
      <w:proofErr w:type="spellStart"/>
      <w:r w:rsidRPr="00071139">
        <w:rPr>
          <w:rFonts w:ascii="Times New Roman" w:eastAsia="Inter" w:hAnsi="Times New Roman" w:cs="Times New Roman"/>
          <w:b w:val="0"/>
          <w:sz w:val="24"/>
          <w:szCs w:val="24"/>
        </w:rPr>
        <w:t>điểm</w:t>
      </w:r>
      <w:proofErr w:type="spellEnd"/>
      <w:r w:rsidRPr="00071139">
        <w:rPr>
          <w:rFonts w:ascii="Times New Roman" w:eastAsia="Inter" w:hAnsi="Times New Roman" w:cs="Times New Roman"/>
          <w:b w:val="0"/>
          <w:sz w:val="24"/>
          <w:szCs w:val="24"/>
        </w:rPr>
        <w:t xml:space="preserve"> </w:t>
      </w:r>
      <w:proofErr w:type="spellStart"/>
      <w:r w:rsidRPr="00071139">
        <w:rPr>
          <w:rFonts w:ascii="Times New Roman" w:eastAsia="Inter" w:hAnsi="Times New Roman" w:cs="Times New Roman"/>
          <w:b w:val="0"/>
          <w:sz w:val="24"/>
          <w:szCs w:val="24"/>
        </w:rPr>
        <w:t>đặc</w:t>
      </w:r>
      <w:proofErr w:type="spellEnd"/>
      <w:r w:rsidRPr="00071139">
        <w:rPr>
          <w:rFonts w:ascii="Times New Roman" w:eastAsia="Inter" w:hAnsi="Times New Roman" w:cs="Times New Roman"/>
          <w:b w:val="0"/>
          <w:sz w:val="24"/>
          <w:szCs w:val="24"/>
        </w:rPr>
        <w:t xml:space="preserve"> </w:t>
      </w:r>
      <w:proofErr w:type="spellStart"/>
      <w:r w:rsidRPr="00071139">
        <w:rPr>
          <w:rFonts w:ascii="Times New Roman" w:eastAsia="Inter" w:hAnsi="Times New Roman" w:cs="Times New Roman"/>
          <w:b w:val="0"/>
          <w:sz w:val="24"/>
          <w:szCs w:val="24"/>
        </w:rPr>
        <w:t>trưng</w:t>
      </w:r>
      <w:proofErr w:type="spellEnd"/>
      <w:r w:rsidRPr="00071139">
        <w:rPr>
          <w:rFonts w:ascii="Times New Roman" w:eastAsia="Inter" w:hAnsi="Times New Roman" w:cs="Times New Roman"/>
          <w:b w:val="0"/>
          <w:sz w:val="24"/>
          <w:szCs w:val="24"/>
        </w:rPr>
        <w:t xml:space="preserve"> </w:t>
      </w:r>
      <w:proofErr w:type="spellStart"/>
      <w:r w:rsidRPr="00071139">
        <w:rPr>
          <w:rFonts w:ascii="Times New Roman" w:eastAsia="Inter" w:hAnsi="Times New Roman" w:cs="Times New Roman"/>
          <w:b w:val="0"/>
          <w:sz w:val="24"/>
          <w:szCs w:val="24"/>
        </w:rPr>
        <w:t>cơ</w:t>
      </w:r>
      <w:proofErr w:type="spellEnd"/>
      <w:r w:rsidRPr="00071139">
        <w:rPr>
          <w:rFonts w:ascii="Times New Roman" w:eastAsia="Inter" w:hAnsi="Times New Roman" w:cs="Times New Roman"/>
          <w:b w:val="0"/>
          <w:sz w:val="24"/>
          <w:szCs w:val="24"/>
        </w:rPr>
        <w:t xml:space="preserve"> </w:t>
      </w:r>
      <w:proofErr w:type="spellStart"/>
      <w:r w:rsidRPr="00071139">
        <w:rPr>
          <w:rFonts w:ascii="Times New Roman" w:eastAsia="Inter" w:hAnsi="Times New Roman" w:cs="Times New Roman"/>
          <w:b w:val="0"/>
          <w:sz w:val="24"/>
          <w:szCs w:val="24"/>
        </w:rPr>
        <w:t>bản</w:t>
      </w:r>
      <w:proofErr w:type="spellEnd"/>
      <w:r w:rsidRPr="00071139">
        <w:rPr>
          <w:rFonts w:ascii="Times New Roman" w:eastAsia="Inter" w:hAnsi="Times New Roman" w:cs="Times New Roman"/>
          <w:b w:val="0"/>
          <w:sz w:val="24"/>
          <w:szCs w:val="24"/>
        </w:rPr>
        <w:t xml:space="preserve"> </w:t>
      </w:r>
      <w:proofErr w:type="spellStart"/>
      <w:r w:rsidRPr="00071139">
        <w:rPr>
          <w:rFonts w:ascii="Times New Roman" w:eastAsia="Inter" w:hAnsi="Times New Roman" w:cs="Times New Roman"/>
          <w:b w:val="0"/>
          <w:sz w:val="24"/>
          <w:szCs w:val="24"/>
        </w:rPr>
        <w:t>sau</w:t>
      </w:r>
      <w:proofErr w:type="spellEnd"/>
      <w:r w:rsidRPr="00071139">
        <w:rPr>
          <w:rFonts w:ascii="Times New Roman" w:eastAsia="Inter" w:hAnsi="Times New Roman" w:cs="Times New Roman"/>
          <w:b w:val="0"/>
          <w:sz w:val="24"/>
          <w:szCs w:val="24"/>
        </w:rPr>
        <w:t>:</w:t>
      </w:r>
    </w:p>
    <w:p w14:paraId="783928A3" w14:textId="19C85D72" w:rsidR="1D8A7A0D" w:rsidRPr="00071139" w:rsidRDefault="006C8BDB" w:rsidP="4DCF7466">
      <w:pPr>
        <w:spacing w:before="240" w:after="240"/>
        <w:rPr>
          <w:rFonts w:ascii="Times New Roman" w:hAnsi="Times New Roman" w:cs="Times New Roman"/>
          <w:b w:val="0"/>
          <w:sz w:val="24"/>
          <w:szCs w:val="24"/>
        </w:rPr>
      </w:pPr>
      <w:r w:rsidRPr="00071139">
        <w:rPr>
          <w:rFonts w:ascii="Times New Roman" w:eastAsia="Inter" w:hAnsi="Times New Roman" w:cs="Times New Roman"/>
          <w:b w:val="0"/>
          <w:sz w:val="24"/>
          <w:szCs w:val="24"/>
        </w:rPr>
        <w:t xml:space="preserve">1. </w:t>
      </w:r>
      <w:proofErr w:type="spellStart"/>
      <w:r w:rsidRPr="00071139">
        <w:rPr>
          <w:rFonts w:ascii="Times New Roman" w:eastAsia="Inter" w:hAnsi="Times New Roman" w:cs="Times New Roman"/>
          <w:b w:val="0"/>
          <w:sz w:val="24"/>
          <w:szCs w:val="24"/>
        </w:rPr>
        <w:t>Cơ</w:t>
      </w:r>
      <w:proofErr w:type="spellEnd"/>
      <w:r w:rsidRPr="00071139">
        <w:rPr>
          <w:rFonts w:ascii="Times New Roman" w:eastAsia="Inter" w:hAnsi="Times New Roman" w:cs="Times New Roman"/>
          <w:b w:val="0"/>
          <w:sz w:val="24"/>
          <w:szCs w:val="24"/>
        </w:rPr>
        <w:t xml:space="preserve"> </w:t>
      </w:r>
      <w:proofErr w:type="spellStart"/>
      <w:r w:rsidRPr="00071139">
        <w:rPr>
          <w:rFonts w:ascii="Times New Roman" w:eastAsia="Inter" w:hAnsi="Times New Roman" w:cs="Times New Roman"/>
          <w:b w:val="0"/>
          <w:sz w:val="24"/>
          <w:szCs w:val="24"/>
        </w:rPr>
        <w:t>chế</w:t>
      </w:r>
      <w:proofErr w:type="spellEnd"/>
      <w:r w:rsidRPr="00071139">
        <w:rPr>
          <w:rFonts w:ascii="Times New Roman" w:eastAsia="Inter" w:hAnsi="Times New Roman" w:cs="Times New Roman"/>
          <w:b w:val="0"/>
          <w:sz w:val="24"/>
          <w:szCs w:val="24"/>
        </w:rPr>
        <w:t xml:space="preserve"> Boosting (</w:t>
      </w:r>
      <w:proofErr w:type="spellStart"/>
      <w:r w:rsidRPr="00071139">
        <w:rPr>
          <w:rFonts w:ascii="Times New Roman" w:eastAsia="Inter" w:hAnsi="Times New Roman" w:cs="Times New Roman"/>
          <w:b w:val="0"/>
          <w:sz w:val="24"/>
          <w:szCs w:val="24"/>
        </w:rPr>
        <w:t>Xây</w:t>
      </w:r>
      <w:proofErr w:type="spellEnd"/>
      <w:r w:rsidRPr="00071139">
        <w:rPr>
          <w:rFonts w:ascii="Times New Roman" w:eastAsia="Inter" w:hAnsi="Times New Roman" w:cs="Times New Roman"/>
          <w:b w:val="0"/>
          <w:sz w:val="24"/>
          <w:szCs w:val="24"/>
        </w:rPr>
        <w:t xml:space="preserve"> </w:t>
      </w:r>
      <w:proofErr w:type="spellStart"/>
      <w:r w:rsidRPr="00071139">
        <w:rPr>
          <w:rFonts w:ascii="Times New Roman" w:eastAsia="Inter" w:hAnsi="Times New Roman" w:cs="Times New Roman"/>
          <w:b w:val="0"/>
          <w:sz w:val="24"/>
          <w:szCs w:val="24"/>
        </w:rPr>
        <w:t>dựng</w:t>
      </w:r>
      <w:proofErr w:type="spellEnd"/>
      <w:r w:rsidRPr="00071139">
        <w:rPr>
          <w:rFonts w:ascii="Times New Roman" w:eastAsia="Inter" w:hAnsi="Times New Roman" w:cs="Times New Roman"/>
          <w:b w:val="0"/>
          <w:sz w:val="24"/>
          <w:szCs w:val="24"/>
        </w:rPr>
        <w:t xml:space="preserve"> </w:t>
      </w:r>
      <w:proofErr w:type="spellStart"/>
      <w:r w:rsidRPr="00071139">
        <w:rPr>
          <w:rFonts w:ascii="Times New Roman" w:eastAsia="Inter" w:hAnsi="Times New Roman" w:cs="Times New Roman"/>
          <w:b w:val="0"/>
          <w:sz w:val="24"/>
          <w:szCs w:val="24"/>
        </w:rPr>
        <w:t>tuần</w:t>
      </w:r>
      <w:proofErr w:type="spellEnd"/>
      <w:r w:rsidRPr="00071139">
        <w:rPr>
          <w:rFonts w:ascii="Times New Roman" w:eastAsia="Inter" w:hAnsi="Times New Roman" w:cs="Times New Roman"/>
          <w:b w:val="0"/>
          <w:sz w:val="24"/>
          <w:szCs w:val="24"/>
        </w:rPr>
        <w:t xml:space="preserve"> </w:t>
      </w:r>
      <w:proofErr w:type="spellStart"/>
      <w:r w:rsidRPr="00071139">
        <w:rPr>
          <w:rFonts w:ascii="Times New Roman" w:eastAsia="Inter" w:hAnsi="Times New Roman" w:cs="Times New Roman"/>
          <w:b w:val="0"/>
          <w:sz w:val="24"/>
          <w:szCs w:val="24"/>
        </w:rPr>
        <w:t>tự</w:t>
      </w:r>
      <w:proofErr w:type="spellEnd"/>
      <w:r w:rsidRPr="00071139">
        <w:rPr>
          <w:rFonts w:ascii="Times New Roman" w:eastAsia="Inter" w:hAnsi="Times New Roman" w:cs="Times New Roman"/>
          <w:b w:val="0"/>
          <w:sz w:val="24"/>
          <w:szCs w:val="24"/>
        </w:rPr>
        <w:t>)</w:t>
      </w:r>
    </w:p>
    <w:p w14:paraId="12D1036E" w14:textId="01D93EED" w:rsidR="1D8A7A0D" w:rsidRPr="00071139" w:rsidRDefault="006C8BDB" w:rsidP="4DCF7466">
      <w:pPr>
        <w:spacing w:before="240" w:after="240"/>
        <w:rPr>
          <w:rFonts w:ascii="Times New Roman" w:hAnsi="Times New Roman" w:cs="Times New Roman"/>
          <w:b w:val="0"/>
          <w:sz w:val="24"/>
          <w:szCs w:val="24"/>
        </w:rPr>
      </w:pPr>
      <w:r w:rsidRPr="00071139">
        <w:rPr>
          <w:rFonts w:ascii="Times New Roman" w:eastAsia="Inter" w:hAnsi="Times New Roman" w:cs="Times New Roman"/>
          <w:b w:val="0"/>
          <w:sz w:val="24"/>
          <w:szCs w:val="24"/>
        </w:rPr>
        <w:t xml:space="preserve"> </w:t>
      </w:r>
      <w:proofErr w:type="spellStart"/>
      <w:r w:rsidRPr="00071139">
        <w:rPr>
          <w:rFonts w:ascii="Times New Roman" w:eastAsia="Inter" w:hAnsi="Times New Roman" w:cs="Times New Roman"/>
          <w:b w:val="0"/>
          <w:sz w:val="24"/>
          <w:szCs w:val="24"/>
        </w:rPr>
        <w:t>Nếu</w:t>
      </w:r>
      <w:proofErr w:type="spellEnd"/>
      <w:r w:rsidRPr="00071139">
        <w:rPr>
          <w:rFonts w:ascii="Times New Roman" w:eastAsia="Inter" w:hAnsi="Times New Roman" w:cs="Times New Roman"/>
          <w:b w:val="0"/>
          <w:sz w:val="24"/>
          <w:szCs w:val="24"/>
        </w:rPr>
        <w:t xml:space="preserve"> </w:t>
      </w:r>
      <w:proofErr w:type="spellStart"/>
      <w:r w:rsidRPr="00071139">
        <w:rPr>
          <w:rFonts w:ascii="Times New Roman" w:eastAsia="Inter" w:hAnsi="Times New Roman" w:cs="Times New Roman"/>
          <w:b w:val="0"/>
          <w:sz w:val="24"/>
          <w:szCs w:val="24"/>
        </w:rPr>
        <w:t>như</w:t>
      </w:r>
      <w:proofErr w:type="spellEnd"/>
      <w:r w:rsidRPr="00071139">
        <w:rPr>
          <w:rFonts w:ascii="Times New Roman" w:eastAsia="Inter" w:hAnsi="Times New Roman" w:cs="Times New Roman"/>
          <w:b w:val="0"/>
          <w:sz w:val="24"/>
          <w:szCs w:val="24"/>
        </w:rPr>
        <w:t xml:space="preserve"> Random Forest </w:t>
      </w:r>
      <w:proofErr w:type="spellStart"/>
      <w:r w:rsidRPr="00071139">
        <w:rPr>
          <w:rFonts w:ascii="Times New Roman" w:eastAsia="Inter" w:hAnsi="Times New Roman" w:cs="Times New Roman"/>
          <w:b w:val="0"/>
          <w:sz w:val="24"/>
          <w:szCs w:val="24"/>
        </w:rPr>
        <w:t>xây</w:t>
      </w:r>
      <w:proofErr w:type="spellEnd"/>
      <w:r w:rsidRPr="00071139">
        <w:rPr>
          <w:rFonts w:ascii="Times New Roman" w:eastAsia="Inter" w:hAnsi="Times New Roman" w:cs="Times New Roman"/>
          <w:b w:val="0"/>
          <w:sz w:val="24"/>
          <w:szCs w:val="24"/>
        </w:rPr>
        <w:t xml:space="preserve"> </w:t>
      </w:r>
      <w:proofErr w:type="spellStart"/>
      <w:r w:rsidRPr="00071139">
        <w:rPr>
          <w:rFonts w:ascii="Times New Roman" w:eastAsia="Inter" w:hAnsi="Times New Roman" w:cs="Times New Roman"/>
          <w:b w:val="0"/>
          <w:sz w:val="24"/>
          <w:szCs w:val="24"/>
        </w:rPr>
        <w:t>dựng</w:t>
      </w:r>
      <w:proofErr w:type="spellEnd"/>
      <w:r w:rsidRPr="00071139">
        <w:rPr>
          <w:rFonts w:ascii="Times New Roman" w:eastAsia="Inter" w:hAnsi="Times New Roman" w:cs="Times New Roman"/>
          <w:b w:val="0"/>
          <w:sz w:val="24"/>
          <w:szCs w:val="24"/>
        </w:rPr>
        <w:t xml:space="preserve"> </w:t>
      </w:r>
      <w:proofErr w:type="spellStart"/>
      <w:r w:rsidRPr="00071139">
        <w:rPr>
          <w:rFonts w:ascii="Times New Roman" w:eastAsia="Inter" w:hAnsi="Times New Roman" w:cs="Times New Roman"/>
          <w:b w:val="0"/>
          <w:sz w:val="24"/>
          <w:szCs w:val="24"/>
        </w:rPr>
        <w:t>các</w:t>
      </w:r>
      <w:proofErr w:type="spellEnd"/>
      <w:r w:rsidRPr="00071139">
        <w:rPr>
          <w:rFonts w:ascii="Times New Roman" w:eastAsia="Inter" w:hAnsi="Times New Roman" w:cs="Times New Roman"/>
          <w:b w:val="0"/>
          <w:sz w:val="24"/>
          <w:szCs w:val="24"/>
        </w:rPr>
        <w:t xml:space="preserve"> </w:t>
      </w:r>
      <w:proofErr w:type="spellStart"/>
      <w:r w:rsidRPr="00071139">
        <w:rPr>
          <w:rFonts w:ascii="Times New Roman" w:eastAsia="Inter" w:hAnsi="Times New Roman" w:cs="Times New Roman"/>
          <w:b w:val="0"/>
          <w:sz w:val="24"/>
          <w:szCs w:val="24"/>
        </w:rPr>
        <w:t>cây</w:t>
      </w:r>
      <w:proofErr w:type="spellEnd"/>
      <w:r w:rsidRPr="00071139">
        <w:rPr>
          <w:rFonts w:ascii="Times New Roman" w:eastAsia="Inter" w:hAnsi="Times New Roman" w:cs="Times New Roman"/>
          <w:b w:val="0"/>
          <w:sz w:val="24"/>
          <w:szCs w:val="24"/>
        </w:rPr>
        <w:t xml:space="preserve"> </w:t>
      </w:r>
      <w:proofErr w:type="spellStart"/>
      <w:r w:rsidRPr="00071139">
        <w:rPr>
          <w:rFonts w:ascii="Times New Roman" w:eastAsia="Inter" w:hAnsi="Times New Roman" w:cs="Times New Roman"/>
          <w:b w:val="0"/>
          <w:sz w:val="24"/>
          <w:szCs w:val="24"/>
        </w:rPr>
        <w:t>một</w:t>
      </w:r>
      <w:proofErr w:type="spellEnd"/>
      <w:r w:rsidRPr="00071139">
        <w:rPr>
          <w:rFonts w:ascii="Times New Roman" w:eastAsia="Inter" w:hAnsi="Times New Roman" w:cs="Times New Roman"/>
          <w:b w:val="0"/>
          <w:sz w:val="24"/>
          <w:szCs w:val="24"/>
        </w:rPr>
        <w:t xml:space="preserve"> </w:t>
      </w:r>
      <w:proofErr w:type="spellStart"/>
      <w:r w:rsidRPr="00071139">
        <w:rPr>
          <w:rFonts w:ascii="Times New Roman" w:eastAsia="Inter" w:hAnsi="Times New Roman" w:cs="Times New Roman"/>
          <w:b w:val="0"/>
          <w:sz w:val="24"/>
          <w:szCs w:val="24"/>
        </w:rPr>
        <w:t>cách</w:t>
      </w:r>
      <w:proofErr w:type="spellEnd"/>
      <w:r w:rsidRPr="00071139">
        <w:rPr>
          <w:rFonts w:ascii="Times New Roman" w:eastAsia="Inter" w:hAnsi="Times New Roman" w:cs="Times New Roman"/>
          <w:b w:val="0"/>
          <w:sz w:val="24"/>
          <w:szCs w:val="24"/>
        </w:rPr>
        <w:t xml:space="preserve"> </w:t>
      </w:r>
      <w:proofErr w:type="spellStart"/>
      <w:r w:rsidRPr="00071139">
        <w:rPr>
          <w:rFonts w:ascii="Times New Roman" w:eastAsia="Inter" w:hAnsi="Times New Roman" w:cs="Times New Roman"/>
          <w:b w:val="0"/>
          <w:sz w:val="24"/>
          <w:szCs w:val="24"/>
        </w:rPr>
        <w:t>độc</w:t>
      </w:r>
      <w:proofErr w:type="spellEnd"/>
      <w:r w:rsidRPr="00071139">
        <w:rPr>
          <w:rFonts w:ascii="Times New Roman" w:eastAsia="Inter" w:hAnsi="Times New Roman" w:cs="Times New Roman"/>
          <w:b w:val="0"/>
          <w:sz w:val="24"/>
          <w:szCs w:val="24"/>
        </w:rPr>
        <w:t xml:space="preserve"> </w:t>
      </w:r>
      <w:proofErr w:type="spellStart"/>
      <w:r w:rsidRPr="00071139">
        <w:rPr>
          <w:rFonts w:ascii="Times New Roman" w:eastAsia="Inter" w:hAnsi="Times New Roman" w:cs="Times New Roman"/>
          <w:b w:val="0"/>
          <w:sz w:val="24"/>
          <w:szCs w:val="24"/>
        </w:rPr>
        <w:t>lập</w:t>
      </w:r>
      <w:proofErr w:type="spellEnd"/>
      <w:r w:rsidRPr="00071139">
        <w:rPr>
          <w:rFonts w:ascii="Times New Roman" w:eastAsia="Inter" w:hAnsi="Times New Roman" w:cs="Times New Roman"/>
          <w:b w:val="0"/>
          <w:sz w:val="24"/>
          <w:szCs w:val="24"/>
        </w:rPr>
        <w:t xml:space="preserve"> </w:t>
      </w:r>
      <w:proofErr w:type="spellStart"/>
      <w:r w:rsidRPr="00071139">
        <w:rPr>
          <w:rFonts w:ascii="Times New Roman" w:eastAsia="Inter" w:hAnsi="Times New Roman" w:cs="Times New Roman"/>
          <w:b w:val="0"/>
          <w:sz w:val="24"/>
          <w:szCs w:val="24"/>
        </w:rPr>
        <w:t>và</w:t>
      </w:r>
      <w:proofErr w:type="spellEnd"/>
      <w:r w:rsidRPr="00071139">
        <w:rPr>
          <w:rFonts w:ascii="Times New Roman" w:eastAsia="Inter" w:hAnsi="Times New Roman" w:cs="Times New Roman"/>
          <w:b w:val="0"/>
          <w:sz w:val="24"/>
          <w:szCs w:val="24"/>
        </w:rPr>
        <w:t xml:space="preserve"> song </w:t>
      </w:r>
      <w:proofErr w:type="spellStart"/>
      <w:r w:rsidRPr="00071139">
        <w:rPr>
          <w:rFonts w:ascii="Times New Roman" w:eastAsia="Inter" w:hAnsi="Times New Roman" w:cs="Times New Roman"/>
          <w:b w:val="0"/>
          <w:sz w:val="24"/>
          <w:szCs w:val="24"/>
        </w:rPr>
        <w:t>song</w:t>
      </w:r>
      <w:proofErr w:type="spellEnd"/>
      <w:r w:rsidRPr="00071139">
        <w:rPr>
          <w:rFonts w:ascii="Times New Roman" w:eastAsia="Inter" w:hAnsi="Times New Roman" w:cs="Times New Roman"/>
          <w:b w:val="0"/>
          <w:sz w:val="24"/>
          <w:szCs w:val="24"/>
        </w:rPr>
        <w:t xml:space="preserve">, </w:t>
      </w:r>
      <w:proofErr w:type="spellStart"/>
      <w:r w:rsidRPr="00071139">
        <w:rPr>
          <w:rFonts w:ascii="Times New Roman" w:eastAsia="Inter" w:hAnsi="Times New Roman" w:cs="Times New Roman"/>
          <w:b w:val="0"/>
          <w:sz w:val="24"/>
          <w:szCs w:val="24"/>
        </w:rPr>
        <w:t>thì</w:t>
      </w:r>
      <w:proofErr w:type="spellEnd"/>
      <w:r w:rsidRPr="00071139">
        <w:rPr>
          <w:rFonts w:ascii="Times New Roman" w:eastAsia="Inter" w:hAnsi="Times New Roman" w:cs="Times New Roman"/>
          <w:b w:val="0"/>
          <w:sz w:val="24"/>
          <w:szCs w:val="24"/>
        </w:rPr>
        <w:t xml:space="preserve"> Gradient Boosted Trees </w:t>
      </w:r>
      <w:proofErr w:type="spellStart"/>
      <w:r w:rsidRPr="00071139">
        <w:rPr>
          <w:rFonts w:ascii="Times New Roman" w:eastAsia="Inter" w:hAnsi="Times New Roman" w:cs="Times New Roman"/>
          <w:b w:val="0"/>
          <w:sz w:val="24"/>
          <w:szCs w:val="24"/>
        </w:rPr>
        <w:t>sử</w:t>
      </w:r>
      <w:proofErr w:type="spellEnd"/>
      <w:r w:rsidRPr="00071139">
        <w:rPr>
          <w:rFonts w:ascii="Times New Roman" w:eastAsia="Inter" w:hAnsi="Times New Roman" w:cs="Times New Roman"/>
          <w:b w:val="0"/>
          <w:sz w:val="24"/>
          <w:szCs w:val="24"/>
        </w:rPr>
        <w:t xml:space="preserve"> </w:t>
      </w:r>
      <w:proofErr w:type="spellStart"/>
      <w:r w:rsidRPr="00071139">
        <w:rPr>
          <w:rFonts w:ascii="Times New Roman" w:eastAsia="Inter" w:hAnsi="Times New Roman" w:cs="Times New Roman"/>
          <w:b w:val="0"/>
          <w:sz w:val="24"/>
          <w:szCs w:val="24"/>
        </w:rPr>
        <w:t>dụng</w:t>
      </w:r>
      <w:proofErr w:type="spellEnd"/>
      <w:r w:rsidRPr="00071139">
        <w:rPr>
          <w:rFonts w:ascii="Times New Roman" w:eastAsia="Inter" w:hAnsi="Times New Roman" w:cs="Times New Roman"/>
          <w:b w:val="0"/>
          <w:sz w:val="24"/>
          <w:szCs w:val="24"/>
        </w:rPr>
        <w:t xml:space="preserve"> </w:t>
      </w:r>
      <w:proofErr w:type="spellStart"/>
      <w:r w:rsidRPr="00071139">
        <w:rPr>
          <w:rFonts w:ascii="Times New Roman" w:eastAsia="Inter" w:hAnsi="Times New Roman" w:cs="Times New Roman"/>
          <w:b w:val="0"/>
          <w:sz w:val="24"/>
          <w:szCs w:val="24"/>
        </w:rPr>
        <w:t>phương</w:t>
      </w:r>
      <w:proofErr w:type="spellEnd"/>
      <w:r w:rsidRPr="00071139">
        <w:rPr>
          <w:rFonts w:ascii="Times New Roman" w:eastAsia="Inter" w:hAnsi="Times New Roman" w:cs="Times New Roman"/>
          <w:b w:val="0"/>
          <w:sz w:val="24"/>
          <w:szCs w:val="24"/>
        </w:rPr>
        <w:t xml:space="preserve"> </w:t>
      </w:r>
      <w:proofErr w:type="spellStart"/>
      <w:r w:rsidRPr="00071139">
        <w:rPr>
          <w:rFonts w:ascii="Times New Roman" w:eastAsia="Inter" w:hAnsi="Times New Roman" w:cs="Times New Roman"/>
          <w:b w:val="0"/>
          <w:sz w:val="24"/>
          <w:szCs w:val="24"/>
        </w:rPr>
        <w:t>pháp</w:t>
      </w:r>
      <w:proofErr w:type="spellEnd"/>
      <w:r w:rsidRPr="00071139">
        <w:rPr>
          <w:rFonts w:ascii="Times New Roman" w:eastAsia="Inter" w:hAnsi="Times New Roman" w:cs="Times New Roman"/>
          <w:b w:val="0"/>
          <w:sz w:val="24"/>
          <w:szCs w:val="24"/>
        </w:rPr>
        <w:t xml:space="preserve"> Boosting.</w:t>
      </w:r>
    </w:p>
    <w:p w14:paraId="6A2FB38E" w14:textId="739DAA52" w:rsidR="1D8A7A0D" w:rsidRPr="00071139" w:rsidRDefault="006C8BDB" w:rsidP="4DCF7466">
      <w:pPr>
        <w:pStyle w:val="ListParagraph"/>
        <w:numPr>
          <w:ilvl w:val="0"/>
          <w:numId w:val="29"/>
        </w:numPr>
        <w:spacing w:before="240" w:after="240"/>
        <w:rPr>
          <w:rFonts w:ascii="Times New Roman" w:eastAsia="Inter" w:hAnsi="Times New Roman" w:cs="Times New Roman"/>
          <w:b w:val="0"/>
          <w:sz w:val="24"/>
          <w:szCs w:val="24"/>
        </w:rPr>
      </w:pPr>
      <w:r w:rsidRPr="00071139">
        <w:rPr>
          <w:rFonts w:ascii="Times New Roman" w:eastAsia="Inter" w:hAnsi="Times New Roman" w:cs="Times New Roman"/>
          <w:b w:val="0"/>
          <w:sz w:val="24"/>
          <w:szCs w:val="24"/>
        </w:rPr>
        <w:t xml:space="preserve">Các </w:t>
      </w:r>
      <w:proofErr w:type="spellStart"/>
      <w:r w:rsidRPr="00071139">
        <w:rPr>
          <w:rFonts w:ascii="Times New Roman" w:eastAsia="Inter" w:hAnsi="Times New Roman" w:cs="Times New Roman"/>
          <w:b w:val="0"/>
          <w:sz w:val="24"/>
          <w:szCs w:val="24"/>
        </w:rPr>
        <w:t>cây</w:t>
      </w:r>
      <w:proofErr w:type="spellEnd"/>
      <w:r w:rsidRPr="00071139">
        <w:rPr>
          <w:rFonts w:ascii="Times New Roman" w:eastAsia="Inter" w:hAnsi="Times New Roman" w:cs="Times New Roman"/>
          <w:b w:val="0"/>
          <w:sz w:val="24"/>
          <w:szCs w:val="24"/>
        </w:rPr>
        <w:t xml:space="preserve"> </w:t>
      </w:r>
      <w:proofErr w:type="spellStart"/>
      <w:r w:rsidRPr="00071139">
        <w:rPr>
          <w:rFonts w:ascii="Times New Roman" w:eastAsia="Inter" w:hAnsi="Times New Roman" w:cs="Times New Roman"/>
          <w:b w:val="0"/>
          <w:sz w:val="24"/>
          <w:szCs w:val="24"/>
        </w:rPr>
        <w:t>được</w:t>
      </w:r>
      <w:proofErr w:type="spellEnd"/>
      <w:r w:rsidRPr="00071139">
        <w:rPr>
          <w:rFonts w:ascii="Times New Roman" w:eastAsia="Inter" w:hAnsi="Times New Roman" w:cs="Times New Roman"/>
          <w:b w:val="0"/>
          <w:sz w:val="24"/>
          <w:szCs w:val="24"/>
        </w:rPr>
        <w:t xml:space="preserve"> </w:t>
      </w:r>
      <w:proofErr w:type="spellStart"/>
      <w:r w:rsidRPr="00071139">
        <w:rPr>
          <w:rFonts w:ascii="Times New Roman" w:eastAsia="Inter" w:hAnsi="Times New Roman" w:cs="Times New Roman"/>
          <w:b w:val="0"/>
          <w:sz w:val="24"/>
          <w:szCs w:val="24"/>
        </w:rPr>
        <w:t>xây</w:t>
      </w:r>
      <w:proofErr w:type="spellEnd"/>
      <w:r w:rsidRPr="00071139">
        <w:rPr>
          <w:rFonts w:ascii="Times New Roman" w:eastAsia="Inter" w:hAnsi="Times New Roman" w:cs="Times New Roman"/>
          <w:b w:val="0"/>
          <w:sz w:val="24"/>
          <w:szCs w:val="24"/>
        </w:rPr>
        <w:t xml:space="preserve"> </w:t>
      </w:r>
      <w:proofErr w:type="spellStart"/>
      <w:r w:rsidRPr="00071139">
        <w:rPr>
          <w:rFonts w:ascii="Times New Roman" w:eastAsia="Inter" w:hAnsi="Times New Roman" w:cs="Times New Roman"/>
          <w:b w:val="0"/>
          <w:sz w:val="24"/>
          <w:szCs w:val="24"/>
        </w:rPr>
        <w:t>dựng</w:t>
      </w:r>
      <w:proofErr w:type="spellEnd"/>
      <w:r w:rsidRPr="00071139">
        <w:rPr>
          <w:rFonts w:ascii="Times New Roman" w:eastAsia="Inter" w:hAnsi="Times New Roman" w:cs="Times New Roman"/>
          <w:b w:val="0"/>
          <w:sz w:val="24"/>
          <w:szCs w:val="24"/>
        </w:rPr>
        <w:t xml:space="preserve"> </w:t>
      </w:r>
      <w:proofErr w:type="spellStart"/>
      <w:r w:rsidRPr="00071139">
        <w:rPr>
          <w:rFonts w:ascii="Times New Roman" w:eastAsia="Inter" w:hAnsi="Times New Roman" w:cs="Times New Roman"/>
          <w:b w:val="0"/>
          <w:sz w:val="24"/>
          <w:szCs w:val="24"/>
        </w:rPr>
        <w:t>tuần</w:t>
      </w:r>
      <w:proofErr w:type="spellEnd"/>
      <w:r w:rsidRPr="00071139">
        <w:rPr>
          <w:rFonts w:ascii="Times New Roman" w:eastAsia="Inter" w:hAnsi="Times New Roman" w:cs="Times New Roman"/>
          <w:b w:val="0"/>
          <w:sz w:val="24"/>
          <w:szCs w:val="24"/>
        </w:rPr>
        <w:t xml:space="preserve"> </w:t>
      </w:r>
      <w:proofErr w:type="spellStart"/>
      <w:r w:rsidRPr="00071139">
        <w:rPr>
          <w:rFonts w:ascii="Times New Roman" w:eastAsia="Inter" w:hAnsi="Times New Roman" w:cs="Times New Roman"/>
          <w:b w:val="0"/>
          <w:sz w:val="24"/>
          <w:szCs w:val="24"/>
        </w:rPr>
        <w:t>tự</w:t>
      </w:r>
      <w:proofErr w:type="spellEnd"/>
      <w:r w:rsidRPr="00071139">
        <w:rPr>
          <w:rFonts w:ascii="Times New Roman" w:eastAsia="Inter" w:hAnsi="Times New Roman" w:cs="Times New Roman"/>
          <w:b w:val="0"/>
          <w:sz w:val="24"/>
          <w:szCs w:val="24"/>
        </w:rPr>
        <w:t xml:space="preserve"> (sequentially): </w:t>
      </w:r>
      <w:proofErr w:type="spellStart"/>
      <w:r w:rsidRPr="00071139">
        <w:rPr>
          <w:rFonts w:ascii="Times New Roman" w:eastAsia="Inter" w:hAnsi="Times New Roman" w:cs="Times New Roman"/>
          <w:b w:val="0"/>
          <w:sz w:val="24"/>
          <w:szCs w:val="24"/>
        </w:rPr>
        <w:t>Cây</w:t>
      </w:r>
      <w:proofErr w:type="spellEnd"/>
      <w:r w:rsidRPr="00071139">
        <w:rPr>
          <w:rFonts w:ascii="Times New Roman" w:eastAsia="Inter" w:hAnsi="Times New Roman" w:cs="Times New Roman"/>
          <w:b w:val="0"/>
          <w:sz w:val="24"/>
          <w:szCs w:val="24"/>
        </w:rPr>
        <w:t xml:space="preserve"> </w:t>
      </w:r>
      <w:proofErr w:type="spellStart"/>
      <w:r w:rsidRPr="00071139">
        <w:rPr>
          <w:rFonts w:ascii="Times New Roman" w:eastAsia="Inter" w:hAnsi="Times New Roman" w:cs="Times New Roman"/>
          <w:b w:val="0"/>
          <w:sz w:val="24"/>
          <w:szCs w:val="24"/>
        </w:rPr>
        <w:t>thứ</w:t>
      </w:r>
      <w:proofErr w:type="spellEnd"/>
      <w:r w:rsidRPr="00071139">
        <w:rPr>
          <w:rFonts w:ascii="Times New Roman" w:eastAsia="Inter" w:hAnsi="Times New Roman" w:cs="Times New Roman"/>
          <w:b w:val="0"/>
          <w:sz w:val="24"/>
          <w:szCs w:val="24"/>
        </w:rPr>
        <w:t xml:space="preserve"> </w:t>
      </w:r>
      <w:proofErr w:type="spellStart"/>
      <w:r w:rsidRPr="00071139">
        <w:rPr>
          <w:rFonts w:ascii="Times New Roman" w:eastAsia="Inter" w:hAnsi="Times New Roman" w:cs="Times New Roman"/>
          <w:b w:val="0"/>
          <w:sz w:val="24"/>
          <w:szCs w:val="24"/>
        </w:rPr>
        <w:t>hai</w:t>
      </w:r>
      <w:proofErr w:type="spellEnd"/>
      <w:r w:rsidRPr="00071139">
        <w:rPr>
          <w:rFonts w:ascii="Times New Roman" w:eastAsia="Inter" w:hAnsi="Times New Roman" w:cs="Times New Roman"/>
          <w:b w:val="0"/>
          <w:sz w:val="24"/>
          <w:szCs w:val="24"/>
        </w:rPr>
        <w:t xml:space="preserve"> </w:t>
      </w:r>
      <w:proofErr w:type="spellStart"/>
      <w:r w:rsidRPr="00071139">
        <w:rPr>
          <w:rFonts w:ascii="Times New Roman" w:eastAsia="Inter" w:hAnsi="Times New Roman" w:cs="Times New Roman"/>
          <w:b w:val="0"/>
          <w:sz w:val="24"/>
          <w:szCs w:val="24"/>
        </w:rPr>
        <w:t>được</w:t>
      </w:r>
      <w:proofErr w:type="spellEnd"/>
      <w:r w:rsidRPr="00071139">
        <w:rPr>
          <w:rFonts w:ascii="Times New Roman" w:eastAsia="Inter" w:hAnsi="Times New Roman" w:cs="Times New Roman"/>
          <w:b w:val="0"/>
          <w:sz w:val="24"/>
          <w:szCs w:val="24"/>
        </w:rPr>
        <w:t xml:space="preserve"> </w:t>
      </w:r>
      <w:proofErr w:type="spellStart"/>
      <w:r w:rsidRPr="00071139">
        <w:rPr>
          <w:rFonts w:ascii="Times New Roman" w:eastAsia="Inter" w:hAnsi="Times New Roman" w:cs="Times New Roman"/>
          <w:b w:val="0"/>
          <w:sz w:val="24"/>
          <w:szCs w:val="24"/>
        </w:rPr>
        <w:t>sinh</w:t>
      </w:r>
      <w:proofErr w:type="spellEnd"/>
      <w:r w:rsidRPr="00071139">
        <w:rPr>
          <w:rFonts w:ascii="Times New Roman" w:eastAsia="Inter" w:hAnsi="Times New Roman" w:cs="Times New Roman"/>
          <w:b w:val="0"/>
          <w:sz w:val="24"/>
          <w:szCs w:val="24"/>
        </w:rPr>
        <w:t xml:space="preserve"> </w:t>
      </w:r>
      <w:proofErr w:type="spellStart"/>
      <w:r w:rsidRPr="00071139">
        <w:rPr>
          <w:rFonts w:ascii="Times New Roman" w:eastAsia="Inter" w:hAnsi="Times New Roman" w:cs="Times New Roman"/>
          <w:b w:val="0"/>
          <w:sz w:val="24"/>
          <w:szCs w:val="24"/>
        </w:rPr>
        <w:t>ra</w:t>
      </w:r>
      <w:proofErr w:type="spellEnd"/>
      <w:r w:rsidRPr="00071139">
        <w:rPr>
          <w:rFonts w:ascii="Times New Roman" w:eastAsia="Inter" w:hAnsi="Times New Roman" w:cs="Times New Roman"/>
          <w:b w:val="0"/>
          <w:sz w:val="24"/>
          <w:szCs w:val="24"/>
        </w:rPr>
        <w:t xml:space="preserve"> </w:t>
      </w:r>
      <w:proofErr w:type="spellStart"/>
      <w:r w:rsidRPr="00071139">
        <w:rPr>
          <w:rFonts w:ascii="Times New Roman" w:eastAsia="Inter" w:hAnsi="Times New Roman" w:cs="Times New Roman"/>
          <w:b w:val="0"/>
          <w:sz w:val="24"/>
          <w:szCs w:val="24"/>
        </w:rPr>
        <w:t>để</w:t>
      </w:r>
      <w:proofErr w:type="spellEnd"/>
      <w:r w:rsidRPr="00071139">
        <w:rPr>
          <w:rFonts w:ascii="Times New Roman" w:eastAsia="Inter" w:hAnsi="Times New Roman" w:cs="Times New Roman"/>
          <w:b w:val="0"/>
          <w:sz w:val="24"/>
          <w:szCs w:val="24"/>
        </w:rPr>
        <w:t xml:space="preserve"> </w:t>
      </w:r>
      <w:proofErr w:type="spellStart"/>
      <w:r w:rsidRPr="00071139">
        <w:rPr>
          <w:rFonts w:ascii="Times New Roman" w:eastAsia="Inter" w:hAnsi="Times New Roman" w:cs="Times New Roman"/>
          <w:b w:val="0"/>
          <w:sz w:val="24"/>
          <w:szCs w:val="24"/>
        </w:rPr>
        <w:t>sửa</w:t>
      </w:r>
      <w:proofErr w:type="spellEnd"/>
      <w:r w:rsidRPr="00071139">
        <w:rPr>
          <w:rFonts w:ascii="Times New Roman" w:eastAsia="Inter" w:hAnsi="Times New Roman" w:cs="Times New Roman"/>
          <w:b w:val="0"/>
          <w:sz w:val="24"/>
          <w:szCs w:val="24"/>
        </w:rPr>
        <w:t xml:space="preserve"> </w:t>
      </w:r>
      <w:proofErr w:type="spellStart"/>
      <w:r w:rsidRPr="00071139">
        <w:rPr>
          <w:rFonts w:ascii="Times New Roman" w:eastAsia="Inter" w:hAnsi="Times New Roman" w:cs="Times New Roman"/>
          <w:b w:val="0"/>
          <w:sz w:val="24"/>
          <w:szCs w:val="24"/>
        </w:rPr>
        <w:t>chữa</w:t>
      </w:r>
      <w:proofErr w:type="spellEnd"/>
      <w:r w:rsidRPr="00071139">
        <w:rPr>
          <w:rFonts w:ascii="Times New Roman" w:eastAsia="Inter" w:hAnsi="Times New Roman" w:cs="Times New Roman"/>
          <w:b w:val="0"/>
          <w:sz w:val="24"/>
          <w:szCs w:val="24"/>
        </w:rPr>
        <w:t xml:space="preserve"> </w:t>
      </w:r>
      <w:proofErr w:type="spellStart"/>
      <w:r w:rsidRPr="00071139">
        <w:rPr>
          <w:rFonts w:ascii="Times New Roman" w:eastAsia="Inter" w:hAnsi="Times New Roman" w:cs="Times New Roman"/>
          <w:b w:val="0"/>
          <w:sz w:val="24"/>
          <w:szCs w:val="24"/>
        </w:rPr>
        <w:t>sai</w:t>
      </w:r>
      <w:proofErr w:type="spellEnd"/>
      <w:r w:rsidRPr="00071139">
        <w:rPr>
          <w:rFonts w:ascii="Times New Roman" w:eastAsia="Inter" w:hAnsi="Times New Roman" w:cs="Times New Roman"/>
          <w:b w:val="0"/>
          <w:sz w:val="24"/>
          <w:szCs w:val="24"/>
        </w:rPr>
        <w:t xml:space="preserve"> </w:t>
      </w:r>
      <w:proofErr w:type="spellStart"/>
      <w:r w:rsidRPr="00071139">
        <w:rPr>
          <w:rFonts w:ascii="Times New Roman" w:eastAsia="Inter" w:hAnsi="Times New Roman" w:cs="Times New Roman"/>
          <w:b w:val="0"/>
          <w:sz w:val="24"/>
          <w:szCs w:val="24"/>
        </w:rPr>
        <w:t>sót</w:t>
      </w:r>
      <w:proofErr w:type="spellEnd"/>
      <w:r w:rsidRPr="00071139">
        <w:rPr>
          <w:rFonts w:ascii="Times New Roman" w:eastAsia="Inter" w:hAnsi="Times New Roman" w:cs="Times New Roman"/>
          <w:b w:val="0"/>
          <w:sz w:val="24"/>
          <w:szCs w:val="24"/>
        </w:rPr>
        <w:t xml:space="preserve"> </w:t>
      </w:r>
      <w:proofErr w:type="spellStart"/>
      <w:r w:rsidRPr="00071139">
        <w:rPr>
          <w:rFonts w:ascii="Times New Roman" w:eastAsia="Inter" w:hAnsi="Times New Roman" w:cs="Times New Roman"/>
          <w:b w:val="0"/>
          <w:sz w:val="24"/>
          <w:szCs w:val="24"/>
        </w:rPr>
        <w:t>của</w:t>
      </w:r>
      <w:proofErr w:type="spellEnd"/>
      <w:r w:rsidRPr="00071139">
        <w:rPr>
          <w:rFonts w:ascii="Times New Roman" w:eastAsia="Inter" w:hAnsi="Times New Roman" w:cs="Times New Roman"/>
          <w:b w:val="0"/>
          <w:sz w:val="24"/>
          <w:szCs w:val="24"/>
        </w:rPr>
        <w:t xml:space="preserve"> </w:t>
      </w:r>
      <w:proofErr w:type="spellStart"/>
      <w:r w:rsidRPr="00071139">
        <w:rPr>
          <w:rFonts w:ascii="Times New Roman" w:eastAsia="Inter" w:hAnsi="Times New Roman" w:cs="Times New Roman"/>
          <w:b w:val="0"/>
          <w:sz w:val="24"/>
          <w:szCs w:val="24"/>
        </w:rPr>
        <w:t>cây</w:t>
      </w:r>
      <w:proofErr w:type="spellEnd"/>
      <w:r w:rsidRPr="00071139">
        <w:rPr>
          <w:rFonts w:ascii="Times New Roman" w:eastAsia="Inter" w:hAnsi="Times New Roman" w:cs="Times New Roman"/>
          <w:b w:val="0"/>
          <w:sz w:val="24"/>
          <w:szCs w:val="24"/>
        </w:rPr>
        <w:t xml:space="preserve"> </w:t>
      </w:r>
      <w:proofErr w:type="spellStart"/>
      <w:r w:rsidRPr="00071139">
        <w:rPr>
          <w:rFonts w:ascii="Times New Roman" w:eastAsia="Inter" w:hAnsi="Times New Roman" w:cs="Times New Roman"/>
          <w:b w:val="0"/>
          <w:sz w:val="24"/>
          <w:szCs w:val="24"/>
        </w:rPr>
        <w:t>thứ</w:t>
      </w:r>
      <w:proofErr w:type="spellEnd"/>
      <w:r w:rsidRPr="00071139">
        <w:rPr>
          <w:rFonts w:ascii="Times New Roman" w:eastAsia="Inter" w:hAnsi="Times New Roman" w:cs="Times New Roman"/>
          <w:b w:val="0"/>
          <w:sz w:val="24"/>
          <w:szCs w:val="24"/>
        </w:rPr>
        <w:t xml:space="preserve"> </w:t>
      </w:r>
      <w:proofErr w:type="spellStart"/>
      <w:r w:rsidRPr="00071139">
        <w:rPr>
          <w:rFonts w:ascii="Times New Roman" w:eastAsia="Inter" w:hAnsi="Times New Roman" w:cs="Times New Roman"/>
          <w:b w:val="0"/>
          <w:sz w:val="24"/>
          <w:szCs w:val="24"/>
        </w:rPr>
        <w:t>nhất</w:t>
      </w:r>
      <w:proofErr w:type="spellEnd"/>
      <w:r w:rsidRPr="00071139">
        <w:rPr>
          <w:rFonts w:ascii="Times New Roman" w:eastAsia="Inter" w:hAnsi="Times New Roman" w:cs="Times New Roman"/>
          <w:b w:val="0"/>
          <w:sz w:val="24"/>
          <w:szCs w:val="24"/>
        </w:rPr>
        <w:t xml:space="preserve">, </w:t>
      </w:r>
      <w:proofErr w:type="spellStart"/>
      <w:r w:rsidRPr="00071139">
        <w:rPr>
          <w:rFonts w:ascii="Times New Roman" w:eastAsia="Inter" w:hAnsi="Times New Roman" w:cs="Times New Roman"/>
          <w:b w:val="0"/>
          <w:sz w:val="24"/>
          <w:szCs w:val="24"/>
        </w:rPr>
        <w:t>cây</w:t>
      </w:r>
      <w:proofErr w:type="spellEnd"/>
      <w:r w:rsidRPr="00071139">
        <w:rPr>
          <w:rFonts w:ascii="Times New Roman" w:eastAsia="Inter" w:hAnsi="Times New Roman" w:cs="Times New Roman"/>
          <w:b w:val="0"/>
          <w:sz w:val="24"/>
          <w:szCs w:val="24"/>
        </w:rPr>
        <w:t xml:space="preserve"> </w:t>
      </w:r>
      <w:proofErr w:type="spellStart"/>
      <w:r w:rsidRPr="00071139">
        <w:rPr>
          <w:rFonts w:ascii="Times New Roman" w:eastAsia="Inter" w:hAnsi="Times New Roman" w:cs="Times New Roman"/>
          <w:b w:val="0"/>
          <w:sz w:val="24"/>
          <w:szCs w:val="24"/>
        </w:rPr>
        <w:t>thứ</w:t>
      </w:r>
      <w:proofErr w:type="spellEnd"/>
      <w:r w:rsidRPr="00071139">
        <w:rPr>
          <w:rFonts w:ascii="Times New Roman" w:eastAsia="Inter" w:hAnsi="Times New Roman" w:cs="Times New Roman"/>
          <w:b w:val="0"/>
          <w:sz w:val="24"/>
          <w:szCs w:val="24"/>
        </w:rPr>
        <w:t xml:space="preserve"> </w:t>
      </w:r>
      <w:proofErr w:type="spellStart"/>
      <w:r w:rsidRPr="00071139">
        <w:rPr>
          <w:rFonts w:ascii="Times New Roman" w:eastAsia="Inter" w:hAnsi="Times New Roman" w:cs="Times New Roman"/>
          <w:b w:val="0"/>
          <w:sz w:val="24"/>
          <w:szCs w:val="24"/>
        </w:rPr>
        <w:t>ba</w:t>
      </w:r>
      <w:proofErr w:type="spellEnd"/>
      <w:r w:rsidRPr="00071139">
        <w:rPr>
          <w:rFonts w:ascii="Times New Roman" w:eastAsia="Inter" w:hAnsi="Times New Roman" w:cs="Times New Roman"/>
          <w:b w:val="0"/>
          <w:sz w:val="24"/>
          <w:szCs w:val="24"/>
        </w:rPr>
        <w:t xml:space="preserve"> </w:t>
      </w:r>
      <w:proofErr w:type="spellStart"/>
      <w:r w:rsidRPr="00071139">
        <w:rPr>
          <w:rFonts w:ascii="Times New Roman" w:eastAsia="Inter" w:hAnsi="Times New Roman" w:cs="Times New Roman"/>
          <w:b w:val="0"/>
          <w:sz w:val="24"/>
          <w:szCs w:val="24"/>
        </w:rPr>
        <w:t>sửa</w:t>
      </w:r>
      <w:proofErr w:type="spellEnd"/>
      <w:r w:rsidRPr="00071139">
        <w:rPr>
          <w:rFonts w:ascii="Times New Roman" w:eastAsia="Inter" w:hAnsi="Times New Roman" w:cs="Times New Roman"/>
          <w:b w:val="0"/>
          <w:sz w:val="24"/>
          <w:szCs w:val="24"/>
        </w:rPr>
        <w:t xml:space="preserve"> </w:t>
      </w:r>
      <w:proofErr w:type="spellStart"/>
      <w:r w:rsidRPr="00071139">
        <w:rPr>
          <w:rFonts w:ascii="Times New Roman" w:eastAsia="Inter" w:hAnsi="Times New Roman" w:cs="Times New Roman"/>
          <w:b w:val="0"/>
          <w:sz w:val="24"/>
          <w:szCs w:val="24"/>
        </w:rPr>
        <w:t>lỗi</w:t>
      </w:r>
      <w:proofErr w:type="spellEnd"/>
      <w:r w:rsidRPr="00071139">
        <w:rPr>
          <w:rFonts w:ascii="Times New Roman" w:eastAsia="Inter" w:hAnsi="Times New Roman" w:cs="Times New Roman"/>
          <w:b w:val="0"/>
          <w:sz w:val="24"/>
          <w:szCs w:val="24"/>
        </w:rPr>
        <w:t xml:space="preserve"> </w:t>
      </w:r>
      <w:proofErr w:type="spellStart"/>
      <w:r w:rsidRPr="00071139">
        <w:rPr>
          <w:rFonts w:ascii="Times New Roman" w:eastAsia="Inter" w:hAnsi="Times New Roman" w:cs="Times New Roman"/>
          <w:b w:val="0"/>
          <w:sz w:val="24"/>
          <w:szCs w:val="24"/>
        </w:rPr>
        <w:t>của</w:t>
      </w:r>
      <w:proofErr w:type="spellEnd"/>
      <w:r w:rsidRPr="00071139">
        <w:rPr>
          <w:rFonts w:ascii="Times New Roman" w:eastAsia="Inter" w:hAnsi="Times New Roman" w:cs="Times New Roman"/>
          <w:b w:val="0"/>
          <w:sz w:val="24"/>
          <w:szCs w:val="24"/>
        </w:rPr>
        <w:t xml:space="preserve"> </w:t>
      </w:r>
      <w:proofErr w:type="spellStart"/>
      <w:r w:rsidRPr="00071139">
        <w:rPr>
          <w:rFonts w:ascii="Times New Roman" w:eastAsia="Inter" w:hAnsi="Times New Roman" w:cs="Times New Roman"/>
          <w:b w:val="0"/>
          <w:sz w:val="24"/>
          <w:szCs w:val="24"/>
        </w:rPr>
        <w:t>cây</w:t>
      </w:r>
      <w:proofErr w:type="spellEnd"/>
      <w:r w:rsidRPr="00071139">
        <w:rPr>
          <w:rFonts w:ascii="Times New Roman" w:eastAsia="Inter" w:hAnsi="Times New Roman" w:cs="Times New Roman"/>
          <w:b w:val="0"/>
          <w:sz w:val="24"/>
          <w:szCs w:val="24"/>
        </w:rPr>
        <w:t xml:space="preserve"> </w:t>
      </w:r>
      <w:proofErr w:type="spellStart"/>
      <w:r w:rsidRPr="00071139">
        <w:rPr>
          <w:rFonts w:ascii="Times New Roman" w:eastAsia="Inter" w:hAnsi="Times New Roman" w:cs="Times New Roman"/>
          <w:b w:val="0"/>
          <w:sz w:val="24"/>
          <w:szCs w:val="24"/>
        </w:rPr>
        <w:t>thứ</w:t>
      </w:r>
      <w:proofErr w:type="spellEnd"/>
      <w:r w:rsidRPr="00071139">
        <w:rPr>
          <w:rFonts w:ascii="Times New Roman" w:eastAsia="Inter" w:hAnsi="Times New Roman" w:cs="Times New Roman"/>
          <w:b w:val="0"/>
          <w:sz w:val="24"/>
          <w:szCs w:val="24"/>
        </w:rPr>
        <w:t xml:space="preserve"> </w:t>
      </w:r>
      <w:proofErr w:type="spellStart"/>
      <w:r w:rsidRPr="00071139">
        <w:rPr>
          <w:rFonts w:ascii="Times New Roman" w:eastAsia="Inter" w:hAnsi="Times New Roman" w:cs="Times New Roman"/>
          <w:b w:val="0"/>
          <w:sz w:val="24"/>
          <w:szCs w:val="24"/>
        </w:rPr>
        <w:t>hai</w:t>
      </w:r>
      <w:proofErr w:type="spellEnd"/>
      <w:r w:rsidRPr="00071139">
        <w:rPr>
          <w:rFonts w:ascii="Times New Roman" w:eastAsia="Inter" w:hAnsi="Times New Roman" w:cs="Times New Roman"/>
          <w:b w:val="0"/>
          <w:sz w:val="24"/>
          <w:szCs w:val="24"/>
        </w:rPr>
        <w:t xml:space="preserve"> </w:t>
      </w:r>
      <w:proofErr w:type="spellStart"/>
      <w:r w:rsidRPr="00071139">
        <w:rPr>
          <w:rFonts w:ascii="Times New Roman" w:eastAsia="Inter" w:hAnsi="Times New Roman" w:cs="Times New Roman"/>
          <w:b w:val="0"/>
          <w:sz w:val="24"/>
          <w:szCs w:val="24"/>
        </w:rPr>
        <w:t>kết</w:t>
      </w:r>
      <w:proofErr w:type="spellEnd"/>
      <w:r w:rsidRPr="00071139">
        <w:rPr>
          <w:rFonts w:ascii="Times New Roman" w:eastAsia="Inter" w:hAnsi="Times New Roman" w:cs="Times New Roman"/>
          <w:b w:val="0"/>
          <w:sz w:val="24"/>
          <w:szCs w:val="24"/>
        </w:rPr>
        <w:t xml:space="preserve"> </w:t>
      </w:r>
      <w:proofErr w:type="spellStart"/>
      <w:r w:rsidRPr="00071139">
        <w:rPr>
          <w:rFonts w:ascii="Times New Roman" w:eastAsia="Inter" w:hAnsi="Times New Roman" w:cs="Times New Roman"/>
          <w:b w:val="0"/>
          <w:sz w:val="24"/>
          <w:szCs w:val="24"/>
        </w:rPr>
        <w:t>hợp</w:t>
      </w:r>
      <w:proofErr w:type="spellEnd"/>
      <w:r w:rsidRPr="00071139">
        <w:rPr>
          <w:rFonts w:ascii="Times New Roman" w:eastAsia="Inter" w:hAnsi="Times New Roman" w:cs="Times New Roman"/>
          <w:b w:val="0"/>
          <w:sz w:val="24"/>
          <w:szCs w:val="24"/>
        </w:rPr>
        <w:t xml:space="preserve"> </w:t>
      </w:r>
      <w:proofErr w:type="spellStart"/>
      <w:r w:rsidRPr="00071139">
        <w:rPr>
          <w:rFonts w:ascii="Times New Roman" w:eastAsia="Inter" w:hAnsi="Times New Roman" w:cs="Times New Roman"/>
          <w:b w:val="0"/>
          <w:sz w:val="24"/>
          <w:szCs w:val="24"/>
        </w:rPr>
        <w:t>với</w:t>
      </w:r>
      <w:proofErr w:type="spellEnd"/>
      <w:r w:rsidRPr="00071139">
        <w:rPr>
          <w:rFonts w:ascii="Times New Roman" w:eastAsia="Inter" w:hAnsi="Times New Roman" w:cs="Times New Roman"/>
          <w:b w:val="0"/>
          <w:sz w:val="24"/>
          <w:szCs w:val="24"/>
        </w:rPr>
        <w:t xml:space="preserve"> </w:t>
      </w:r>
      <w:proofErr w:type="spellStart"/>
      <w:r w:rsidRPr="00071139">
        <w:rPr>
          <w:rFonts w:ascii="Times New Roman" w:eastAsia="Inter" w:hAnsi="Times New Roman" w:cs="Times New Roman"/>
          <w:b w:val="0"/>
          <w:sz w:val="24"/>
          <w:szCs w:val="24"/>
        </w:rPr>
        <w:t>cây</w:t>
      </w:r>
      <w:proofErr w:type="spellEnd"/>
      <w:r w:rsidRPr="00071139">
        <w:rPr>
          <w:rFonts w:ascii="Times New Roman" w:eastAsia="Inter" w:hAnsi="Times New Roman" w:cs="Times New Roman"/>
          <w:b w:val="0"/>
          <w:sz w:val="24"/>
          <w:szCs w:val="24"/>
        </w:rPr>
        <w:t xml:space="preserve"> </w:t>
      </w:r>
      <w:proofErr w:type="spellStart"/>
      <w:r w:rsidRPr="00071139">
        <w:rPr>
          <w:rFonts w:ascii="Times New Roman" w:eastAsia="Inter" w:hAnsi="Times New Roman" w:cs="Times New Roman"/>
          <w:b w:val="0"/>
          <w:sz w:val="24"/>
          <w:szCs w:val="24"/>
        </w:rPr>
        <w:t>thứ</w:t>
      </w:r>
      <w:proofErr w:type="spellEnd"/>
      <w:r w:rsidRPr="00071139">
        <w:rPr>
          <w:rFonts w:ascii="Times New Roman" w:eastAsia="Inter" w:hAnsi="Times New Roman" w:cs="Times New Roman"/>
          <w:b w:val="0"/>
          <w:sz w:val="24"/>
          <w:szCs w:val="24"/>
        </w:rPr>
        <w:t xml:space="preserve"> </w:t>
      </w:r>
      <w:proofErr w:type="spellStart"/>
      <w:r w:rsidRPr="00071139">
        <w:rPr>
          <w:rFonts w:ascii="Times New Roman" w:eastAsia="Inter" w:hAnsi="Times New Roman" w:cs="Times New Roman"/>
          <w:b w:val="0"/>
          <w:sz w:val="24"/>
          <w:szCs w:val="24"/>
        </w:rPr>
        <w:t>nhất</w:t>
      </w:r>
      <w:proofErr w:type="spellEnd"/>
      <w:r w:rsidRPr="00071139">
        <w:rPr>
          <w:rFonts w:ascii="Times New Roman" w:eastAsia="Inter" w:hAnsi="Times New Roman" w:cs="Times New Roman"/>
          <w:b w:val="0"/>
          <w:sz w:val="24"/>
          <w:szCs w:val="24"/>
        </w:rPr>
        <w:t xml:space="preserve">, </w:t>
      </w:r>
      <w:proofErr w:type="spellStart"/>
      <w:r w:rsidRPr="00071139">
        <w:rPr>
          <w:rFonts w:ascii="Times New Roman" w:eastAsia="Inter" w:hAnsi="Times New Roman" w:cs="Times New Roman"/>
          <w:b w:val="0"/>
          <w:sz w:val="24"/>
          <w:szCs w:val="24"/>
        </w:rPr>
        <w:t>và</w:t>
      </w:r>
      <w:proofErr w:type="spellEnd"/>
      <w:r w:rsidRPr="00071139">
        <w:rPr>
          <w:rFonts w:ascii="Times New Roman" w:eastAsia="Inter" w:hAnsi="Times New Roman" w:cs="Times New Roman"/>
          <w:b w:val="0"/>
          <w:sz w:val="24"/>
          <w:szCs w:val="24"/>
        </w:rPr>
        <w:t xml:space="preserve"> </w:t>
      </w:r>
      <w:proofErr w:type="spellStart"/>
      <w:r w:rsidRPr="00071139">
        <w:rPr>
          <w:rFonts w:ascii="Times New Roman" w:eastAsia="Inter" w:hAnsi="Times New Roman" w:cs="Times New Roman"/>
          <w:b w:val="0"/>
          <w:sz w:val="24"/>
          <w:szCs w:val="24"/>
        </w:rPr>
        <w:t>cứ</w:t>
      </w:r>
      <w:proofErr w:type="spellEnd"/>
      <w:r w:rsidRPr="00071139">
        <w:rPr>
          <w:rFonts w:ascii="Times New Roman" w:eastAsia="Inter" w:hAnsi="Times New Roman" w:cs="Times New Roman"/>
          <w:b w:val="0"/>
          <w:sz w:val="24"/>
          <w:szCs w:val="24"/>
        </w:rPr>
        <w:t xml:space="preserve"> </w:t>
      </w:r>
      <w:proofErr w:type="spellStart"/>
      <w:r w:rsidRPr="00071139">
        <w:rPr>
          <w:rFonts w:ascii="Times New Roman" w:eastAsia="Inter" w:hAnsi="Times New Roman" w:cs="Times New Roman"/>
          <w:b w:val="0"/>
          <w:sz w:val="24"/>
          <w:szCs w:val="24"/>
        </w:rPr>
        <w:t>thế</w:t>
      </w:r>
      <w:proofErr w:type="spellEnd"/>
      <w:r w:rsidRPr="00071139">
        <w:rPr>
          <w:rFonts w:ascii="Times New Roman" w:eastAsia="Inter" w:hAnsi="Times New Roman" w:cs="Times New Roman"/>
          <w:b w:val="0"/>
          <w:sz w:val="24"/>
          <w:szCs w:val="24"/>
        </w:rPr>
        <w:t xml:space="preserve"> </w:t>
      </w:r>
      <w:proofErr w:type="spellStart"/>
      <w:r w:rsidRPr="00071139">
        <w:rPr>
          <w:rFonts w:ascii="Times New Roman" w:eastAsia="Inter" w:hAnsi="Times New Roman" w:cs="Times New Roman"/>
          <w:b w:val="0"/>
          <w:sz w:val="24"/>
          <w:szCs w:val="24"/>
        </w:rPr>
        <w:t>tiếp</w:t>
      </w:r>
      <w:proofErr w:type="spellEnd"/>
      <w:r w:rsidRPr="00071139">
        <w:rPr>
          <w:rFonts w:ascii="Times New Roman" w:eastAsia="Inter" w:hAnsi="Times New Roman" w:cs="Times New Roman"/>
          <w:b w:val="0"/>
          <w:sz w:val="24"/>
          <w:szCs w:val="24"/>
        </w:rPr>
        <w:t xml:space="preserve"> </w:t>
      </w:r>
      <w:proofErr w:type="spellStart"/>
      <w:r w:rsidRPr="00071139">
        <w:rPr>
          <w:rFonts w:ascii="Times New Roman" w:eastAsia="Inter" w:hAnsi="Times New Roman" w:cs="Times New Roman"/>
          <w:b w:val="0"/>
          <w:sz w:val="24"/>
          <w:szCs w:val="24"/>
        </w:rPr>
        <w:t>diễn</w:t>
      </w:r>
      <w:proofErr w:type="spellEnd"/>
      <w:r w:rsidRPr="00071139">
        <w:rPr>
          <w:rFonts w:ascii="Times New Roman" w:eastAsia="Inter" w:hAnsi="Times New Roman" w:cs="Times New Roman"/>
          <w:b w:val="0"/>
          <w:sz w:val="24"/>
          <w:szCs w:val="24"/>
        </w:rPr>
        <w:t>.</w:t>
      </w:r>
      <w:r w:rsidR="00071139">
        <w:rPr>
          <w:rFonts w:ascii="Times New Roman" w:eastAsia="Inter" w:hAnsi="Times New Roman" w:cs="Times New Roman"/>
          <w:b w:val="0"/>
          <w:sz w:val="24"/>
          <w:szCs w:val="24"/>
        </w:rPr>
        <w:tab/>
      </w:r>
    </w:p>
    <w:p w14:paraId="0DB51CF2" w14:textId="226898C8" w:rsidR="1D8A7A0D" w:rsidRDefault="028B1724" w:rsidP="4DCF7466">
      <w:pPr>
        <w:pStyle w:val="ListParagraph"/>
        <w:numPr>
          <w:ilvl w:val="0"/>
          <w:numId w:val="29"/>
        </w:numPr>
        <w:spacing w:before="240" w:after="240"/>
      </w:pPr>
      <w:r>
        <w:rPr>
          <w:noProof/>
        </w:rPr>
        <w:lastRenderedPageBreak/>
        <w:drawing>
          <wp:inline distT="0" distB="0" distL="0" distR="0" wp14:anchorId="789AF74D" wp14:editId="4D18E1C6">
            <wp:extent cx="5257800" cy="2924175"/>
            <wp:effectExtent l="0" t="0" r="0" b="0"/>
            <wp:docPr id="152341054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410543" name="Picture 1523410543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C2A8A" w14:textId="07C2DA5C" w:rsidR="1D8A7A0D" w:rsidRDefault="006C8BDB" w:rsidP="4DCF7466">
      <w:pPr>
        <w:pStyle w:val="ListParagraph"/>
        <w:numPr>
          <w:ilvl w:val="0"/>
          <w:numId w:val="29"/>
        </w:numPr>
        <w:spacing w:before="240" w:after="240"/>
        <w:rPr>
          <w:rFonts w:ascii="Inter" w:eastAsia="Inter" w:hAnsi="Inter" w:cs="Inter"/>
          <w:sz w:val="28"/>
          <w:szCs w:val="28"/>
        </w:rPr>
      </w:pPr>
      <w:r w:rsidRPr="4DCF7466">
        <w:rPr>
          <w:rFonts w:ascii="Inter" w:eastAsia="Inter" w:hAnsi="Inter" w:cs="Inter"/>
          <w:sz w:val="28"/>
          <w:szCs w:val="28"/>
        </w:rPr>
        <w:t xml:space="preserve">Các </w:t>
      </w:r>
      <w:proofErr w:type="spellStart"/>
      <w:r w:rsidRPr="4DCF7466">
        <w:rPr>
          <w:rFonts w:ascii="Inter" w:eastAsia="Inter" w:hAnsi="Inter" w:cs="Inter"/>
          <w:sz w:val="28"/>
          <w:szCs w:val="28"/>
        </w:rPr>
        <w:t>thành</w:t>
      </w:r>
      <w:proofErr w:type="spellEnd"/>
      <w:r w:rsidRPr="4DCF7466">
        <w:rPr>
          <w:rFonts w:ascii="Inter" w:eastAsia="Inter" w:hAnsi="Inter" w:cs="Inter"/>
          <w:sz w:val="28"/>
          <w:szCs w:val="28"/>
        </w:rPr>
        <w:t xml:space="preserve"> </w:t>
      </w:r>
      <w:proofErr w:type="spellStart"/>
      <w:r w:rsidRPr="4DCF7466">
        <w:rPr>
          <w:rFonts w:ascii="Inter" w:eastAsia="Inter" w:hAnsi="Inter" w:cs="Inter"/>
          <w:sz w:val="28"/>
          <w:szCs w:val="28"/>
        </w:rPr>
        <w:t>phần</w:t>
      </w:r>
      <w:proofErr w:type="spellEnd"/>
      <w:r w:rsidRPr="4DCF7466">
        <w:rPr>
          <w:rFonts w:ascii="Inter" w:eastAsia="Inter" w:hAnsi="Inter" w:cs="Inter"/>
          <w:sz w:val="28"/>
          <w:szCs w:val="28"/>
        </w:rPr>
        <w:t xml:space="preserve"> </w:t>
      </w:r>
      <w:proofErr w:type="spellStart"/>
      <w:r w:rsidRPr="4DCF7466">
        <w:rPr>
          <w:rFonts w:ascii="Inter" w:eastAsia="Inter" w:hAnsi="Inter" w:cs="Inter"/>
          <w:sz w:val="28"/>
          <w:szCs w:val="28"/>
        </w:rPr>
        <w:t>cơ</w:t>
      </w:r>
      <w:proofErr w:type="spellEnd"/>
      <w:r w:rsidRPr="4DCF7466">
        <w:rPr>
          <w:rFonts w:ascii="Inter" w:eastAsia="Inter" w:hAnsi="Inter" w:cs="Inter"/>
          <w:sz w:val="28"/>
          <w:szCs w:val="28"/>
        </w:rPr>
        <w:t xml:space="preserve"> </w:t>
      </w:r>
      <w:proofErr w:type="spellStart"/>
      <w:r w:rsidRPr="4DCF7466">
        <w:rPr>
          <w:rFonts w:ascii="Inter" w:eastAsia="Inter" w:hAnsi="Inter" w:cs="Inter"/>
          <w:sz w:val="28"/>
          <w:szCs w:val="28"/>
        </w:rPr>
        <w:t>sở</w:t>
      </w:r>
      <w:proofErr w:type="spellEnd"/>
      <w:r w:rsidRPr="4DCF7466">
        <w:rPr>
          <w:rFonts w:ascii="Inter" w:eastAsia="Inter" w:hAnsi="Inter" w:cs="Inter"/>
          <w:sz w:val="28"/>
          <w:szCs w:val="28"/>
        </w:rPr>
        <w:t xml:space="preserve"> </w:t>
      </w:r>
      <w:proofErr w:type="spellStart"/>
      <w:r w:rsidRPr="4DCF7466">
        <w:rPr>
          <w:rFonts w:ascii="Inter" w:eastAsia="Inter" w:hAnsi="Inter" w:cs="Inter"/>
          <w:sz w:val="28"/>
          <w:szCs w:val="28"/>
        </w:rPr>
        <w:t>thường</w:t>
      </w:r>
      <w:proofErr w:type="spellEnd"/>
      <w:r w:rsidRPr="4DCF7466">
        <w:rPr>
          <w:rFonts w:ascii="Inter" w:eastAsia="Inter" w:hAnsi="Inter" w:cs="Inter"/>
          <w:sz w:val="28"/>
          <w:szCs w:val="28"/>
        </w:rPr>
        <w:t xml:space="preserve"> </w:t>
      </w:r>
      <w:proofErr w:type="spellStart"/>
      <w:r w:rsidRPr="4DCF7466">
        <w:rPr>
          <w:rFonts w:ascii="Inter" w:eastAsia="Inter" w:hAnsi="Inter" w:cs="Inter"/>
          <w:sz w:val="28"/>
          <w:szCs w:val="28"/>
        </w:rPr>
        <w:t>là</w:t>
      </w:r>
      <w:proofErr w:type="spellEnd"/>
      <w:r w:rsidRPr="4DCF7466">
        <w:rPr>
          <w:rFonts w:ascii="Inter" w:eastAsia="Inter" w:hAnsi="Inter" w:cs="Inter"/>
          <w:sz w:val="28"/>
          <w:szCs w:val="28"/>
        </w:rPr>
        <w:t xml:space="preserve"> </w:t>
      </w:r>
      <w:proofErr w:type="spellStart"/>
      <w:r w:rsidRPr="4DCF7466">
        <w:rPr>
          <w:rFonts w:ascii="Inter" w:eastAsia="Inter" w:hAnsi="Inter" w:cs="Inter"/>
          <w:sz w:val="28"/>
          <w:szCs w:val="28"/>
        </w:rPr>
        <w:t>các</w:t>
      </w:r>
      <w:proofErr w:type="spellEnd"/>
      <w:r w:rsidRPr="4DCF7466">
        <w:rPr>
          <w:rFonts w:ascii="Inter" w:eastAsia="Inter" w:hAnsi="Inter" w:cs="Inter"/>
          <w:sz w:val="28"/>
          <w:szCs w:val="28"/>
        </w:rPr>
        <w:t xml:space="preserve"> "Weak Learners" (</w:t>
      </w:r>
      <w:proofErr w:type="spellStart"/>
      <w:r w:rsidRPr="4DCF7466">
        <w:rPr>
          <w:rFonts w:ascii="Inter" w:eastAsia="Inter" w:hAnsi="Inter" w:cs="Inter"/>
          <w:sz w:val="28"/>
          <w:szCs w:val="28"/>
        </w:rPr>
        <w:t>bộ</w:t>
      </w:r>
      <w:proofErr w:type="spellEnd"/>
      <w:r w:rsidRPr="4DCF7466">
        <w:rPr>
          <w:rFonts w:ascii="Inter" w:eastAsia="Inter" w:hAnsi="Inter" w:cs="Inter"/>
          <w:sz w:val="28"/>
          <w:szCs w:val="28"/>
        </w:rPr>
        <w:t xml:space="preserve"> </w:t>
      </w:r>
      <w:proofErr w:type="spellStart"/>
      <w:r w:rsidRPr="4DCF7466">
        <w:rPr>
          <w:rFonts w:ascii="Inter" w:eastAsia="Inter" w:hAnsi="Inter" w:cs="Inter"/>
          <w:sz w:val="28"/>
          <w:szCs w:val="28"/>
        </w:rPr>
        <w:t>học</w:t>
      </w:r>
      <w:proofErr w:type="spellEnd"/>
      <w:r w:rsidRPr="4DCF7466">
        <w:rPr>
          <w:rFonts w:ascii="Inter" w:eastAsia="Inter" w:hAnsi="Inter" w:cs="Inter"/>
          <w:sz w:val="28"/>
          <w:szCs w:val="28"/>
        </w:rPr>
        <w:t xml:space="preserve"> </w:t>
      </w:r>
      <w:proofErr w:type="spellStart"/>
      <w:r w:rsidRPr="4DCF7466">
        <w:rPr>
          <w:rFonts w:ascii="Inter" w:eastAsia="Inter" w:hAnsi="Inter" w:cs="Inter"/>
          <w:sz w:val="28"/>
          <w:szCs w:val="28"/>
        </w:rPr>
        <w:t>yếu</w:t>
      </w:r>
      <w:proofErr w:type="spellEnd"/>
      <w:r w:rsidRPr="4DCF7466">
        <w:rPr>
          <w:rFonts w:ascii="Inter" w:eastAsia="Inter" w:hAnsi="Inter" w:cs="Inter"/>
          <w:sz w:val="28"/>
          <w:szCs w:val="28"/>
        </w:rPr>
        <w:t xml:space="preserve">) – </w:t>
      </w:r>
      <w:proofErr w:type="spellStart"/>
      <w:r w:rsidRPr="4DCF7466">
        <w:rPr>
          <w:rFonts w:ascii="Inter" w:eastAsia="Inter" w:hAnsi="Inter" w:cs="Inter"/>
          <w:sz w:val="28"/>
          <w:szCs w:val="28"/>
        </w:rPr>
        <w:t>điển</w:t>
      </w:r>
      <w:proofErr w:type="spellEnd"/>
      <w:r w:rsidRPr="4DCF7466">
        <w:rPr>
          <w:rFonts w:ascii="Inter" w:eastAsia="Inter" w:hAnsi="Inter" w:cs="Inter"/>
          <w:sz w:val="28"/>
          <w:szCs w:val="28"/>
        </w:rPr>
        <w:t xml:space="preserve"> </w:t>
      </w:r>
      <w:proofErr w:type="spellStart"/>
      <w:r w:rsidRPr="4DCF7466">
        <w:rPr>
          <w:rFonts w:ascii="Inter" w:eastAsia="Inter" w:hAnsi="Inter" w:cs="Inter"/>
          <w:sz w:val="28"/>
          <w:szCs w:val="28"/>
        </w:rPr>
        <w:t>hình</w:t>
      </w:r>
      <w:proofErr w:type="spellEnd"/>
      <w:r w:rsidRPr="4DCF7466">
        <w:rPr>
          <w:rFonts w:ascii="Inter" w:eastAsia="Inter" w:hAnsi="Inter" w:cs="Inter"/>
          <w:sz w:val="28"/>
          <w:szCs w:val="28"/>
        </w:rPr>
        <w:t xml:space="preserve"> </w:t>
      </w:r>
      <w:proofErr w:type="spellStart"/>
      <w:r w:rsidRPr="4DCF7466">
        <w:rPr>
          <w:rFonts w:ascii="Inter" w:eastAsia="Inter" w:hAnsi="Inter" w:cs="Inter"/>
          <w:sz w:val="28"/>
          <w:szCs w:val="28"/>
        </w:rPr>
        <w:t>là</w:t>
      </w:r>
      <w:proofErr w:type="spellEnd"/>
      <w:r w:rsidRPr="4DCF7466">
        <w:rPr>
          <w:rFonts w:ascii="Inter" w:eastAsia="Inter" w:hAnsi="Inter" w:cs="Inter"/>
          <w:sz w:val="28"/>
          <w:szCs w:val="28"/>
        </w:rPr>
        <w:t xml:space="preserve"> </w:t>
      </w:r>
      <w:proofErr w:type="spellStart"/>
      <w:r w:rsidRPr="4DCF7466">
        <w:rPr>
          <w:rFonts w:ascii="Inter" w:eastAsia="Inter" w:hAnsi="Inter" w:cs="Inter"/>
          <w:sz w:val="28"/>
          <w:szCs w:val="28"/>
        </w:rPr>
        <w:t>các</w:t>
      </w:r>
      <w:proofErr w:type="spellEnd"/>
      <w:r w:rsidRPr="4DCF7466">
        <w:rPr>
          <w:rFonts w:ascii="Inter" w:eastAsia="Inter" w:hAnsi="Inter" w:cs="Inter"/>
          <w:sz w:val="28"/>
          <w:szCs w:val="28"/>
        </w:rPr>
        <w:t xml:space="preserve"> Decision Stumps (</w:t>
      </w:r>
      <w:proofErr w:type="spellStart"/>
      <w:r w:rsidRPr="4DCF7466">
        <w:rPr>
          <w:rFonts w:ascii="Inter" w:eastAsia="Inter" w:hAnsi="Inter" w:cs="Inter"/>
          <w:sz w:val="28"/>
          <w:szCs w:val="28"/>
        </w:rPr>
        <w:t>cây</w:t>
      </w:r>
      <w:proofErr w:type="spellEnd"/>
      <w:r w:rsidRPr="4DCF7466">
        <w:rPr>
          <w:rFonts w:ascii="Inter" w:eastAsia="Inter" w:hAnsi="Inter" w:cs="Inter"/>
          <w:sz w:val="28"/>
          <w:szCs w:val="28"/>
        </w:rPr>
        <w:t xml:space="preserve"> </w:t>
      </w:r>
      <w:proofErr w:type="spellStart"/>
      <w:r w:rsidRPr="4DCF7466">
        <w:rPr>
          <w:rFonts w:ascii="Inter" w:eastAsia="Inter" w:hAnsi="Inter" w:cs="Inter"/>
          <w:sz w:val="28"/>
          <w:szCs w:val="28"/>
        </w:rPr>
        <w:t>quyết</w:t>
      </w:r>
      <w:proofErr w:type="spellEnd"/>
      <w:r w:rsidRPr="4DCF7466">
        <w:rPr>
          <w:rFonts w:ascii="Inter" w:eastAsia="Inter" w:hAnsi="Inter" w:cs="Inter"/>
          <w:sz w:val="28"/>
          <w:szCs w:val="28"/>
        </w:rPr>
        <w:t xml:space="preserve"> </w:t>
      </w:r>
      <w:proofErr w:type="spellStart"/>
      <w:r w:rsidRPr="4DCF7466">
        <w:rPr>
          <w:rFonts w:ascii="Inter" w:eastAsia="Inter" w:hAnsi="Inter" w:cs="Inter"/>
          <w:sz w:val="28"/>
          <w:szCs w:val="28"/>
        </w:rPr>
        <w:t>định</w:t>
      </w:r>
      <w:proofErr w:type="spellEnd"/>
      <w:r w:rsidRPr="4DCF7466">
        <w:rPr>
          <w:rFonts w:ascii="Inter" w:eastAsia="Inter" w:hAnsi="Inter" w:cs="Inter"/>
          <w:sz w:val="28"/>
          <w:szCs w:val="28"/>
        </w:rPr>
        <w:t xml:space="preserve"> </w:t>
      </w:r>
      <w:proofErr w:type="spellStart"/>
      <w:r w:rsidRPr="4DCF7466">
        <w:rPr>
          <w:rFonts w:ascii="Inter" w:eastAsia="Inter" w:hAnsi="Inter" w:cs="Inter"/>
          <w:sz w:val="28"/>
          <w:szCs w:val="28"/>
        </w:rPr>
        <w:t>rất</w:t>
      </w:r>
      <w:proofErr w:type="spellEnd"/>
      <w:r w:rsidRPr="4DCF7466">
        <w:rPr>
          <w:rFonts w:ascii="Inter" w:eastAsia="Inter" w:hAnsi="Inter" w:cs="Inter"/>
          <w:sz w:val="28"/>
          <w:szCs w:val="28"/>
        </w:rPr>
        <w:t xml:space="preserve"> </w:t>
      </w:r>
      <w:proofErr w:type="spellStart"/>
      <w:r w:rsidRPr="4DCF7466">
        <w:rPr>
          <w:rFonts w:ascii="Inter" w:eastAsia="Inter" w:hAnsi="Inter" w:cs="Inter"/>
          <w:sz w:val="28"/>
          <w:szCs w:val="28"/>
        </w:rPr>
        <w:t>nông</w:t>
      </w:r>
      <w:proofErr w:type="spellEnd"/>
      <w:r w:rsidRPr="4DCF7466">
        <w:rPr>
          <w:rFonts w:ascii="Inter" w:eastAsia="Inter" w:hAnsi="Inter" w:cs="Inter"/>
          <w:sz w:val="28"/>
          <w:szCs w:val="28"/>
        </w:rPr>
        <w:t xml:space="preserve">, </w:t>
      </w:r>
      <w:proofErr w:type="spellStart"/>
      <w:r w:rsidRPr="4DCF7466">
        <w:rPr>
          <w:rFonts w:ascii="Inter" w:eastAsia="Inter" w:hAnsi="Inter" w:cs="Inter"/>
          <w:sz w:val="28"/>
          <w:szCs w:val="28"/>
        </w:rPr>
        <w:t>chỉ</w:t>
      </w:r>
      <w:proofErr w:type="spellEnd"/>
      <w:r w:rsidRPr="4DCF7466">
        <w:rPr>
          <w:rFonts w:ascii="Inter" w:eastAsia="Inter" w:hAnsi="Inter" w:cs="Inter"/>
          <w:sz w:val="28"/>
          <w:szCs w:val="28"/>
        </w:rPr>
        <w:t xml:space="preserve"> </w:t>
      </w:r>
      <w:proofErr w:type="spellStart"/>
      <w:r w:rsidRPr="4DCF7466">
        <w:rPr>
          <w:rFonts w:ascii="Inter" w:eastAsia="Inter" w:hAnsi="Inter" w:cs="Inter"/>
          <w:sz w:val="28"/>
          <w:szCs w:val="28"/>
        </w:rPr>
        <w:t>có</w:t>
      </w:r>
      <w:proofErr w:type="spellEnd"/>
      <w:r w:rsidRPr="4DCF7466">
        <w:rPr>
          <w:rFonts w:ascii="Inter" w:eastAsia="Inter" w:hAnsi="Inter" w:cs="Inter"/>
          <w:sz w:val="28"/>
          <w:szCs w:val="28"/>
        </w:rPr>
        <w:t xml:space="preserve"> </w:t>
      </w:r>
      <w:proofErr w:type="spellStart"/>
      <w:r w:rsidRPr="4DCF7466">
        <w:rPr>
          <w:rFonts w:ascii="Inter" w:eastAsia="Inter" w:hAnsi="Inter" w:cs="Inter"/>
          <w:sz w:val="28"/>
          <w:szCs w:val="28"/>
        </w:rPr>
        <w:t>một</w:t>
      </w:r>
      <w:proofErr w:type="spellEnd"/>
      <w:r w:rsidRPr="4DCF7466">
        <w:rPr>
          <w:rFonts w:ascii="Inter" w:eastAsia="Inter" w:hAnsi="Inter" w:cs="Inter"/>
          <w:sz w:val="28"/>
          <w:szCs w:val="28"/>
        </w:rPr>
        <w:t xml:space="preserve"> </w:t>
      </w:r>
      <w:proofErr w:type="spellStart"/>
      <w:r w:rsidRPr="4DCF7466">
        <w:rPr>
          <w:rFonts w:ascii="Inter" w:eastAsia="Inter" w:hAnsi="Inter" w:cs="Inter"/>
          <w:sz w:val="28"/>
          <w:szCs w:val="28"/>
        </w:rPr>
        <w:t>phép</w:t>
      </w:r>
      <w:proofErr w:type="spellEnd"/>
      <w:r w:rsidRPr="4DCF7466">
        <w:rPr>
          <w:rFonts w:ascii="Inter" w:eastAsia="Inter" w:hAnsi="Inter" w:cs="Inter"/>
          <w:sz w:val="28"/>
          <w:szCs w:val="28"/>
        </w:rPr>
        <w:t xml:space="preserve"> chia </w:t>
      </w:r>
      <w:proofErr w:type="spellStart"/>
      <w:r w:rsidRPr="4DCF7466">
        <w:rPr>
          <w:rFonts w:ascii="Inter" w:eastAsia="Inter" w:hAnsi="Inter" w:cs="Inter"/>
          <w:sz w:val="28"/>
          <w:szCs w:val="28"/>
        </w:rPr>
        <w:t>duy</w:t>
      </w:r>
      <w:proofErr w:type="spellEnd"/>
      <w:r w:rsidRPr="4DCF7466">
        <w:rPr>
          <w:rFonts w:ascii="Inter" w:eastAsia="Inter" w:hAnsi="Inter" w:cs="Inter"/>
          <w:sz w:val="28"/>
          <w:szCs w:val="28"/>
        </w:rPr>
        <w:t xml:space="preserve"> </w:t>
      </w:r>
      <w:proofErr w:type="spellStart"/>
      <w:r w:rsidRPr="4DCF7466">
        <w:rPr>
          <w:rFonts w:ascii="Inter" w:eastAsia="Inter" w:hAnsi="Inter" w:cs="Inter"/>
          <w:sz w:val="28"/>
          <w:szCs w:val="28"/>
        </w:rPr>
        <w:t>nhất</w:t>
      </w:r>
      <w:proofErr w:type="spellEnd"/>
      <w:r w:rsidRPr="4DCF7466">
        <w:rPr>
          <w:rFonts w:ascii="Inter" w:eastAsia="Inter" w:hAnsi="Inter" w:cs="Inter"/>
          <w:sz w:val="28"/>
          <w:szCs w:val="28"/>
        </w:rPr>
        <w:t>).</w:t>
      </w:r>
    </w:p>
    <w:p w14:paraId="39DE6D6D" w14:textId="2CA52562" w:rsidR="1D8A7A0D" w:rsidRDefault="4059ABDD" w:rsidP="4DCF7466">
      <w:pPr>
        <w:pStyle w:val="ListParagraph"/>
        <w:spacing w:before="240" w:after="240"/>
      </w:pPr>
      <w:r>
        <w:rPr>
          <w:noProof/>
        </w:rPr>
        <w:drawing>
          <wp:inline distT="0" distB="0" distL="0" distR="0" wp14:anchorId="27C0C70C" wp14:editId="6303E260">
            <wp:extent cx="5486400" cy="3095625"/>
            <wp:effectExtent l="0" t="0" r="0" b="0"/>
            <wp:docPr id="39142483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424833" name="Picture 391424833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952F4" w14:textId="726A4F52" w:rsidR="1D8A7A0D" w:rsidRDefault="006C8BDB" w:rsidP="4DCF7466">
      <w:pPr>
        <w:spacing w:before="240" w:after="240"/>
      </w:pPr>
      <w:r w:rsidRPr="4DCF7466">
        <w:rPr>
          <w:rFonts w:ascii="Inter" w:eastAsia="Inter" w:hAnsi="Inter" w:cs="Inter"/>
          <w:bCs/>
          <w:sz w:val="28"/>
          <w:szCs w:val="28"/>
        </w:rPr>
        <w:t xml:space="preserve">2. </w:t>
      </w:r>
      <w:proofErr w:type="spellStart"/>
      <w:r w:rsidRPr="4DCF7466">
        <w:rPr>
          <w:rFonts w:ascii="Inter" w:eastAsia="Inter" w:hAnsi="Inter" w:cs="Inter"/>
          <w:bCs/>
          <w:sz w:val="28"/>
          <w:szCs w:val="28"/>
        </w:rPr>
        <w:t>Hàm</w:t>
      </w:r>
      <w:proofErr w:type="spellEnd"/>
      <w:r w:rsidRPr="4DCF7466">
        <w:rPr>
          <w:rFonts w:ascii="Inter" w:eastAsia="Inter" w:hAnsi="Inter" w:cs="Inter"/>
          <w:bCs/>
          <w:sz w:val="28"/>
          <w:szCs w:val="28"/>
        </w:rPr>
        <w:t xml:space="preserve"> </w:t>
      </w:r>
      <w:proofErr w:type="spellStart"/>
      <w:r w:rsidRPr="4DCF7466">
        <w:rPr>
          <w:rFonts w:ascii="Inter" w:eastAsia="Inter" w:hAnsi="Inter" w:cs="Inter"/>
          <w:bCs/>
          <w:sz w:val="28"/>
          <w:szCs w:val="28"/>
        </w:rPr>
        <w:t>mất</w:t>
      </w:r>
      <w:proofErr w:type="spellEnd"/>
      <w:r w:rsidRPr="4DCF7466">
        <w:rPr>
          <w:rFonts w:ascii="Inter" w:eastAsia="Inter" w:hAnsi="Inter" w:cs="Inter"/>
          <w:bCs/>
          <w:sz w:val="28"/>
          <w:szCs w:val="28"/>
        </w:rPr>
        <w:t xml:space="preserve"> </w:t>
      </w:r>
      <w:proofErr w:type="spellStart"/>
      <w:r w:rsidRPr="4DCF7466">
        <w:rPr>
          <w:rFonts w:ascii="Inter" w:eastAsia="Inter" w:hAnsi="Inter" w:cs="Inter"/>
          <w:bCs/>
          <w:sz w:val="28"/>
          <w:szCs w:val="28"/>
        </w:rPr>
        <w:t>mát</w:t>
      </w:r>
      <w:proofErr w:type="spellEnd"/>
      <w:r w:rsidRPr="4DCF7466">
        <w:rPr>
          <w:rFonts w:ascii="Inter" w:eastAsia="Inter" w:hAnsi="Inter" w:cs="Inter"/>
          <w:bCs/>
          <w:sz w:val="28"/>
          <w:szCs w:val="28"/>
        </w:rPr>
        <w:t xml:space="preserve"> </w:t>
      </w:r>
      <w:proofErr w:type="spellStart"/>
      <w:r w:rsidRPr="4DCF7466">
        <w:rPr>
          <w:rFonts w:ascii="Inter" w:eastAsia="Inter" w:hAnsi="Inter" w:cs="Inter"/>
          <w:bCs/>
          <w:sz w:val="28"/>
          <w:szCs w:val="28"/>
        </w:rPr>
        <w:t>và</w:t>
      </w:r>
      <w:proofErr w:type="spellEnd"/>
      <w:r w:rsidRPr="4DCF7466">
        <w:rPr>
          <w:rFonts w:ascii="Inter" w:eastAsia="Inter" w:hAnsi="Inter" w:cs="Inter"/>
          <w:bCs/>
          <w:sz w:val="28"/>
          <w:szCs w:val="28"/>
        </w:rPr>
        <w:t xml:space="preserve"> Gradient (</w:t>
      </w:r>
      <w:proofErr w:type="spellStart"/>
      <w:r w:rsidRPr="4DCF7466">
        <w:rPr>
          <w:rFonts w:ascii="Inter" w:eastAsia="Inter" w:hAnsi="Inter" w:cs="Inter"/>
          <w:bCs/>
          <w:sz w:val="28"/>
          <w:szCs w:val="28"/>
        </w:rPr>
        <w:t>Trọng</w:t>
      </w:r>
      <w:proofErr w:type="spellEnd"/>
      <w:r w:rsidRPr="4DCF7466">
        <w:rPr>
          <w:rFonts w:ascii="Inter" w:eastAsia="Inter" w:hAnsi="Inter" w:cs="Inter"/>
          <w:bCs/>
          <w:sz w:val="28"/>
          <w:szCs w:val="28"/>
        </w:rPr>
        <w:t xml:space="preserve"> </w:t>
      </w:r>
      <w:proofErr w:type="spellStart"/>
      <w:r w:rsidRPr="4DCF7466">
        <w:rPr>
          <w:rFonts w:ascii="Inter" w:eastAsia="Inter" w:hAnsi="Inter" w:cs="Inter"/>
          <w:bCs/>
          <w:sz w:val="28"/>
          <w:szCs w:val="28"/>
        </w:rPr>
        <w:t>tâm</w:t>
      </w:r>
      <w:proofErr w:type="spellEnd"/>
      <w:r w:rsidRPr="4DCF7466">
        <w:rPr>
          <w:rFonts w:ascii="Inter" w:eastAsia="Inter" w:hAnsi="Inter" w:cs="Inter"/>
          <w:bCs/>
          <w:sz w:val="28"/>
          <w:szCs w:val="28"/>
        </w:rPr>
        <w:t xml:space="preserve"> </w:t>
      </w:r>
      <w:proofErr w:type="spellStart"/>
      <w:r w:rsidRPr="4DCF7466">
        <w:rPr>
          <w:rFonts w:ascii="Inter" w:eastAsia="Inter" w:hAnsi="Inter" w:cs="Inter"/>
          <w:bCs/>
          <w:sz w:val="28"/>
          <w:szCs w:val="28"/>
        </w:rPr>
        <w:t>thuật</w:t>
      </w:r>
      <w:proofErr w:type="spellEnd"/>
      <w:r w:rsidRPr="4DCF7466">
        <w:rPr>
          <w:rFonts w:ascii="Inter" w:eastAsia="Inter" w:hAnsi="Inter" w:cs="Inter"/>
          <w:bCs/>
          <w:sz w:val="28"/>
          <w:szCs w:val="28"/>
        </w:rPr>
        <w:t xml:space="preserve"> </w:t>
      </w:r>
      <w:proofErr w:type="spellStart"/>
      <w:r w:rsidRPr="4DCF7466">
        <w:rPr>
          <w:rFonts w:ascii="Inter" w:eastAsia="Inter" w:hAnsi="Inter" w:cs="Inter"/>
          <w:bCs/>
          <w:sz w:val="28"/>
          <w:szCs w:val="28"/>
        </w:rPr>
        <w:t>toán</w:t>
      </w:r>
      <w:proofErr w:type="spellEnd"/>
      <w:r w:rsidRPr="4DCF7466">
        <w:rPr>
          <w:rFonts w:ascii="Inter" w:eastAsia="Inter" w:hAnsi="Inter" w:cs="Inter"/>
          <w:bCs/>
          <w:sz w:val="28"/>
          <w:szCs w:val="28"/>
        </w:rPr>
        <w:t>)</w:t>
      </w:r>
    </w:p>
    <w:p w14:paraId="436A76B0" w14:textId="6184A6AE" w:rsidR="1D8A7A0D" w:rsidRDefault="006C8BDB" w:rsidP="4DCF7466">
      <w:pPr>
        <w:spacing w:before="240" w:after="240"/>
      </w:pPr>
      <w:r w:rsidRPr="4DCF7466">
        <w:rPr>
          <w:rFonts w:ascii="Inter" w:eastAsia="Inter" w:hAnsi="Inter" w:cs="Inter"/>
          <w:sz w:val="28"/>
          <w:szCs w:val="28"/>
        </w:rPr>
        <w:lastRenderedPageBreak/>
        <w:t xml:space="preserve"> </w:t>
      </w:r>
      <w:proofErr w:type="spellStart"/>
      <w:r w:rsidRPr="4DCF7466">
        <w:rPr>
          <w:rFonts w:ascii="Inter" w:eastAsia="Inter" w:hAnsi="Inter" w:cs="Inter"/>
          <w:sz w:val="28"/>
          <w:szCs w:val="28"/>
        </w:rPr>
        <w:t>Tên</w:t>
      </w:r>
      <w:proofErr w:type="spellEnd"/>
      <w:r w:rsidRPr="4DCF7466">
        <w:rPr>
          <w:rFonts w:ascii="Inter" w:eastAsia="Inter" w:hAnsi="Inter" w:cs="Inter"/>
          <w:sz w:val="28"/>
          <w:szCs w:val="28"/>
        </w:rPr>
        <w:t xml:space="preserve"> </w:t>
      </w:r>
      <w:proofErr w:type="spellStart"/>
      <w:r w:rsidRPr="4DCF7466">
        <w:rPr>
          <w:rFonts w:ascii="Inter" w:eastAsia="Inter" w:hAnsi="Inter" w:cs="Inter"/>
          <w:sz w:val="28"/>
          <w:szCs w:val="28"/>
        </w:rPr>
        <w:t>gọi</w:t>
      </w:r>
      <w:proofErr w:type="spellEnd"/>
      <w:r w:rsidRPr="4DCF7466">
        <w:rPr>
          <w:rFonts w:ascii="Inter" w:eastAsia="Inter" w:hAnsi="Inter" w:cs="Inter"/>
          <w:sz w:val="28"/>
          <w:szCs w:val="28"/>
        </w:rPr>
        <w:t xml:space="preserve"> "Gradient Boosting" </w:t>
      </w:r>
      <w:proofErr w:type="spellStart"/>
      <w:r w:rsidRPr="4DCF7466">
        <w:rPr>
          <w:rFonts w:ascii="Inter" w:eastAsia="Inter" w:hAnsi="Inter" w:cs="Inter"/>
          <w:sz w:val="28"/>
          <w:szCs w:val="28"/>
        </w:rPr>
        <w:t>xuất</w:t>
      </w:r>
      <w:proofErr w:type="spellEnd"/>
      <w:r w:rsidRPr="4DCF7466">
        <w:rPr>
          <w:rFonts w:ascii="Inter" w:eastAsia="Inter" w:hAnsi="Inter" w:cs="Inter"/>
          <w:sz w:val="28"/>
          <w:szCs w:val="28"/>
        </w:rPr>
        <w:t xml:space="preserve"> </w:t>
      </w:r>
      <w:proofErr w:type="spellStart"/>
      <w:r w:rsidRPr="4DCF7466">
        <w:rPr>
          <w:rFonts w:ascii="Inter" w:eastAsia="Inter" w:hAnsi="Inter" w:cs="Inter"/>
          <w:sz w:val="28"/>
          <w:szCs w:val="28"/>
        </w:rPr>
        <w:t>phát</w:t>
      </w:r>
      <w:proofErr w:type="spellEnd"/>
      <w:r w:rsidRPr="4DCF7466">
        <w:rPr>
          <w:rFonts w:ascii="Inter" w:eastAsia="Inter" w:hAnsi="Inter" w:cs="Inter"/>
          <w:sz w:val="28"/>
          <w:szCs w:val="28"/>
        </w:rPr>
        <w:t xml:space="preserve"> </w:t>
      </w:r>
      <w:proofErr w:type="spellStart"/>
      <w:r w:rsidRPr="4DCF7466">
        <w:rPr>
          <w:rFonts w:ascii="Inter" w:eastAsia="Inter" w:hAnsi="Inter" w:cs="Inter"/>
          <w:sz w:val="28"/>
          <w:szCs w:val="28"/>
        </w:rPr>
        <w:t>từ</w:t>
      </w:r>
      <w:proofErr w:type="spellEnd"/>
      <w:r w:rsidRPr="4DCF7466">
        <w:rPr>
          <w:rFonts w:ascii="Inter" w:eastAsia="Inter" w:hAnsi="Inter" w:cs="Inter"/>
          <w:sz w:val="28"/>
          <w:szCs w:val="28"/>
        </w:rPr>
        <w:t xml:space="preserve"> </w:t>
      </w:r>
      <w:proofErr w:type="spellStart"/>
      <w:r w:rsidRPr="4DCF7466">
        <w:rPr>
          <w:rFonts w:ascii="Inter" w:eastAsia="Inter" w:hAnsi="Inter" w:cs="Inter"/>
          <w:sz w:val="28"/>
          <w:szCs w:val="28"/>
        </w:rPr>
        <w:t>cách</w:t>
      </w:r>
      <w:proofErr w:type="spellEnd"/>
      <w:r w:rsidRPr="4DCF7466">
        <w:rPr>
          <w:rFonts w:ascii="Inter" w:eastAsia="Inter" w:hAnsi="Inter" w:cs="Inter"/>
          <w:sz w:val="28"/>
          <w:szCs w:val="28"/>
        </w:rPr>
        <w:t xml:space="preserve"> </w:t>
      </w:r>
      <w:proofErr w:type="spellStart"/>
      <w:r w:rsidRPr="4DCF7466">
        <w:rPr>
          <w:rFonts w:ascii="Inter" w:eastAsia="Inter" w:hAnsi="Inter" w:cs="Inter"/>
          <w:sz w:val="28"/>
          <w:szCs w:val="28"/>
        </w:rPr>
        <w:t>mô</w:t>
      </w:r>
      <w:proofErr w:type="spellEnd"/>
      <w:r w:rsidRPr="4DCF7466">
        <w:rPr>
          <w:rFonts w:ascii="Inter" w:eastAsia="Inter" w:hAnsi="Inter" w:cs="Inter"/>
          <w:sz w:val="28"/>
          <w:szCs w:val="28"/>
        </w:rPr>
        <w:t xml:space="preserve"> </w:t>
      </w:r>
      <w:proofErr w:type="spellStart"/>
      <w:r w:rsidRPr="4DCF7466">
        <w:rPr>
          <w:rFonts w:ascii="Inter" w:eastAsia="Inter" w:hAnsi="Inter" w:cs="Inter"/>
          <w:sz w:val="28"/>
          <w:szCs w:val="28"/>
        </w:rPr>
        <w:t>hình</w:t>
      </w:r>
      <w:proofErr w:type="spellEnd"/>
      <w:r w:rsidRPr="4DCF7466">
        <w:rPr>
          <w:rFonts w:ascii="Inter" w:eastAsia="Inter" w:hAnsi="Inter" w:cs="Inter"/>
          <w:sz w:val="28"/>
          <w:szCs w:val="28"/>
        </w:rPr>
        <w:t xml:space="preserve"> </w:t>
      </w:r>
      <w:proofErr w:type="spellStart"/>
      <w:r w:rsidRPr="4DCF7466">
        <w:rPr>
          <w:rFonts w:ascii="Inter" w:eastAsia="Inter" w:hAnsi="Inter" w:cs="Inter"/>
          <w:sz w:val="28"/>
          <w:szCs w:val="28"/>
        </w:rPr>
        <w:t>tối</w:t>
      </w:r>
      <w:proofErr w:type="spellEnd"/>
      <w:r w:rsidRPr="4DCF7466">
        <w:rPr>
          <w:rFonts w:ascii="Inter" w:eastAsia="Inter" w:hAnsi="Inter" w:cs="Inter"/>
          <w:sz w:val="28"/>
          <w:szCs w:val="28"/>
        </w:rPr>
        <w:t xml:space="preserve"> </w:t>
      </w:r>
      <w:proofErr w:type="spellStart"/>
      <w:r w:rsidRPr="4DCF7466">
        <w:rPr>
          <w:rFonts w:ascii="Inter" w:eastAsia="Inter" w:hAnsi="Inter" w:cs="Inter"/>
          <w:sz w:val="28"/>
          <w:szCs w:val="28"/>
        </w:rPr>
        <w:t>ưu</w:t>
      </w:r>
      <w:proofErr w:type="spellEnd"/>
      <w:r w:rsidRPr="4DCF7466">
        <w:rPr>
          <w:rFonts w:ascii="Inter" w:eastAsia="Inter" w:hAnsi="Inter" w:cs="Inter"/>
          <w:sz w:val="28"/>
          <w:szCs w:val="28"/>
        </w:rPr>
        <w:t xml:space="preserve"> </w:t>
      </w:r>
      <w:proofErr w:type="spellStart"/>
      <w:r w:rsidRPr="4DCF7466">
        <w:rPr>
          <w:rFonts w:ascii="Inter" w:eastAsia="Inter" w:hAnsi="Inter" w:cs="Inter"/>
          <w:sz w:val="28"/>
          <w:szCs w:val="28"/>
        </w:rPr>
        <w:t>hóa</w:t>
      </w:r>
      <w:proofErr w:type="spellEnd"/>
      <w:r w:rsidRPr="4DCF7466">
        <w:rPr>
          <w:rFonts w:ascii="Inter" w:eastAsia="Inter" w:hAnsi="Inter" w:cs="Inter"/>
          <w:sz w:val="28"/>
          <w:szCs w:val="28"/>
        </w:rPr>
        <w:t xml:space="preserve"> </w:t>
      </w:r>
      <w:proofErr w:type="spellStart"/>
      <w:r w:rsidRPr="4DCF7466">
        <w:rPr>
          <w:rFonts w:ascii="Inter" w:eastAsia="Inter" w:hAnsi="Inter" w:cs="Inter"/>
          <w:sz w:val="28"/>
          <w:szCs w:val="28"/>
        </w:rPr>
        <w:t>sai</w:t>
      </w:r>
      <w:proofErr w:type="spellEnd"/>
      <w:r w:rsidRPr="4DCF7466">
        <w:rPr>
          <w:rFonts w:ascii="Inter" w:eastAsia="Inter" w:hAnsi="Inter" w:cs="Inter"/>
          <w:sz w:val="28"/>
          <w:szCs w:val="28"/>
        </w:rPr>
        <w:t xml:space="preserve"> </w:t>
      </w:r>
      <w:proofErr w:type="spellStart"/>
      <w:r w:rsidRPr="4DCF7466">
        <w:rPr>
          <w:rFonts w:ascii="Inter" w:eastAsia="Inter" w:hAnsi="Inter" w:cs="Inter"/>
          <w:sz w:val="28"/>
          <w:szCs w:val="28"/>
        </w:rPr>
        <w:t>số</w:t>
      </w:r>
      <w:proofErr w:type="spellEnd"/>
      <w:r w:rsidRPr="4DCF7466">
        <w:rPr>
          <w:rFonts w:ascii="Inter" w:eastAsia="Inter" w:hAnsi="Inter" w:cs="Inter"/>
          <w:sz w:val="28"/>
          <w:szCs w:val="28"/>
        </w:rPr>
        <w:t>.</w:t>
      </w:r>
    </w:p>
    <w:p w14:paraId="6CEBAA52" w14:textId="5177B132" w:rsidR="1D8A7A0D" w:rsidRDefault="006C8BDB" w:rsidP="4DCF7466">
      <w:pPr>
        <w:pStyle w:val="ListParagraph"/>
        <w:numPr>
          <w:ilvl w:val="0"/>
          <w:numId w:val="28"/>
        </w:numPr>
        <w:spacing w:before="240" w:after="240"/>
        <w:rPr>
          <w:rFonts w:ascii="Inter" w:eastAsia="Inter" w:hAnsi="Inter" w:cs="Inter"/>
          <w:sz w:val="28"/>
          <w:szCs w:val="28"/>
        </w:rPr>
      </w:pPr>
      <w:proofErr w:type="spellStart"/>
      <w:r w:rsidRPr="4DCF7466">
        <w:rPr>
          <w:rFonts w:ascii="Inter" w:eastAsia="Inter" w:hAnsi="Inter" w:cs="Inter"/>
          <w:bCs/>
          <w:sz w:val="28"/>
          <w:szCs w:val="28"/>
        </w:rPr>
        <w:t>Hàm</w:t>
      </w:r>
      <w:proofErr w:type="spellEnd"/>
      <w:r w:rsidRPr="4DCF7466">
        <w:rPr>
          <w:rFonts w:ascii="Inter" w:eastAsia="Inter" w:hAnsi="Inter" w:cs="Inter"/>
          <w:bCs/>
          <w:sz w:val="28"/>
          <w:szCs w:val="28"/>
        </w:rPr>
        <w:t xml:space="preserve"> </w:t>
      </w:r>
      <w:proofErr w:type="spellStart"/>
      <w:r w:rsidRPr="4DCF7466">
        <w:rPr>
          <w:rFonts w:ascii="Inter" w:eastAsia="Inter" w:hAnsi="Inter" w:cs="Inter"/>
          <w:bCs/>
          <w:sz w:val="28"/>
          <w:szCs w:val="28"/>
        </w:rPr>
        <w:t>mất</w:t>
      </w:r>
      <w:proofErr w:type="spellEnd"/>
      <w:r w:rsidRPr="4DCF7466">
        <w:rPr>
          <w:rFonts w:ascii="Inter" w:eastAsia="Inter" w:hAnsi="Inter" w:cs="Inter"/>
          <w:bCs/>
          <w:sz w:val="28"/>
          <w:szCs w:val="28"/>
        </w:rPr>
        <w:t xml:space="preserve"> </w:t>
      </w:r>
      <w:proofErr w:type="spellStart"/>
      <w:r w:rsidRPr="4DCF7466">
        <w:rPr>
          <w:rFonts w:ascii="Inter" w:eastAsia="Inter" w:hAnsi="Inter" w:cs="Inter"/>
          <w:bCs/>
          <w:sz w:val="28"/>
          <w:szCs w:val="28"/>
        </w:rPr>
        <w:t>mát</w:t>
      </w:r>
      <w:proofErr w:type="spellEnd"/>
      <w:r w:rsidRPr="4DCF7466">
        <w:rPr>
          <w:rFonts w:ascii="Inter" w:eastAsia="Inter" w:hAnsi="Inter" w:cs="Inter"/>
          <w:bCs/>
          <w:sz w:val="28"/>
          <w:szCs w:val="28"/>
        </w:rPr>
        <w:t xml:space="preserve"> (Loss Function): </w:t>
      </w:r>
      <w:proofErr w:type="spellStart"/>
      <w:r w:rsidRPr="4DCF7466">
        <w:rPr>
          <w:rFonts w:ascii="Inter" w:eastAsia="Inter" w:hAnsi="Inter" w:cs="Inter"/>
          <w:bCs/>
          <w:sz w:val="28"/>
          <w:szCs w:val="28"/>
        </w:rPr>
        <w:t>Mô</w:t>
      </w:r>
      <w:proofErr w:type="spellEnd"/>
      <w:r w:rsidRPr="4DCF7466">
        <w:rPr>
          <w:rFonts w:ascii="Inter" w:eastAsia="Inter" w:hAnsi="Inter" w:cs="Inter"/>
          <w:bCs/>
          <w:sz w:val="28"/>
          <w:szCs w:val="28"/>
        </w:rPr>
        <w:t xml:space="preserve"> </w:t>
      </w:r>
      <w:proofErr w:type="spellStart"/>
      <w:r w:rsidRPr="4DCF7466">
        <w:rPr>
          <w:rFonts w:ascii="Inter" w:eastAsia="Inter" w:hAnsi="Inter" w:cs="Inter"/>
          <w:bCs/>
          <w:sz w:val="28"/>
          <w:szCs w:val="28"/>
        </w:rPr>
        <w:t>hình</w:t>
      </w:r>
      <w:proofErr w:type="spellEnd"/>
      <w:r w:rsidRPr="4DCF7466">
        <w:rPr>
          <w:rFonts w:ascii="Inter" w:eastAsia="Inter" w:hAnsi="Inter" w:cs="Inter"/>
          <w:bCs/>
          <w:sz w:val="28"/>
          <w:szCs w:val="28"/>
        </w:rPr>
        <w:t xml:space="preserve"> </w:t>
      </w:r>
      <w:proofErr w:type="spellStart"/>
      <w:r w:rsidRPr="4DCF7466">
        <w:rPr>
          <w:rFonts w:ascii="Inter" w:eastAsia="Inter" w:hAnsi="Inter" w:cs="Inter"/>
          <w:bCs/>
          <w:sz w:val="28"/>
          <w:szCs w:val="28"/>
        </w:rPr>
        <w:t>sử</w:t>
      </w:r>
      <w:proofErr w:type="spellEnd"/>
      <w:r w:rsidRPr="4DCF7466">
        <w:rPr>
          <w:rFonts w:ascii="Inter" w:eastAsia="Inter" w:hAnsi="Inter" w:cs="Inter"/>
          <w:bCs/>
          <w:sz w:val="28"/>
          <w:szCs w:val="28"/>
        </w:rPr>
        <w:t xml:space="preserve"> </w:t>
      </w:r>
      <w:proofErr w:type="spellStart"/>
      <w:r w:rsidRPr="4DCF7466">
        <w:rPr>
          <w:rFonts w:ascii="Inter" w:eastAsia="Inter" w:hAnsi="Inter" w:cs="Inter"/>
          <w:bCs/>
          <w:sz w:val="28"/>
          <w:szCs w:val="28"/>
        </w:rPr>
        <w:t>dụng</w:t>
      </w:r>
      <w:proofErr w:type="spellEnd"/>
      <w:r w:rsidRPr="4DCF7466">
        <w:rPr>
          <w:rFonts w:ascii="Inter" w:eastAsia="Inter" w:hAnsi="Inter" w:cs="Inter"/>
          <w:bCs/>
          <w:sz w:val="28"/>
          <w:szCs w:val="28"/>
        </w:rPr>
        <w:t xml:space="preserve"> </w:t>
      </w:r>
      <w:proofErr w:type="spellStart"/>
      <w:r w:rsidRPr="4DCF7466">
        <w:rPr>
          <w:rFonts w:ascii="Inter" w:eastAsia="Inter" w:hAnsi="Inter" w:cs="Inter"/>
          <w:bCs/>
          <w:sz w:val="28"/>
          <w:szCs w:val="28"/>
        </w:rPr>
        <w:t>một</w:t>
      </w:r>
      <w:proofErr w:type="spellEnd"/>
      <w:r w:rsidRPr="4DCF7466">
        <w:rPr>
          <w:rFonts w:ascii="Inter" w:eastAsia="Inter" w:hAnsi="Inter" w:cs="Inter"/>
          <w:bCs/>
          <w:sz w:val="28"/>
          <w:szCs w:val="28"/>
        </w:rPr>
        <w:t xml:space="preserve"> </w:t>
      </w:r>
      <w:proofErr w:type="spellStart"/>
      <w:r w:rsidRPr="4DCF7466">
        <w:rPr>
          <w:rFonts w:ascii="Inter" w:eastAsia="Inter" w:hAnsi="Inter" w:cs="Inter"/>
          <w:bCs/>
          <w:sz w:val="28"/>
          <w:szCs w:val="28"/>
        </w:rPr>
        <w:t>hàm</w:t>
      </w:r>
      <w:proofErr w:type="spellEnd"/>
      <w:r w:rsidRPr="4DCF7466">
        <w:rPr>
          <w:rFonts w:ascii="Inter" w:eastAsia="Inter" w:hAnsi="Inter" w:cs="Inter"/>
          <w:bCs/>
          <w:sz w:val="28"/>
          <w:szCs w:val="28"/>
        </w:rPr>
        <w:t xml:space="preserve"> </w:t>
      </w:r>
      <w:proofErr w:type="spellStart"/>
      <w:r w:rsidRPr="4DCF7466">
        <w:rPr>
          <w:rFonts w:ascii="Inter" w:eastAsia="Inter" w:hAnsi="Inter" w:cs="Inter"/>
          <w:bCs/>
          <w:sz w:val="28"/>
          <w:szCs w:val="28"/>
        </w:rPr>
        <w:t>mất</w:t>
      </w:r>
      <w:proofErr w:type="spellEnd"/>
      <w:r w:rsidRPr="4DCF7466">
        <w:rPr>
          <w:rFonts w:ascii="Inter" w:eastAsia="Inter" w:hAnsi="Inter" w:cs="Inter"/>
          <w:bCs/>
          <w:sz w:val="28"/>
          <w:szCs w:val="28"/>
        </w:rPr>
        <w:t xml:space="preserve"> </w:t>
      </w:r>
      <w:proofErr w:type="spellStart"/>
      <w:r w:rsidRPr="4DCF7466">
        <w:rPr>
          <w:rFonts w:ascii="Inter" w:eastAsia="Inter" w:hAnsi="Inter" w:cs="Inter"/>
          <w:bCs/>
          <w:sz w:val="28"/>
          <w:szCs w:val="28"/>
        </w:rPr>
        <w:t>mát</w:t>
      </w:r>
      <w:proofErr w:type="spellEnd"/>
      <w:r w:rsidRPr="4DCF7466">
        <w:rPr>
          <w:rFonts w:ascii="Inter" w:eastAsia="Inter" w:hAnsi="Inter" w:cs="Inter"/>
          <w:bCs/>
          <w:sz w:val="28"/>
          <w:szCs w:val="28"/>
        </w:rPr>
        <w:t xml:space="preserve"> </w:t>
      </w:r>
      <w:proofErr w:type="spellStart"/>
      <w:r w:rsidRPr="4DCF7466">
        <w:rPr>
          <w:rFonts w:ascii="Inter" w:eastAsia="Inter" w:hAnsi="Inter" w:cs="Inter"/>
          <w:bCs/>
          <w:sz w:val="28"/>
          <w:szCs w:val="28"/>
        </w:rPr>
        <w:t>để</w:t>
      </w:r>
      <w:proofErr w:type="spellEnd"/>
      <w:r w:rsidRPr="4DCF7466">
        <w:rPr>
          <w:rFonts w:ascii="Inter" w:eastAsia="Inter" w:hAnsi="Inter" w:cs="Inter"/>
          <w:bCs/>
          <w:sz w:val="28"/>
          <w:szCs w:val="28"/>
        </w:rPr>
        <w:t xml:space="preserve"> </w:t>
      </w:r>
      <w:proofErr w:type="spellStart"/>
      <w:r w:rsidRPr="4DCF7466">
        <w:rPr>
          <w:rFonts w:ascii="Inter" w:eastAsia="Inter" w:hAnsi="Inter" w:cs="Inter"/>
          <w:bCs/>
          <w:sz w:val="28"/>
          <w:szCs w:val="28"/>
        </w:rPr>
        <w:t>đánh</w:t>
      </w:r>
      <w:proofErr w:type="spellEnd"/>
      <w:r w:rsidRPr="4DCF7466">
        <w:rPr>
          <w:rFonts w:ascii="Inter" w:eastAsia="Inter" w:hAnsi="Inter" w:cs="Inter"/>
          <w:bCs/>
          <w:sz w:val="28"/>
          <w:szCs w:val="28"/>
        </w:rPr>
        <w:t xml:space="preserve"> </w:t>
      </w:r>
      <w:proofErr w:type="spellStart"/>
      <w:r w:rsidRPr="4DCF7466">
        <w:rPr>
          <w:rFonts w:ascii="Inter" w:eastAsia="Inter" w:hAnsi="Inter" w:cs="Inter"/>
          <w:bCs/>
          <w:sz w:val="28"/>
          <w:szCs w:val="28"/>
        </w:rPr>
        <w:t>giá</w:t>
      </w:r>
      <w:proofErr w:type="spellEnd"/>
      <w:r w:rsidRPr="4DCF7466">
        <w:rPr>
          <w:rFonts w:ascii="Inter" w:eastAsia="Inter" w:hAnsi="Inter" w:cs="Inter"/>
          <w:bCs/>
          <w:sz w:val="28"/>
          <w:szCs w:val="28"/>
        </w:rPr>
        <w:t xml:space="preserve"> </w:t>
      </w:r>
      <w:proofErr w:type="spellStart"/>
      <w:r w:rsidRPr="4DCF7466">
        <w:rPr>
          <w:rFonts w:ascii="Inter" w:eastAsia="Inter" w:hAnsi="Inter" w:cs="Inter"/>
          <w:bCs/>
          <w:sz w:val="28"/>
          <w:szCs w:val="28"/>
        </w:rPr>
        <w:t>độ</w:t>
      </w:r>
      <w:proofErr w:type="spellEnd"/>
      <w:r w:rsidRPr="4DCF7466">
        <w:rPr>
          <w:rFonts w:ascii="Inter" w:eastAsia="Inter" w:hAnsi="Inter" w:cs="Inter"/>
          <w:bCs/>
          <w:sz w:val="28"/>
          <w:szCs w:val="28"/>
        </w:rPr>
        <w:t xml:space="preserve"> </w:t>
      </w:r>
      <w:proofErr w:type="spellStart"/>
      <w:r w:rsidRPr="4DCF7466">
        <w:rPr>
          <w:rFonts w:ascii="Inter" w:eastAsia="Inter" w:hAnsi="Inter" w:cs="Inter"/>
          <w:bCs/>
          <w:sz w:val="28"/>
          <w:szCs w:val="28"/>
        </w:rPr>
        <w:t>chính</w:t>
      </w:r>
      <w:proofErr w:type="spellEnd"/>
      <w:r w:rsidRPr="4DCF7466">
        <w:rPr>
          <w:rFonts w:ascii="Inter" w:eastAsia="Inter" w:hAnsi="Inter" w:cs="Inter"/>
          <w:bCs/>
          <w:sz w:val="28"/>
          <w:szCs w:val="28"/>
        </w:rPr>
        <w:t xml:space="preserve"> </w:t>
      </w:r>
      <w:proofErr w:type="spellStart"/>
      <w:r w:rsidRPr="4DCF7466">
        <w:rPr>
          <w:rFonts w:ascii="Inter" w:eastAsia="Inter" w:hAnsi="Inter" w:cs="Inter"/>
          <w:bCs/>
          <w:sz w:val="28"/>
          <w:szCs w:val="28"/>
        </w:rPr>
        <w:t>xác</w:t>
      </w:r>
      <w:proofErr w:type="spellEnd"/>
      <w:r w:rsidRPr="4DCF7466">
        <w:rPr>
          <w:rFonts w:ascii="Inter" w:eastAsia="Inter" w:hAnsi="Inter" w:cs="Inter"/>
          <w:bCs/>
          <w:sz w:val="28"/>
          <w:szCs w:val="28"/>
        </w:rPr>
        <w:t xml:space="preserve"> (</w:t>
      </w:r>
      <w:proofErr w:type="spellStart"/>
      <w:r w:rsidRPr="4DCF7466">
        <w:rPr>
          <w:rFonts w:ascii="Inter" w:eastAsia="Inter" w:hAnsi="Inter" w:cs="Inter"/>
          <w:bCs/>
          <w:sz w:val="28"/>
          <w:szCs w:val="28"/>
        </w:rPr>
        <w:t>ví</w:t>
      </w:r>
      <w:proofErr w:type="spellEnd"/>
      <w:r w:rsidRPr="4DCF7466">
        <w:rPr>
          <w:rFonts w:ascii="Inter" w:eastAsia="Inter" w:hAnsi="Inter" w:cs="Inter"/>
          <w:bCs/>
          <w:sz w:val="28"/>
          <w:szCs w:val="28"/>
        </w:rPr>
        <w:t xml:space="preserve"> </w:t>
      </w:r>
      <w:proofErr w:type="spellStart"/>
      <w:r w:rsidRPr="4DCF7466">
        <w:rPr>
          <w:rFonts w:ascii="Inter" w:eastAsia="Inter" w:hAnsi="Inter" w:cs="Inter"/>
          <w:bCs/>
          <w:sz w:val="28"/>
          <w:szCs w:val="28"/>
        </w:rPr>
        <w:t>dụ</w:t>
      </w:r>
      <w:proofErr w:type="spellEnd"/>
      <w:r w:rsidRPr="4DCF7466">
        <w:rPr>
          <w:rFonts w:ascii="Inter" w:eastAsia="Inter" w:hAnsi="Inter" w:cs="Inter"/>
          <w:bCs/>
          <w:sz w:val="28"/>
          <w:szCs w:val="28"/>
        </w:rPr>
        <w:t xml:space="preserve">: Cross-entropy </w:t>
      </w:r>
      <w:proofErr w:type="spellStart"/>
      <w:r w:rsidRPr="4DCF7466">
        <w:rPr>
          <w:rFonts w:ascii="Inter" w:eastAsia="Inter" w:hAnsi="Inter" w:cs="Inter"/>
          <w:bCs/>
          <w:sz w:val="28"/>
          <w:szCs w:val="28"/>
        </w:rPr>
        <w:t>cho</w:t>
      </w:r>
      <w:proofErr w:type="spellEnd"/>
      <w:r w:rsidRPr="4DCF7466">
        <w:rPr>
          <w:rFonts w:ascii="Inter" w:eastAsia="Inter" w:hAnsi="Inter" w:cs="Inter"/>
          <w:bCs/>
          <w:sz w:val="28"/>
          <w:szCs w:val="28"/>
        </w:rPr>
        <w:t xml:space="preserve"> </w:t>
      </w:r>
      <w:proofErr w:type="spellStart"/>
      <w:r w:rsidRPr="4DCF7466">
        <w:rPr>
          <w:rFonts w:ascii="Inter" w:eastAsia="Inter" w:hAnsi="Inter" w:cs="Inter"/>
          <w:bCs/>
          <w:sz w:val="28"/>
          <w:szCs w:val="28"/>
        </w:rPr>
        <w:t>bài</w:t>
      </w:r>
      <w:proofErr w:type="spellEnd"/>
      <w:r w:rsidRPr="4DCF7466">
        <w:rPr>
          <w:rFonts w:ascii="Inter" w:eastAsia="Inter" w:hAnsi="Inter" w:cs="Inter"/>
          <w:bCs/>
          <w:sz w:val="28"/>
          <w:szCs w:val="28"/>
        </w:rPr>
        <w:t xml:space="preserve"> </w:t>
      </w:r>
      <w:proofErr w:type="spellStart"/>
      <w:r w:rsidRPr="4DCF7466">
        <w:rPr>
          <w:rFonts w:ascii="Inter" w:eastAsia="Inter" w:hAnsi="Inter" w:cs="Inter"/>
          <w:bCs/>
          <w:sz w:val="28"/>
          <w:szCs w:val="28"/>
        </w:rPr>
        <w:t>toán</w:t>
      </w:r>
      <w:proofErr w:type="spellEnd"/>
      <w:r w:rsidRPr="4DCF7466">
        <w:rPr>
          <w:rFonts w:ascii="Inter" w:eastAsia="Inter" w:hAnsi="Inter" w:cs="Inter"/>
          <w:bCs/>
          <w:sz w:val="28"/>
          <w:szCs w:val="28"/>
        </w:rPr>
        <w:t xml:space="preserve"> </w:t>
      </w:r>
      <w:proofErr w:type="spellStart"/>
      <w:r w:rsidRPr="4DCF7466">
        <w:rPr>
          <w:rFonts w:ascii="Inter" w:eastAsia="Inter" w:hAnsi="Inter" w:cs="Inter"/>
          <w:bCs/>
          <w:sz w:val="28"/>
          <w:szCs w:val="28"/>
        </w:rPr>
        <w:t>phân</w:t>
      </w:r>
      <w:proofErr w:type="spellEnd"/>
      <w:r w:rsidRPr="4DCF7466">
        <w:rPr>
          <w:rFonts w:ascii="Inter" w:eastAsia="Inter" w:hAnsi="Inter" w:cs="Inter"/>
          <w:bCs/>
          <w:sz w:val="28"/>
          <w:szCs w:val="28"/>
        </w:rPr>
        <w:t xml:space="preserve"> </w:t>
      </w:r>
      <w:proofErr w:type="spellStart"/>
      <w:r w:rsidRPr="4DCF7466">
        <w:rPr>
          <w:rFonts w:ascii="Inter" w:eastAsia="Inter" w:hAnsi="Inter" w:cs="Inter"/>
          <w:bCs/>
          <w:sz w:val="28"/>
          <w:szCs w:val="28"/>
        </w:rPr>
        <w:t>loại</w:t>
      </w:r>
      <w:proofErr w:type="spellEnd"/>
      <w:r w:rsidRPr="4DCF7466">
        <w:rPr>
          <w:rFonts w:ascii="Inter" w:eastAsia="Inter" w:hAnsi="Inter" w:cs="Inter"/>
          <w:bCs/>
          <w:sz w:val="28"/>
          <w:szCs w:val="28"/>
        </w:rPr>
        <w:t xml:space="preserve"> </w:t>
      </w:r>
      <w:proofErr w:type="spellStart"/>
      <w:r w:rsidRPr="4DCF7466">
        <w:rPr>
          <w:rFonts w:ascii="Inter" w:eastAsia="Inter" w:hAnsi="Inter" w:cs="Inter"/>
          <w:bCs/>
          <w:sz w:val="28"/>
          <w:szCs w:val="28"/>
        </w:rPr>
        <w:t>đa</w:t>
      </w:r>
      <w:proofErr w:type="spellEnd"/>
      <w:r w:rsidRPr="4DCF7466">
        <w:rPr>
          <w:rFonts w:ascii="Inter" w:eastAsia="Inter" w:hAnsi="Inter" w:cs="Inter"/>
          <w:bCs/>
          <w:sz w:val="28"/>
          <w:szCs w:val="28"/>
        </w:rPr>
        <w:t xml:space="preserve"> </w:t>
      </w:r>
      <w:proofErr w:type="spellStart"/>
      <w:r w:rsidRPr="4DCF7466">
        <w:rPr>
          <w:rFonts w:ascii="Inter" w:eastAsia="Inter" w:hAnsi="Inter" w:cs="Inter"/>
          <w:bCs/>
          <w:sz w:val="28"/>
          <w:szCs w:val="28"/>
        </w:rPr>
        <w:t>lớp</w:t>
      </w:r>
      <w:proofErr w:type="spellEnd"/>
      <w:r w:rsidRPr="4DCF7466">
        <w:rPr>
          <w:rFonts w:ascii="Inter" w:eastAsia="Inter" w:hAnsi="Inter" w:cs="Inter"/>
          <w:bCs/>
          <w:sz w:val="28"/>
          <w:szCs w:val="28"/>
        </w:rPr>
        <w:t xml:space="preserve">). Loss </w:t>
      </w:r>
      <w:proofErr w:type="spellStart"/>
      <w:r w:rsidRPr="4DCF7466">
        <w:rPr>
          <w:rFonts w:ascii="Inter" w:eastAsia="Inter" w:hAnsi="Inter" w:cs="Inter"/>
          <w:bCs/>
          <w:sz w:val="28"/>
          <w:szCs w:val="28"/>
        </w:rPr>
        <w:t>cao</w:t>
      </w:r>
      <w:proofErr w:type="spellEnd"/>
      <w:r w:rsidRPr="4DCF7466">
        <w:rPr>
          <w:rFonts w:ascii="Inter" w:eastAsia="Inter" w:hAnsi="Inter" w:cs="Inter"/>
          <w:bCs/>
          <w:sz w:val="28"/>
          <w:szCs w:val="28"/>
        </w:rPr>
        <w:t xml:space="preserve"> </w:t>
      </w:r>
      <w:proofErr w:type="spellStart"/>
      <w:r w:rsidRPr="4DCF7466">
        <w:rPr>
          <w:rFonts w:ascii="Inter" w:eastAsia="Inter" w:hAnsi="Inter" w:cs="Inter"/>
          <w:bCs/>
          <w:sz w:val="28"/>
          <w:szCs w:val="28"/>
        </w:rPr>
        <w:t>nghĩa</w:t>
      </w:r>
      <w:proofErr w:type="spellEnd"/>
      <w:r w:rsidRPr="4DCF7466">
        <w:rPr>
          <w:rFonts w:ascii="Inter" w:eastAsia="Inter" w:hAnsi="Inter" w:cs="Inter"/>
          <w:bCs/>
          <w:sz w:val="28"/>
          <w:szCs w:val="28"/>
        </w:rPr>
        <w:t xml:space="preserve"> </w:t>
      </w:r>
      <w:proofErr w:type="spellStart"/>
      <w:r w:rsidRPr="4DCF7466">
        <w:rPr>
          <w:rFonts w:ascii="Inter" w:eastAsia="Inter" w:hAnsi="Inter" w:cs="Inter"/>
          <w:bCs/>
          <w:sz w:val="28"/>
          <w:szCs w:val="28"/>
        </w:rPr>
        <w:t>là</w:t>
      </w:r>
      <w:proofErr w:type="spellEnd"/>
      <w:r w:rsidRPr="4DCF7466">
        <w:rPr>
          <w:rFonts w:ascii="Inter" w:eastAsia="Inter" w:hAnsi="Inter" w:cs="Inter"/>
          <w:bCs/>
          <w:sz w:val="28"/>
          <w:szCs w:val="28"/>
        </w:rPr>
        <w:t xml:space="preserve"> </w:t>
      </w:r>
      <w:proofErr w:type="spellStart"/>
      <w:r w:rsidRPr="4DCF7466">
        <w:rPr>
          <w:rFonts w:ascii="Inter" w:eastAsia="Inter" w:hAnsi="Inter" w:cs="Inter"/>
          <w:bCs/>
          <w:sz w:val="28"/>
          <w:szCs w:val="28"/>
        </w:rPr>
        <w:t>dự</w:t>
      </w:r>
      <w:proofErr w:type="spellEnd"/>
      <w:r w:rsidRPr="4DCF7466">
        <w:rPr>
          <w:rFonts w:ascii="Inter" w:eastAsia="Inter" w:hAnsi="Inter" w:cs="Inter"/>
          <w:bCs/>
          <w:sz w:val="28"/>
          <w:szCs w:val="28"/>
        </w:rPr>
        <w:t xml:space="preserve"> </w:t>
      </w:r>
      <w:proofErr w:type="spellStart"/>
      <w:r w:rsidRPr="4DCF7466">
        <w:rPr>
          <w:rFonts w:ascii="Inter" w:eastAsia="Inter" w:hAnsi="Inter" w:cs="Inter"/>
          <w:bCs/>
          <w:sz w:val="28"/>
          <w:szCs w:val="28"/>
        </w:rPr>
        <w:t>đoán</w:t>
      </w:r>
      <w:proofErr w:type="spellEnd"/>
      <w:r w:rsidRPr="4DCF7466">
        <w:rPr>
          <w:rFonts w:ascii="Inter" w:eastAsia="Inter" w:hAnsi="Inter" w:cs="Inter"/>
          <w:bCs/>
          <w:sz w:val="28"/>
          <w:szCs w:val="28"/>
        </w:rPr>
        <w:t xml:space="preserve"> </w:t>
      </w:r>
      <w:proofErr w:type="spellStart"/>
      <w:r w:rsidRPr="4DCF7466">
        <w:rPr>
          <w:rFonts w:ascii="Inter" w:eastAsia="Inter" w:hAnsi="Inter" w:cs="Inter"/>
          <w:bCs/>
          <w:sz w:val="28"/>
          <w:szCs w:val="28"/>
        </w:rPr>
        <w:t>sai</w:t>
      </w:r>
      <w:proofErr w:type="spellEnd"/>
      <w:r w:rsidRPr="4DCF7466">
        <w:rPr>
          <w:rFonts w:ascii="Inter" w:eastAsia="Inter" w:hAnsi="Inter" w:cs="Inter"/>
          <w:bCs/>
          <w:sz w:val="28"/>
          <w:szCs w:val="28"/>
        </w:rPr>
        <w:t xml:space="preserve"> </w:t>
      </w:r>
      <w:proofErr w:type="spellStart"/>
      <w:r w:rsidRPr="4DCF7466">
        <w:rPr>
          <w:rFonts w:ascii="Inter" w:eastAsia="Inter" w:hAnsi="Inter" w:cs="Inter"/>
          <w:bCs/>
          <w:sz w:val="28"/>
          <w:szCs w:val="28"/>
        </w:rPr>
        <w:t>lệch</w:t>
      </w:r>
      <w:proofErr w:type="spellEnd"/>
      <w:r w:rsidRPr="4DCF7466">
        <w:rPr>
          <w:rFonts w:ascii="Inter" w:eastAsia="Inter" w:hAnsi="Inter" w:cs="Inter"/>
          <w:bCs/>
          <w:sz w:val="28"/>
          <w:szCs w:val="28"/>
        </w:rPr>
        <w:t xml:space="preserve"> </w:t>
      </w:r>
      <w:proofErr w:type="spellStart"/>
      <w:r w:rsidRPr="4DCF7466">
        <w:rPr>
          <w:rFonts w:ascii="Inter" w:eastAsia="Inter" w:hAnsi="Inter" w:cs="Inter"/>
          <w:bCs/>
          <w:sz w:val="28"/>
          <w:szCs w:val="28"/>
        </w:rPr>
        <w:t>nhiều</w:t>
      </w:r>
      <w:proofErr w:type="spellEnd"/>
      <w:r w:rsidRPr="4DCF7466">
        <w:rPr>
          <w:rFonts w:ascii="Inter" w:eastAsia="Inter" w:hAnsi="Inter" w:cs="Inter"/>
          <w:bCs/>
          <w:sz w:val="28"/>
          <w:szCs w:val="28"/>
        </w:rPr>
        <w:t xml:space="preserve"> so </w:t>
      </w:r>
      <w:proofErr w:type="spellStart"/>
      <w:r w:rsidRPr="4DCF7466">
        <w:rPr>
          <w:rFonts w:ascii="Inter" w:eastAsia="Inter" w:hAnsi="Inter" w:cs="Inter"/>
          <w:bCs/>
          <w:sz w:val="28"/>
          <w:szCs w:val="28"/>
        </w:rPr>
        <w:t>với</w:t>
      </w:r>
      <w:proofErr w:type="spellEnd"/>
      <w:r w:rsidRPr="4DCF7466">
        <w:rPr>
          <w:rFonts w:ascii="Inter" w:eastAsia="Inter" w:hAnsi="Inter" w:cs="Inter"/>
          <w:bCs/>
          <w:sz w:val="28"/>
          <w:szCs w:val="28"/>
        </w:rPr>
        <w:t xml:space="preserve"> </w:t>
      </w:r>
      <w:proofErr w:type="spellStart"/>
      <w:r w:rsidRPr="4DCF7466">
        <w:rPr>
          <w:rFonts w:ascii="Inter" w:eastAsia="Inter" w:hAnsi="Inter" w:cs="Inter"/>
          <w:bCs/>
          <w:sz w:val="28"/>
          <w:szCs w:val="28"/>
        </w:rPr>
        <w:t>nhãn</w:t>
      </w:r>
      <w:proofErr w:type="spellEnd"/>
      <w:r w:rsidRPr="4DCF7466">
        <w:rPr>
          <w:rFonts w:ascii="Inter" w:eastAsia="Inter" w:hAnsi="Inter" w:cs="Inter"/>
          <w:bCs/>
          <w:sz w:val="28"/>
          <w:szCs w:val="28"/>
        </w:rPr>
        <w:t xml:space="preserve"> </w:t>
      </w:r>
      <w:proofErr w:type="spellStart"/>
      <w:r w:rsidRPr="4DCF7466">
        <w:rPr>
          <w:rFonts w:ascii="Inter" w:eastAsia="Inter" w:hAnsi="Inter" w:cs="Inter"/>
          <w:bCs/>
          <w:sz w:val="28"/>
          <w:szCs w:val="28"/>
        </w:rPr>
        <w:t>thực</w:t>
      </w:r>
      <w:proofErr w:type="spellEnd"/>
      <w:r w:rsidRPr="4DCF7466">
        <w:rPr>
          <w:rFonts w:ascii="Inter" w:eastAsia="Inter" w:hAnsi="Inter" w:cs="Inter"/>
          <w:bCs/>
          <w:sz w:val="28"/>
          <w:szCs w:val="28"/>
        </w:rPr>
        <w:t xml:space="preserve"> </w:t>
      </w:r>
      <w:proofErr w:type="spellStart"/>
      <w:r w:rsidRPr="4DCF7466">
        <w:rPr>
          <w:rFonts w:ascii="Inter" w:eastAsia="Inter" w:hAnsi="Inter" w:cs="Inter"/>
          <w:bCs/>
          <w:sz w:val="28"/>
          <w:szCs w:val="28"/>
        </w:rPr>
        <w:t>tế</w:t>
      </w:r>
      <w:proofErr w:type="spellEnd"/>
      <w:r w:rsidRPr="4DCF7466">
        <w:rPr>
          <w:rFonts w:ascii="Inter" w:eastAsia="Inter" w:hAnsi="Inter" w:cs="Inter"/>
          <w:bCs/>
          <w:sz w:val="28"/>
          <w:szCs w:val="28"/>
        </w:rPr>
        <w:t>.</w:t>
      </w:r>
    </w:p>
    <w:p w14:paraId="039E7DF3" w14:textId="62790E91" w:rsidR="1D8A7A0D" w:rsidRDefault="31ED0E58" w:rsidP="4DCF7466">
      <w:pPr>
        <w:pStyle w:val="ListParagraph"/>
        <w:spacing w:before="240" w:after="240"/>
      </w:pPr>
      <w:r>
        <w:rPr>
          <w:noProof/>
        </w:rPr>
        <w:drawing>
          <wp:inline distT="0" distB="0" distL="0" distR="0" wp14:anchorId="6DA79951" wp14:editId="09AC14B8">
            <wp:extent cx="5486400" cy="3038475"/>
            <wp:effectExtent l="0" t="0" r="0" b="0"/>
            <wp:docPr id="98840186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401861" name="Picture 988401861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0F06F" w14:textId="56BC7225" w:rsidR="1D8A7A0D" w:rsidRDefault="31ED0E58" w:rsidP="4DCF7466">
      <w:pPr>
        <w:pStyle w:val="ListParagraph"/>
        <w:spacing w:before="240" w:after="240"/>
      </w:pPr>
      <w:r>
        <w:rPr>
          <w:noProof/>
        </w:rPr>
        <w:lastRenderedPageBreak/>
        <w:drawing>
          <wp:inline distT="0" distB="0" distL="0" distR="0" wp14:anchorId="30E5C469" wp14:editId="5319804B">
            <wp:extent cx="5486400" cy="3095625"/>
            <wp:effectExtent l="0" t="0" r="0" b="0"/>
            <wp:docPr id="50503266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032669" name="Picture 505032669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61643" w14:textId="1C8AFEFD" w:rsidR="1D8A7A0D" w:rsidRDefault="006C8BDB" w:rsidP="4DCF7466">
      <w:pPr>
        <w:pStyle w:val="ListParagraph"/>
        <w:numPr>
          <w:ilvl w:val="0"/>
          <w:numId w:val="28"/>
        </w:numPr>
        <w:spacing w:before="240" w:after="240"/>
        <w:rPr>
          <w:rFonts w:ascii="Inter" w:eastAsia="Inter" w:hAnsi="Inter" w:cs="Inter"/>
          <w:sz w:val="28"/>
          <w:szCs w:val="28"/>
        </w:rPr>
      </w:pPr>
      <w:proofErr w:type="spellStart"/>
      <w:r w:rsidRPr="4DCF7466">
        <w:rPr>
          <w:rFonts w:ascii="Inter" w:eastAsia="Inter" w:hAnsi="Inter" w:cs="Inter"/>
          <w:bCs/>
          <w:sz w:val="28"/>
          <w:szCs w:val="28"/>
        </w:rPr>
        <w:t>Tối</w:t>
      </w:r>
      <w:proofErr w:type="spellEnd"/>
      <w:r w:rsidRPr="4DCF7466">
        <w:rPr>
          <w:rFonts w:ascii="Inter" w:eastAsia="Inter" w:hAnsi="Inter" w:cs="Inter"/>
          <w:bCs/>
          <w:sz w:val="28"/>
          <w:szCs w:val="28"/>
        </w:rPr>
        <w:t xml:space="preserve"> </w:t>
      </w:r>
      <w:proofErr w:type="spellStart"/>
      <w:r w:rsidRPr="4DCF7466">
        <w:rPr>
          <w:rFonts w:ascii="Inter" w:eastAsia="Inter" w:hAnsi="Inter" w:cs="Inter"/>
          <w:bCs/>
          <w:sz w:val="28"/>
          <w:szCs w:val="28"/>
        </w:rPr>
        <w:t>ưu</w:t>
      </w:r>
      <w:proofErr w:type="spellEnd"/>
      <w:r w:rsidRPr="4DCF7466">
        <w:rPr>
          <w:rFonts w:ascii="Inter" w:eastAsia="Inter" w:hAnsi="Inter" w:cs="Inter"/>
          <w:bCs/>
          <w:sz w:val="28"/>
          <w:szCs w:val="28"/>
        </w:rPr>
        <w:t xml:space="preserve"> </w:t>
      </w:r>
      <w:proofErr w:type="spellStart"/>
      <w:r w:rsidRPr="4DCF7466">
        <w:rPr>
          <w:rFonts w:ascii="Inter" w:eastAsia="Inter" w:hAnsi="Inter" w:cs="Inter"/>
          <w:bCs/>
          <w:sz w:val="28"/>
          <w:szCs w:val="28"/>
        </w:rPr>
        <w:t>bằng</w:t>
      </w:r>
      <w:proofErr w:type="spellEnd"/>
      <w:r w:rsidRPr="4DCF7466">
        <w:rPr>
          <w:rFonts w:ascii="Inter" w:eastAsia="Inter" w:hAnsi="Inter" w:cs="Inter"/>
          <w:bCs/>
          <w:sz w:val="28"/>
          <w:szCs w:val="28"/>
        </w:rPr>
        <w:t xml:space="preserve"> Gradient: </w:t>
      </w:r>
      <w:proofErr w:type="spellStart"/>
      <w:r w:rsidRPr="4DCF7466">
        <w:rPr>
          <w:rFonts w:ascii="Inter" w:eastAsia="Inter" w:hAnsi="Inter" w:cs="Inter"/>
          <w:bCs/>
          <w:sz w:val="28"/>
          <w:szCs w:val="28"/>
        </w:rPr>
        <w:t>Để</w:t>
      </w:r>
      <w:proofErr w:type="spellEnd"/>
      <w:r w:rsidRPr="4DCF7466">
        <w:rPr>
          <w:rFonts w:ascii="Inter" w:eastAsia="Inter" w:hAnsi="Inter" w:cs="Inter"/>
          <w:bCs/>
          <w:sz w:val="28"/>
          <w:szCs w:val="28"/>
        </w:rPr>
        <w:t xml:space="preserve"> </w:t>
      </w:r>
      <w:proofErr w:type="spellStart"/>
      <w:r w:rsidRPr="4DCF7466">
        <w:rPr>
          <w:rFonts w:ascii="Inter" w:eastAsia="Inter" w:hAnsi="Inter" w:cs="Inter"/>
          <w:bCs/>
          <w:sz w:val="28"/>
          <w:szCs w:val="28"/>
        </w:rPr>
        <w:t>cây</w:t>
      </w:r>
      <w:proofErr w:type="spellEnd"/>
      <w:r w:rsidRPr="4DCF7466">
        <w:rPr>
          <w:rFonts w:ascii="Inter" w:eastAsia="Inter" w:hAnsi="Inter" w:cs="Inter"/>
          <w:bCs/>
          <w:sz w:val="28"/>
          <w:szCs w:val="28"/>
        </w:rPr>
        <w:t xml:space="preserve"> </w:t>
      </w:r>
      <w:proofErr w:type="spellStart"/>
      <w:r w:rsidRPr="4DCF7466">
        <w:rPr>
          <w:rFonts w:ascii="Inter" w:eastAsia="Inter" w:hAnsi="Inter" w:cs="Inter"/>
          <w:bCs/>
          <w:sz w:val="28"/>
          <w:szCs w:val="28"/>
        </w:rPr>
        <w:t>sau</w:t>
      </w:r>
      <w:proofErr w:type="spellEnd"/>
      <w:r w:rsidRPr="4DCF7466">
        <w:rPr>
          <w:rFonts w:ascii="Inter" w:eastAsia="Inter" w:hAnsi="Inter" w:cs="Inter"/>
          <w:bCs/>
          <w:sz w:val="28"/>
          <w:szCs w:val="28"/>
        </w:rPr>
        <w:t xml:space="preserve"> </w:t>
      </w:r>
      <w:proofErr w:type="spellStart"/>
      <w:r w:rsidRPr="4DCF7466">
        <w:rPr>
          <w:rFonts w:ascii="Inter" w:eastAsia="Inter" w:hAnsi="Inter" w:cs="Inter"/>
          <w:bCs/>
          <w:sz w:val="28"/>
          <w:szCs w:val="28"/>
        </w:rPr>
        <w:t>giảm</w:t>
      </w:r>
      <w:proofErr w:type="spellEnd"/>
      <w:r w:rsidRPr="4DCF7466">
        <w:rPr>
          <w:rFonts w:ascii="Inter" w:eastAsia="Inter" w:hAnsi="Inter" w:cs="Inter"/>
          <w:bCs/>
          <w:sz w:val="28"/>
          <w:szCs w:val="28"/>
        </w:rPr>
        <w:t xml:space="preserve"> </w:t>
      </w:r>
      <w:proofErr w:type="spellStart"/>
      <w:r w:rsidRPr="4DCF7466">
        <w:rPr>
          <w:rFonts w:ascii="Inter" w:eastAsia="Inter" w:hAnsi="Inter" w:cs="Inter"/>
          <w:bCs/>
          <w:sz w:val="28"/>
          <w:szCs w:val="28"/>
        </w:rPr>
        <w:t>được</w:t>
      </w:r>
      <w:proofErr w:type="spellEnd"/>
      <w:r w:rsidRPr="4DCF7466">
        <w:rPr>
          <w:rFonts w:ascii="Inter" w:eastAsia="Inter" w:hAnsi="Inter" w:cs="Inter"/>
          <w:bCs/>
          <w:sz w:val="28"/>
          <w:szCs w:val="28"/>
        </w:rPr>
        <w:t xml:space="preserve"> </w:t>
      </w:r>
      <w:proofErr w:type="spellStart"/>
      <w:r w:rsidRPr="4DCF7466">
        <w:rPr>
          <w:rFonts w:ascii="Inter" w:eastAsia="Inter" w:hAnsi="Inter" w:cs="Inter"/>
          <w:bCs/>
          <w:sz w:val="28"/>
          <w:szCs w:val="28"/>
        </w:rPr>
        <w:t>lỗi</w:t>
      </w:r>
      <w:proofErr w:type="spellEnd"/>
      <w:r w:rsidRPr="4DCF7466">
        <w:rPr>
          <w:rFonts w:ascii="Inter" w:eastAsia="Inter" w:hAnsi="Inter" w:cs="Inter"/>
          <w:bCs/>
          <w:sz w:val="28"/>
          <w:szCs w:val="28"/>
        </w:rPr>
        <w:t xml:space="preserve"> </w:t>
      </w:r>
      <w:proofErr w:type="spellStart"/>
      <w:r w:rsidRPr="4DCF7466">
        <w:rPr>
          <w:rFonts w:ascii="Inter" w:eastAsia="Inter" w:hAnsi="Inter" w:cs="Inter"/>
          <w:bCs/>
          <w:sz w:val="28"/>
          <w:szCs w:val="28"/>
        </w:rPr>
        <w:t>của</w:t>
      </w:r>
      <w:proofErr w:type="spellEnd"/>
      <w:r w:rsidRPr="4DCF7466">
        <w:rPr>
          <w:rFonts w:ascii="Inter" w:eastAsia="Inter" w:hAnsi="Inter" w:cs="Inter"/>
          <w:bCs/>
          <w:sz w:val="28"/>
          <w:szCs w:val="28"/>
        </w:rPr>
        <w:t xml:space="preserve"> </w:t>
      </w:r>
      <w:proofErr w:type="spellStart"/>
      <w:r w:rsidRPr="4DCF7466">
        <w:rPr>
          <w:rFonts w:ascii="Inter" w:eastAsia="Inter" w:hAnsi="Inter" w:cs="Inter"/>
          <w:bCs/>
          <w:sz w:val="28"/>
          <w:szCs w:val="28"/>
        </w:rPr>
        <w:t>cây</w:t>
      </w:r>
      <w:proofErr w:type="spellEnd"/>
      <w:r w:rsidRPr="4DCF7466">
        <w:rPr>
          <w:rFonts w:ascii="Inter" w:eastAsia="Inter" w:hAnsi="Inter" w:cs="Inter"/>
          <w:bCs/>
          <w:sz w:val="28"/>
          <w:szCs w:val="28"/>
        </w:rPr>
        <w:t xml:space="preserve"> </w:t>
      </w:r>
      <w:proofErr w:type="spellStart"/>
      <w:r w:rsidRPr="4DCF7466">
        <w:rPr>
          <w:rFonts w:ascii="Inter" w:eastAsia="Inter" w:hAnsi="Inter" w:cs="Inter"/>
          <w:bCs/>
          <w:sz w:val="28"/>
          <w:szCs w:val="28"/>
        </w:rPr>
        <w:t>trước</w:t>
      </w:r>
      <w:proofErr w:type="spellEnd"/>
      <w:r w:rsidRPr="4DCF7466">
        <w:rPr>
          <w:rFonts w:ascii="Inter" w:eastAsia="Inter" w:hAnsi="Inter" w:cs="Inter"/>
          <w:bCs/>
          <w:sz w:val="28"/>
          <w:szCs w:val="28"/>
        </w:rPr>
        <w:t xml:space="preserve">, </w:t>
      </w:r>
      <w:proofErr w:type="spellStart"/>
      <w:r w:rsidRPr="4DCF7466">
        <w:rPr>
          <w:rFonts w:ascii="Inter" w:eastAsia="Inter" w:hAnsi="Inter" w:cs="Inter"/>
          <w:bCs/>
          <w:sz w:val="28"/>
          <w:szCs w:val="28"/>
        </w:rPr>
        <w:t>thuật</w:t>
      </w:r>
      <w:proofErr w:type="spellEnd"/>
      <w:r w:rsidRPr="4DCF7466">
        <w:rPr>
          <w:rFonts w:ascii="Inter" w:eastAsia="Inter" w:hAnsi="Inter" w:cs="Inter"/>
          <w:bCs/>
          <w:sz w:val="28"/>
          <w:szCs w:val="28"/>
        </w:rPr>
        <w:t xml:space="preserve"> </w:t>
      </w:r>
      <w:proofErr w:type="spellStart"/>
      <w:r w:rsidRPr="4DCF7466">
        <w:rPr>
          <w:rFonts w:ascii="Inter" w:eastAsia="Inter" w:hAnsi="Inter" w:cs="Inter"/>
          <w:bCs/>
          <w:sz w:val="28"/>
          <w:szCs w:val="28"/>
        </w:rPr>
        <w:t>toán</w:t>
      </w:r>
      <w:proofErr w:type="spellEnd"/>
      <w:r w:rsidRPr="4DCF7466">
        <w:rPr>
          <w:rFonts w:ascii="Inter" w:eastAsia="Inter" w:hAnsi="Inter" w:cs="Inter"/>
          <w:bCs/>
          <w:sz w:val="28"/>
          <w:szCs w:val="28"/>
        </w:rPr>
        <w:t xml:space="preserve"> </w:t>
      </w:r>
      <w:proofErr w:type="spellStart"/>
      <w:r w:rsidRPr="4DCF7466">
        <w:rPr>
          <w:rFonts w:ascii="Inter" w:eastAsia="Inter" w:hAnsi="Inter" w:cs="Inter"/>
          <w:bCs/>
          <w:sz w:val="28"/>
          <w:szCs w:val="28"/>
        </w:rPr>
        <w:t>cần</w:t>
      </w:r>
      <w:proofErr w:type="spellEnd"/>
      <w:r w:rsidRPr="4DCF7466">
        <w:rPr>
          <w:rFonts w:ascii="Inter" w:eastAsia="Inter" w:hAnsi="Inter" w:cs="Inter"/>
          <w:bCs/>
          <w:sz w:val="28"/>
          <w:szCs w:val="28"/>
        </w:rPr>
        <w:t xml:space="preserve"> </w:t>
      </w:r>
      <w:proofErr w:type="spellStart"/>
      <w:r w:rsidRPr="4DCF7466">
        <w:rPr>
          <w:rFonts w:ascii="Inter" w:eastAsia="Inter" w:hAnsi="Inter" w:cs="Inter"/>
          <w:bCs/>
          <w:sz w:val="28"/>
          <w:szCs w:val="28"/>
        </w:rPr>
        <w:t>tìm</w:t>
      </w:r>
      <w:proofErr w:type="spellEnd"/>
      <w:r w:rsidRPr="4DCF7466">
        <w:rPr>
          <w:rFonts w:ascii="Inter" w:eastAsia="Inter" w:hAnsi="Inter" w:cs="Inter"/>
          <w:bCs/>
          <w:sz w:val="28"/>
          <w:szCs w:val="28"/>
        </w:rPr>
        <w:t xml:space="preserve"> </w:t>
      </w:r>
      <w:proofErr w:type="spellStart"/>
      <w:r w:rsidRPr="4DCF7466">
        <w:rPr>
          <w:rFonts w:ascii="Inter" w:eastAsia="Inter" w:hAnsi="Inter" w:cs="Inter"/>
          <w:bCs/>
          <w:sz w:val="28"/>
          <w:szCs w:val="28"/>
        </w:rPr>
        <w:t>hướng</w:t>
      </w:r>
      <w:proofErr w:type="spellEnd"/>
      <w:r w:rsidRPr="4DCF7466">
        <w:rPr>
          <w:rFonts w:ascii="Inter" w:eastAsia="Inter" w:hAnsi="Inter" w:cs="Inter"/>
          <w:bCs/>
          <w:sz w:val="28"/>
          <w:szCs w:val="28"/>
        </w:rPr>
        <w:t xml:space="preserve"> </w:t>
      </w:r>
      <w:proofErr w:type="spellStart"/>
      <w:r w:rsidRPr="4DCF7466">
        <w:rPr>
          <w:rFonts w:ascii="Inter" w:eastAsia="Inter" w:hAnsi="Inter" w:cs="Inter"/>
          <w:bCs/>
          <w:sz w:val="28"/>
          <w:szCs w:val="28"/>
        </w:rPr>
        <w:t>mà</w:t>
      </w:r>
      <w:proofErr w:type="spellEnd"/>
      <w:r w:rsidRPr="4DCF7466">
        <w:rPr>
          <w:rFonts w:ascii="Inter" w:eastAsia="Inter" w:hAnsi="Inter" w:cs="Inter"/>
          <w:bCs/>
          <w:sz w:val="28"/>
          <w:szCs w:val="28"/>
        </w:rPr>
        <w:t xml:space="preserve"> </w:t>
      </w:r>
      <w:proofErr w:type="spellStart"/>
      <w:r w:rsidRPr="4DCF7466">
        <w:rPr>
          <w:rFonts w:ascii="Inter" w:eastAsia="Inter" w:hAnsi="Inter" w:cs="Inter"/>
          <w:bCs/>
          <w:sz w:val="28"/>
          <w:szCs w:val="28"/>
        </w:rPr>
        <w:t>tại</w:t>
      </w:r>
      <w:proofErr w:type="spellEnd"/>
      <w:r w:rsidRPr="4DCF7466">
        <w:rPr>
          <w:rFonts w:ascii="Inter" w:eastAsia="Inter" w:hAnsi="Inter" w:cs="Inter"/>
          <w:bCs/>
          <w:sz w:val="28"/>
          <w:szCs w:val="28"/>
        </w:rPr>
        <w:t xml:space="preserve"> </w:t>
      </w:r>
      <w:proofErr w:type="spellStart"/>
      <w:r w:rsidRPr="4DCF7466">
        <w:rPr>
          <w:rFonts w:ascii="Inter" w:eastAsia="Inter" w:hAnsi="Inter" w:cs="Inter"/>
          <w:bCs/>
          <w:sz w:val="28"/>
          <w:szCs w:val="28"/>
        </w:rPr>
        <w:t>đó</w:t>
      </w:r>
      <w:proofErr w:type="spellEnd"/>
      <w:r w:rsidRPr="4DCF7466">
        <w:rPr>
          <w:rFonts w:ascii="Inter" w:eastAsia="Inter" w:hAnsi="Inter" w:cs="Inter"/>
          <w:bCs/>
          <w:sz w:val="28"/>
          <w:szCs w:val="28"/>
        </w:rPr>
        <w:t xml:space="preserve"> </w:t>
      </w:r>
      <w:proofErr w:type="spellStart"/>
      <w:r w:rsidRPr="4DCF7466">
        <w:rPr>
          <w:rFonts w:ascii="Inter" w:eastAsia="Inter" w:hAnsi="Inter" w:cs="Inter"/>
          <w:bCs/>
          <w:sz w:val="28"/>
          <w:szCs w:val="28"/>
        </w:rPr>
        <w:t>hàm</w:t>
      </w:r>
      <w:proofErr w:type="spellEnd"/>
      <w:r w:rsidRPr="4DCF7466">
        <w:rPr>
          <w:rFonts w:ascii="Inter" w:eastAsia="Inter" w:hAnsi="Inter" w:cs="Inter"/>
          <w:bCs/>
          <w:sz w:val="28"/>
          <w:szCs w:val="28"/>
        </w:rPr>
        <w:t xml:space="preserve"> </w:t>
      </w:r>
      <w:proofErr w:type="spellStart"/>
      <w:r w:rsidRPr="4DCF7466">
        <w:rPr>
          <w:rFonts w:ascii="Inter" w:eastAsia="Inter" w:hAnsi="Inter" w:cs="Inter"/>
          <w:bCs/>
          <w:sz w:val="28"/>
          <w:szCs w:val="28"/>
        </w:rPr>
        <w:t>mất</w:t>
      </w:r>
      <w:proofErr w:type="spellEnd"/>
      <w:r w:rsidRPr="4DCF7466">
        <w:rPr>
          <w:rFonts w:ascii="Inter" w:eastAsia="Inter" w:hAnsi="Inter" w:cs="Inter"/>
          <w:bCs/>
          <w:sz w:val="28"/>
          <w:szCs w:val="28"/>
        </w:rPr>
        <w:t xml:space="preserve"> </w:t>
      </w:r>
      <w:proofErr w:type="spellStart"/>
      <w:r w:rsidRPr="4DCF7466">
        <w:rPr>
          <w:rFonts w:ascii="Inter" w:eastAsia="Inter" w:hAnsi="Inter" w:cs="Inter"/>
          <w:bCs/>
          <w:sz w:val="28"/>
          <w:szCs w:val="28"/>
        </w:rPr>
        <w:t>mát</w:t>
      </w:r>
      <w:proofErr w:type="spellEnd"/>
      <w:r w:rsidRPr="4DCF7466">
        <w:rPr>
          <w:rFonts w:ascii="Inter" w:eastAsia="Inter" w:hAnsi="Inter" w:cs="Inter"/>
          <w:bCs/>
          <w:sz w:val="28"/>
          <w:szCs w:val="28"/>
        </w:rPr>
        <w:t xml:space="preserve"> </w:t>
      </w:r>
      <w:proofErr w:type="spellStart"/>
      <w:r w:rsidRPr="4DCF7466">
        <w:rPr>
          <w:rFonts w:ascii="Inter" w:eastAsia="Inter" w:hAnsi="Inter" w:cs="Inter"/>
          <w:bCs/>
          <w:sz w:val="28"/>
          <w:szCs w:val="28"/>
        </w:rPr>
        <w:t>giảm</w:t>
      </w:r>
      <w:proofErr w:type="spellEnd"/>
      <w:r w:rsidRPr="4DCF7466">
        <w:rPr>
          <w:rFonts w:ascii="Inter" w:eastAsia="Inter" w:hAnsi="Inter" w:cs="Inter"/>
          <w:bCs/>
          <w:sz w:val="28"/>
          <w:szCs w:val="28"/>
        </w:rPr>
        <w:t xml:space="preserve"> </w:t>
      </w:r>
      <w:proofErr w:type="spellStart"/>
      <w:r w:rsidRPr="4DCF7466">
        <w:rPr>
          <w:rFonts w:ascii="Inter" w:eastAsia="Inter" w:hAnsi="Inter" w:cs="Inter"/>
          <w:bCs/>
          <w:sz w:val="28"/>
          <w:szCs w:val="28"/>
        </w:rPr>
        <w:t>nhanh</w:t>
      </w:r>
      <w:proofErr w:type="spellEnd"/>
      <w:r w:rsidRPr="4DCF7466">
        <w:rPr>
          <w:rFonts w:ascii="Inter" w:eastAsia="Inter" w:hAnsi="Inter" w:cs="Inter"/>
          <w:bCs/>
          <w:sz w:val="28"/>
          <w:szCs w:val="28"/>
        </w:rPr>
        <w:t xml:space="preserve"> </w:t>
      </w:r>
      <w:proofErr w:type="spellStart"/>
      <w:r w:rsidRPr="4DCF7466">
        <w:rPr>
          <w:rFonts w:ascii="Inter" w:eastAsia="Inter" w:hAnsi="Inter" w:cs="Inter"/>
          <w:bCs/>
          <w:sz w:val="28"/>
          <w:szCs w:val="28"/>
        </w:rPr>
        <w:t>nhất</w:t>
      </w:r>
      <w:proofErr w:type="spellEnd"/>
      <w:r w:rsidRPr="4DCF7466">
        <w:rPr>
          <w:rFonts w:ascii="Inter" w:eastAsia="Inter" w:hAnsi="Inter" w:cs="Inter"/>
          <w:bCs/>
          <w:sz w:val="28"/>
          <w:szCs w:val="28"/>
        </w:rPr>
        <w:t xml:space="preserve">. </w:t>
      </w:r>
      <w:proofErr w:type="spellStart"/>
      <w:r w:rsidRPr="4DCF7466">
        <w:rPr>
          <w:rFonts w:ascii="Inter" w:eastAsia="Inter" w:hAnsi="Inter" w:cs="Inter"/>
          <w:bCs/>
          <w:sz w:val="28"/>
          <w:szCs w:val="28"/>
        </w:rPr>
        <w:t>Về</w:t>
      </w:r>
      <w:proofErr w:type="spellEnd"/>
      <w:r w:rsidRPr="4DCF7466">
        <w:rPr>
          <w:rFonts w:ascii="Inter" w:eastAsia="Inter" w:hAnsi="Inter" w:cs="Inter"/>
          <w:bCs/>
          <w:sz w:val="28"/>
          <w:szCs w:val="28"/>
        </w:rPr>
        <w:t xml:space="preserve"> </w:t>
      </w:r>
      <w:proofErr w:type="spellStart"/>
      <w:r w:rsidRPr="4DCF7466">
        <w:rPr>
          <w:rFonts w:ascii="Inter" w:eastAsia="Inter" w:hAnsi="Inter" w:cs="Inter"/>
          <w:bCs/>
          <w:sz w:val="28"/>
          <w:szCs w:val="28"/>
        </w:rPr>
        <w:t>mặt</w:t>
      </w:r>
      <w:proofErr w:type="spellEnd"/>
      <w:r w:rsidRPr="4DCF7466">
        <w:rPr>
          <w:rFonts w:ascii="Inter" w:eastAsia="Inter" w:hAnsi="Inter" w:cs="Inter"/>
          <w:bCs/>
          <w:sz w:val="28"/>
          <w:szCs w:val="28"/>
        </w:rPr>
        <w:t xml:space="preserve"> </w:t>
      </w:r>
      <w:proofErr w:type="spellStart"/>
      <w:r w:rsidRPr="4DCF7466">
        <w:rPr>
          <w:rFonts w:ascii="Inter" w:eastAsia="Inter" w:hAnsi="Inter" w:cs="Inter"/>
          <w:bCs/>
          <w:sz w:val="28"/>
          <w:szCs w:val="28"/>
        </w:rPr>
        <w:t>toán</w:t>
      </w:r>
      <w:proofErr w:type="spellEnd"/>
      <w:r w:rsidRPr="4DCF7466">
        <w:rPr>
          <w:rFonts w:ascii="Inter" w:eastAsia="Inter" w:hAnsi="Inter" w:cs="Inter"/>
          <w:bCs/>
          <w:sz w:val="28"/>
          <w:szCs w:val="28"/>
        </w:rPr>
        <w:t xml:space="preserve"> </w:t>
      </w:r>
      <w:proofErr w:type="spellStart"/>
      <w:r w:rsidRPr="4DCF7466">
        <w:rPr>
          <w:rFonts w:ascii="Inter" w:eastAsia="Inter" w:hAnsi="Inter" w:cs="Inter"/>
          <w:bCs/>
          <w:sz w:val="28"/>
          <w:szCs w:val="28"/>
        </w:rPr>
        <w:t>học</w:t>
      </w:r>
      <w:proofErr w:type="spellEnd"/>
      <w:r w:rsidRPr="4DCF7466">
        <w:rPr>
          <w:rFonts w:ascii="Inter" w:eastAsia="Inter" w:hAnsi="Inter" w:cs="Inter"/>
          <w:bCs/>
          <w:sz w:val="28"/>
          <w:szCs w:val="28"/>
        </w:rPr>
        <w:t xml:space="preserve">, </w:t>
      </w:r>
      <w:proofErr w:type="spellStart"/>
      <w:r w:rsidRPr="4DCF7466">
        <w:rPr>
          <w:rFonts w:ascii="Inter" w:eastAsia="Inter" w:hAnsi="Inter" w:cs="Inter"/>
          <w:bCs/>
          <w:sz w:val="28"/>
          <w:szCs w:val="28"/>
        </w:rPr>
        <w:t>hướng</w:t>
      </w:r>
      <w:proofErr w:type="spellEnd"/>
      <w:r w:rsidRPr="4DCF7466">
        <w:rPr>
          <w:rFonts w:ascii="Inter" w:eastAsia="Inter" w:hAnsi="Inter" w:cs="Inter"/>
          <w:bCs/>
          <w:sz w:val="28"/>
          <w:szCs w:val="28"/>
        </w:rPr>
        <w:t xml:space="preserve"> </w:t>
      </w:r>
      <w:proofErr w:type="spellStart"/>
      <w:r w:rsidRPr="4DCF7466">
        <w:rPr>
          <w:rFonts w:ascii="Inter" w:eastAsia="Inter" w:hAnsi="Inter" w:cs="Inter"/>
          <w:bCs/>
          <w:sz w:val="28"/>
          <w:szCs w:val="28"/>
        </w:rPr>
        <w:t>này</w:t>
      </w:r>
      <w:proofErr w:type="spellEnd"/>
      <w:r w:rsidRPr="4DCF7466">
        <w:rPr>
          <w:rFonts w:ascii="Inter" w:eastAsia="Inter" w:hAnsi="Inter" w:cs="Inter"/>
          <w:bCs/>
          <w:sz w:val="28"/>
          <w:szCs w:val="28"/>
        </w:rPr>
        <w:t xml:space="preserve"> </w:t>
      </w:r>
      <w:proofErr w:type="spellStart"/>
      <w:r w:rsidRPr="4DCF7466">
        <w:rPr>
          <w:rFonts w:ascii="Inter" w:eastAsia="Inter" w:hAnsi="Inter" w:cs="Inter"/>
          <w:bCs/>
          <w:sz w:val="28"/>
          <w:szCs w:val="28"/>
        </w:rPr>
        <w:t>chính</w:t>
      </w:r>
      <w:proofErr w:type="spellEnd"/>
      <w:r w:rsidRPr="4DCF7466">
        <w:rPr>
          <w:rFonts w:ascii="Inter" w:eastAsia="Inter" w:hAnsi="Inter" w:cs="Inter"/>
          <w:bCs/>
          <w:sz w:val="28"/>
          <w:szCs w:val="28"/>
        </w:rPr>
        <w:t xml:space="preserve"> </w:t>
      </w:r>
      <w:proofErr w:type="spellStart"/>
      <w:r w:rsidRPr="4DCF7466">
        <w:rPr>
          <w:rFonts w:ascii="Inter" w:eastAsia="Inter" w:hAnsi="Inter" w:cs="Inter"/>
          <w:bCs/>
          <w:sz w:val="28"/>
          <w:szCs w:val="28"/>
        </w:rPr>
        <w:t>là</w:t>
      </w:r>
      <w:proofErr w:type="spellEnd"/>
      <w:r w:rsidRPr="4DCF7466">
        <w:rPr>
          <w:rFonts w:ascii="Inter" w:eastAsia="Inter" w:hAnsi="Inter" w:cs="Inter"/>
          <w:bCs/>
          <w:sz w:val="28"/>
          <w:szCs w:val="28"/>
        </w:rPr>
        <w:t xml:space="preserve"> </w:t>
      </w:r>
      <w:proofErr w:type="spellStart"/>
      <w:r w:rsidRPr="4DCF7466">
        <w:rPr>
          <w:rFonts w:ascii="Inter" w:eastAsia="Inter" w:hAnsi="Inter" w:cs="Inter"/>
          <w:bCs/>
          <w:sz w:val="28"/>
          <w:szCs w:val="28"/>
        </w:rPr>
        <w:t>đạo</w:t>
      </w:r>
      <w:proofErr w:type="spellEnd"/>
      <w:r w:rsidRPr="4DCF7466">
        <w:rPr>
          <w:rFonts w:ascii="Inter" w:eastAsia="Inter" w:hAnsi="Inter" w:cs="Inter"/>
          <w:bCs/>
          <w:sz w:val="28"/>
          <w:szCs w:val="28"/>
        </w:rPr>
        <w:t xml:space="preserve"> </w:t>
      </w:r>
      <w:proofErr w:type="spellStart"/>
      <w:r w:rsidRPr="4DCF7466">
        <w:rPr>
          <w:rFonts w:ascii="Inter" w:eastAsia="Inter" w:hAnsi="Inter" w:cs="Inter"/>
          <w:bCs/>
          <w:sz w:val="28"/>
          <w:szCs w:val="28"/>
        </w:rPr>
        <w:t>hàm</w:t>
      </w:r>
      <w:proofErr w:type="spellEnd"/>
      <w:r w:rsidRPr="4DCF7466">
        <w:rPr>
          <w:rFonts w:ascii="Inter" w:eastAsia="Inter" w:hAnsi="Inter" w:cs="Inter"/>
          <w:bCs/>
          <w:sz w:val="28"/>
          <w:szCs w:val="28"/>
        </w:rPr>
        <w:t xml:space="preserve"> </w:t>
      </w:r>
      <w:proofErr w:type="spellStart"/>
      <w:r w:rsidRPr="4DCF7466">
        <w:rPr>
          <w:rFonts w:ascii="Inter" w:eastAsia="Inter" w:hAnsi="Inter" w:cs="Inter"/>
          <w:bCs/>
          <w:sz w:val="28"/>
          <w:szCs w:val="28"/>
        </w:rPr>
        <w:t>âm</w:t>
      </w:r>
      <w:proofErr w:type="spellEnd"/>
      <w:r w:rsidRPr="4DCF7466">
        <w:rPr>
          <w:rFonts w:ascii="Inter" w:eastAsia="Inter" w:hAnsi="Inter" w:cs="Inter"/>
          <w:bCs/>
          <w:sz w:val="28"/>
          <w:szCs w:val="28"/>
        </w:rPr>
        <w:t xml:space="preserve"> (negative derivative) </w:t>
      </w:r>
      <w:proofErr w:type="spellStart"/>
      <w:r w:rsidRPr="4DCF7466">
        <w:rPr>
          <w:rFonts w:ascii="Inter" w:eastAsia="Inter" w:hAnsi="Inter" w:cs="Inter"/>
          <w:bCs/>
          <w:sz w:val="28"/>
          <w:szCs w:val="28"/>
        </w:rPr>
        <w:t>của</w:t>
      </w:r>
      <w:proofErr w:type="spellEnd"/>
      <w:r w:rsidRPr="4DCF7466">
        <w:rPr>
          <w:rFonts w:ascii="Inter" w:eastAsia="Inter" w:hAnsi="Inter" w:cs="Inter"/>
          <w:bCs/>
          <w:sz w:val="28"/>
          <w:szCs w:val="28"/>
        </w:rPr>
        <w:t xml:space="preserve"> </w:t>
      </w:r>
      <w:proofErr w:type="spellStart"/>
      <w:r w:rsidRPr="4DCF7466">
        <w:rPr>
          <w:rFonts w:ascii="Inter" w:eastAsia="Inter" w:hAnsi="Inter" w:cs="Inter"/>
          <w:bCs/>
          <w:sz w:val="28"/>
          <w:szCs w:val="28"/>
        </w:rPr>
        <w:t>hàm</w:t>
      </w:r>
      <w:proofErr w:type="spellEnd"/>
      <w:r w:rsidRPr="4DCF7466">
        <w:rPr>
          <w:rFonts w:ascii="Inter" w:eastAsia="Inter" w:hAnsi="Inter" w:cs="Inter"/>
          <w:bCs/>
          <w:sz w:val="28"/>
          <w:szCs w:val="28"/>
        </w:rPr>
        <w:t xml:space="preserve"> </w:t>
      </w:r>
      <w:proofErr w:type="spellStart"/>
      <w:r w:rsidRPr="4DCF7466">
        <w:rPr>
          <w:rFonts w:ascii="Inter" w:eastAsia="Inter" w:hAnsi="Inter" w:cs="Inter"/>
          <w:bCs/>
          <w:sz w:val="28"/>
          <w:szCs w:val="28"/>
        </w:rPr>
        <w:t>mất</w:t>
      </w:r>
      <w:proofErr w:type="spellEnd"/>
      <w:r w:rsidRPr="4DCF7466">
        <w:rPr>
          <w:rFonts w:ascii="Inter" w:eastAsia="Inter" w:hAnsi="Inter" w:cs="Inter"/>
          <w:bCs/>
          <w:sz w:val="28"/>
          <w:szCs w:val="28"/>
        </w:rPr>
        <w:t xml:space="preserve"> </w:t>
      </w:r>
      <w:proofErr w:type="spellStart"/>
      <w:r w:rsidRPr="4DCF7466">
        <w:rPr>
          <w:rFonts w:ascii="Inter" w:eastAsia="Inter" w:hAnsi="Inter" w:cs="Inter"/>
          <w:bCs/>
          <w:sz w:val="28"/>
          <w:szCs w:val="28"/>
        </w:rPr>
        <w:t>mát</w:t>
      </w:r>
      <w:proofErr w:type="spellEnd"/>
      <w:r w:rsidRPr="4DCF7466">
        <w:rPr>
          <w:rFonts w:ascii="Inter" w:eastAsia="Inter" w:hAnsi="Inter" w:cs="Inter"/>
          <w:bCs/>
          <w:sz w:val="28"/>
          <w:szCs w:val="28"/>
        </w:rPr>
        <w:t xml:space="preserve"> </w:t>
      </w:r>
      <w:proofErr w:type="spellStart"/>
      <w:r w:rsidRPr="4DCF7466">
        <w:rPr>
          <w:rFonts w:ascii="Inter" w:eastAsia="Inter" w:hAnsi="Inter" w:cs="Inter"/>
          <w:bCs/>
          <w:sz w:val="28"/>
          <w:szCs w:val="28"/>
        </w:rPr>
        <w:t>theo</w:t>
      </w:r>
      <w:proofErr w:type="spellEnd"/>
      <w:r w:rsidRPr="4DCF7466">
        <w:rPr>
          <w:rFonts w:ascii="Inter" w:eastAsia="Inter" w:hAnsi="Inter" w:cs="Inter"/>
          <w:bCs/>
          <w:sz w:val="28"/>
          <w:szCs w:val="28"/>
        </w:rPr>
        <w:t xml:space="preserve"> </w:t>
      </w:r>
      <w:proofErr w:type="spellStart"/>
      <w:r w:rsidRPr="4DCF7466">
        <w:rPr>
          <w:rFonts w:ascii="Inter" w:eastAsia="Inter" w:hAnsi="Inter" w:cs="Inter"/>
          <w:bCs/>
          <w:sz w:val="28"/>
          <w:szCs w:val="28"/>
        </w:rPr>
        <w:t>kết</w:t>
      </w:r>
      <w:proofErr w:type="spellEnd"/>
      <w:r w:rsidRPr="4DCF7466">
        <w:rPr>
          <w:rFonts w:ascii="Inter" w:eastAsia="Inter" w:hAnsi="Inter" w:cs="Inter"/>
          <w:bCs/>
          <w:sz w:val="28"/>
          <w:szCs w:val="28"/>
        </w:rPr>
        <w:t xml:space="preserve"> </w:t>
      </w:r>
      <w:proofErr w:type="spellStart"/>
      <w:r w:rsidRPr="4DCF7466">
        <w:rPr>
          <w:rFonts w:ascii="Inter" w:eastAsia="Inter" w:hAnsi="Inter" w:cs="Inter"/>
          <w:bCs/>
          <w:sz w:val="28"/>
          <w:szCs w:val="28"/>
        </w:rPr>
        <w:t>quả</w:t>
      </w:r>
      <w:proofErr w:type="spellEnd"/>
      <w:r w:rsidRPr="4DCF7466">
        <w:rPr>
          <w:rFonts w:ascii="Inter" w:eastAsia="Inter" w:hAnsi="Inter" w:cs="Inter"/>
          <w:bCs/>
          <w:sz w:val="28"/>
          <w:szCs w:val="28"/>
        </w:rPr>
        <w:t xml:space="preserve"> </w:t>
      </w:r>
      <w:proofErr w:type="spellStart"/>
      <w:r w:rsidRPr="4DCF7466">
        <w:rPr>
          <w:rFonts w:ascii="Inter" w:eastAsia="Inter" w:hAnsi="Inter" w:cs="Inter"/>
          <w:bCs/>
          <w:sz w:val="28"/>
          <w:szCs w:val="28"/>
        </w:rPr>
        <w:t>dự</w:t>
      </w:r>
      <w:proofErr w:type="spellEnd"/>
      <w:r w:rsidRPr="4DCF7466">
        <w:rPr>
          <w:rFonts w:ascii="Inter" w:eastAsia="Inter" w:hAnsi="Inter" w:cs="Inter"/>
          <w:bCs/>
          <w:sz w:val="28"/>
          <w:szCs w:val="28"/>
        </w:rPr>
        <w:t xml:space="preserve"> </w:t>
      </w:r>
      <w:proofErr w:type="spellStart"/>
      <w:r w:rsidRPr="4DCF7466">
        <w:rPr>
          <w:rFonts w:ascii="Inter" w:eastAsia="Inter" w:hAnsi="Inter" w:cs="Inter"/>
          <w:bCs/>
          <w:sz w:val="28"/>
          <w:szCs w:val="28"/>
        </w:rPr>
        <w:t>đoán</w:t>
      </w:r>
      <w:proofErr w:type="spellEnd"/>
      <w:r w:rsidRPr="4DCF7466">
        <w:rPr>
          <w:rFonts w:ascii="Inter" w:eastAsia="Inter" w:hAnsi="Inter" w:cs="Inter"/>
          <w:bCs/>
          <w:sz w:val="28"/>
          <w:szCs w:val="28"/>
        </w:rPr>
        <w:t xml:space="preserve"> </w:t>
      </w:r>
      <w:proofErr w:type="spellStart"/>
      <w:r w:rsidRPr="4DCF7466">
        <w:rPr>
          <w:rFonts w:ascii="Inter" w:eastAsia="Inter" w:hAnsi="Inter" w:cs="Inter"/>
          <w:bCs/>
          <w:sz w:val="28"/>
          <w:szCs w:val="28"/>
        </w:rPr>
        <w:t>của</w:t>
      </w:r>
      <w:proofErr w:type="spellEnd"/>
      <w:r w:rsidRPr="4DCF7466">
        <w:rPr>
          <w:rFonts w:ascii="Inter" w:eastAsia="Inter" w:hAnsi="Inter" w:cs="Inter"/>
          <w:bCs/>
          <w:sz w:val="28"/>
          <w:szCs w:val="28"/>
        </w:rPr>
        <w:t xml:space="preserve"> </w:t>
      </w:r>
      <w:proofErr w:type="spellStart"/>
      <w:r w:rsidRPr="4DCF7466">
        <w:rPr>
          <w:rFonts w:ascii="Inter" w:eastAsia="Inter" w:hAnsi="Inter" w:cs="Inter"/>
          <w:bCs/>
          <w:sz w:val="28"/>
          <w:szCs w:val="28"/>
        </w:rPr>
        <w:t>mô</w:t>
      </w:r>
      <w:proofErr w:type="spellEnd"/>
      <w:r w:rsidRPr="4DCF7466">
        <w:rPr>
          <w:rFonts w:ascii="Inter" w:eastAsia="Inter" w:hAnsi="Inter" w:cs="Inter"/>
          <w:bCs/>
          <w:sz w:val="28"/>
          <w:szCs w:val="28"/>
        </w:rPr>
        <w:t xml:space="preserve"> </w:t>
      </w:r>
      <w:proofErr w:type="spellStart"/>
      <w:r w:rsidRPr="4DCF7466">
        <w:rPr>
          <w:rFonts w:ascii="Inter" w:eastAsia="Inter" w:hAnsi="Inter" w:cs="Inter"/>
          <w:bCs/>
          <w:sz w:val="28"/>
          <w:szCs w:val="28"/>
        </w:rPr>
        <w:t>hình</w:t>
      </w:r>
      <w:proofErr w:type="spellEnd"/>
      <w:r w:rsidRPr="4DCF7466">
        <w:rPr>
          <w:rFonts w:ascii="Inter" w:eastAsia="Inter" w:hAnsi="Inter" w:cs="Inter"/>
          <w:bCs/>
          <w:sz w:val="28"/>
          <w:szCs w:val="28"/>
        </w:rPr>
        <w:t xml:space="preserve"> </w:t>
      </w:r>
      <w:proofErr w:type="spellStart"/>
      <w:r w:rsidRPr="4DCF7466">
        <w:rPr>
          <w:rFonts w:ascii="Inter" w:eastAsia="Inter" w:hAnsi="Inter" w:cs="Inter"/>
          <w:bCs/>
          <w:sz w:val="28"/>
          <w:szCs w:val="28"/>
        </w:rPr>
        <w:t>trước</w:t>
      </w:r>
      <w:proofErr w:type="spellEnd"/>
      <w:r w:rsidRPr="4DCF7466">
        <w:rPr>
          <w:rFonts w:ascii="Inter" w:eastAsia="Inter" w:hAnsi="Inter" w:cs="Inter"/>
          <w:bCs/>
          <w:sz w:val="28"/>
          <w:szCs w:val="28"/>
        </w:rPr>
        <w:t xml:space="preserve"> </w:t>
      </w:r>
      <w:proofErr w:type="spellStart"/>
      <w:r w:rsidRPr="4DCF7466">
        <w:rPr>
          <w:rFonts w:ascii="Inter" w:eastAsia="Inter" w:hAnsi="Inter" w:cs="Inter"/>
          <w:bCs/>
          <w:sz w:val="28"/>
          <w:szCs w:val="28"/>
        </w:rPr>
        <w:t>đó</w:t>
      </w:r>
      <w:proofErr w:type="spellEnd"/>
      <w:r w:rsidRPr="4DCF7466">
        <w:rPr>
          <w:rFonts w:ascii="Inter" w:eastAsia="Inter" w:hAnsi="Inter" w:cs="Inter"/>
          <w:bCs/>
          <w:sz w:val="28"/>
          <w:szCs w:val="28"/>
        </w:rPr>
        <w:t>.</w:t>
      </w:r>
    </w:p>
    <w:p w14:paraId="21DC25B7" w14:textId="3D4EEF17" w:rsidR="1D8A7A0D" w:rsidRDefault="006C8BDB" w:rsidP="4DCF7466">
      <w:pPr>
        <w:pStyle w:val="ListParagraph"/>
        <w:numPr>
          <w:ilvl w:val="0"/>
          <w:numId w:val="28"/>
        </w:numPr>
        <w:spacing w:before="240" w:after="240"/>
        <w:rPr>
          <w:rFonts w:ascii="Inter" w:eastAsia="Inter" w:hAnsi="Inter" w:cs="Inter"/>
          <w:sz w:val="28"/>
          <w:szCs w:val="28"/>
        </w:rPr>
      </w:pPr>
      <w:r w:rsidRPr="4DCF7466">
        <w:rPr>
          <w:rFonts w:ascii="Inter" w:eastAsia="Inter" w:hAnsi="Inter" w:cs="Inter"/>
          <w:sz w:val="28"/>
          <w:szCs w:val="28"/>
        </w:rPr>
        <w:t xml:space="preserve">Do </w:t>
      </w:r>
      <w:proofErr w:type="spellStart"/>
      <w:r w:rsidRPr="4DCF7466">
        <w:rPr>
          <w:rFonts w:ascii="Inter" w:eastAsia="Inter" w:hAnsi="Inter" w:cs="Inter"/>
          <w:sz w:val="28"/>
          <w:szCs w:val="28"/>
        </w:rPr>
        <w:t>đó</w:t>
      </w:r>
      <w:proofErr w:type="spellEnd"/>
      <w:r w:rsidRPr="4DCF7466">
        <w:rPr>
          <w:rFonts w:ascii="Inter" w:eastAsia="Inter" w:hAnsi="Inter" w:cs="Inter"/>
          <w:sz w:val="28"/>
          <w:szCs w:val="28"/>
        </w:rPr>
        <w:t xml:space="preserve">, </w:t>
      </w:r>
      <w:proofErr w:type="spellStart"/>
      <w:r w:rsidRPr="4DCF7466">
        <w:rPr>
          <w:rFonts w:ascii="Inter" w:eastAsia="Inter" w:hAnsi="Inter" w:cs="Inter"/>
          <w:sz w:val="28"/>
          <w:szCs w:val="28"/>
        </w:rPr>
        <w:t>thay</w:t>
      </w:r>
      <w:proofErr w:type="spellEnd"/>
      <w:r w:rsidRPr="4DCF7466">
        <w:rPr>
          <w:rFonts w:ascii="Inter" w:eastAsia="Inter" w:hAnsi="Inter" w:cs="Inter"/>
          <w:sz w:val="28"/>
          <w:szCs w:val="28"/>
        </w:rPr>
        <w:t xml:space="preserve"> </w:t>
      </w:r>
      <w:proofErr w:type="spellStart"/>
      <w:r w:rsidRPr="4DCF7466">
        <w:rPr>
          <w:rFonts w:ascii="Inter" w:eastAsia="Inter" w:hAnsi="Inter" w:cs="Inter"/>
          <w:sz w:val="28"/>
          <w:szCs w:val="28"/>
        </w:rPr>
        <w:t>vì</w:t>
      </w:r>
      <w:proofErr w:type="spellEnd"/>
      <w:r w:rsidRPr="4DCF7466">
        <w:rPr>
          <w:rFonts w:ascii="Inter" w:eastAsia="Inter" w:hAnsi="Inter" w:cs="Inter"/>
          <w:sz w:val="28"/>
          <w:szCs w:val="28"/>
        </w:rPr>
        <w:t xml:space="preserve"> </w:t>
      </w:r>
      <w:proofErr w:type="spellStart"/>
      <w:r w:rsidRPr="4DCF7466">
        <w:rPr>
          <w:rFonts w:ascii="Inter" w:eastAsia="Inter" w:hAnsi="Inter" w:cs="Inter"/>
          <w:sz w:val="28"/>
          <w:szCs w:val="28"/>
        </w:rPr>
        <w:t>khớp</w:t>
      </w:r>
      <w:proofErr w:type="spellEnd"/>
      <w:r w:rsidRPr="4DCF7466">
        <w:rPr>
          <w:rFonts w:ascii="Inter" w:eastAsia="Inter" w:hAnsi="Inter" w:cs="Inter"/>
          <w:sz w:val="28"/>
          <w:szCs w:val="28"/>
        </w:rPr>
        <w:t xml:space="preserve"> </w:t>
      </w:r>
      <w:proofErr w:type="spellStart"/>
      <w:r w:rsidRPr="4DCF7466">
        <w:rPr>
          <w:rFonts w:ascii="Inter" w:eastAsia="Inter" w:hAnsi="Inter" w:cs="Inter"/>
          <w:sz w:val="28"/>
          <w:szCs w:val="28"/>
        </w:rPr>
        <w:t>trực</w:t>
      </w:r>
      <w:proofErr w:type="spellEnd"/>
      <w:r w:rsidRPr="4DCF7466">
        <w:rPr>
          <w:rFonts w:ascii="Inter" w:eastAsia="Inter" w:hAnsi="Inter" w:cs="Inter"/>
          <w:sz w:val="28"/>
          <w:szCs w:val="28"/>
        </w:rPr>
        <w:t xml:space="preserve"> </w:t>
      </w:r>
      <w:proofErr w:type="spellStart"/>
      <w:r w:rsidRPr="4DCF7466">
        <w:rPr>
          <w:rFonts w:ascii="Inter" w:eastAsia="Inter" w:hAnsi="Inter" w:cs="Inter"/>
          <w:sz w:val="28"/>
          <w:szCs w:val="28"/>
        </w:rPr>
        <w:t>tiếp</w:t>
      </w:r>
      <w:proofErr w:type="spellEnd"/>
      <w:r w:rsidRPr="4DCF7466">
        <w:rPr>
          <w:rFonts w:ascii="Inter" w:eastAsia="Inter" w:hAnsi="Inter" w:cs="Inter"/>
          <w:sz w:val="28"/>
          <w:szCs w:val="28"/>
        </w:rPr>
        <w:t xml:space="preserve"> </w:t>
      </w:r>
      <w:proofErr w:type="spellStart"/>
      <w:r w:rsidRPr="4DCF7466">
        <w:rPr>
          <w:rFonts w:ascii="Inter" w:eastAsia="Inter" w:hAnsi="Inter" w:cs="Inter"/>
          <w:sz w:val="28"/>
          <w:szCs w:val="28"/>
        </w:rPr>
        <w:t>vào</w:t>
      </w:r>
      <w:proofErr w:type="spellEnd"/>
      <w:r w:rsidRPr="4DCF7466">
        <w:rPr>
          <w:rFonts w:ascii="Inter" w:eastAsia="Inter" w:hAnsi="Inter" w:cs="Inter"/>
          <w:sz w:val="28"/>
          <w:szCs w:val="28"/>
        </w:rPr>
        <w:t xml:space="preserve"> </w:t>
      </w:r>
      <w:proofErr w:type="spellStart"/>
      <w:r w:rsidRPr="4DCF7466">
        <w:rPr>
          <w:rFonts w:ascii="Inter" w:eastAsia="Inter" w:hAnsi="Inter" w:cs="Inter"/>
          <w:sz w:val="28"/>
          <w:szCs w:val="28"/>
        </w:rPr>
        <w:t>nhãn</w:t>
      </w:r>
      <w:proofErr w:type="spellEnd"/>
      <w:r w:rsidRPr="4DCF7466">
        <w:rPr>
          <w:rFonts w:ascii="Inter" w:eastAsia="Inter" w:hAnsi="Inter" w:cs="Inter"/>
          <w:sz w:val="28"/>
          <w:szCs w:val="28"/>
        </w:rPr>
        <w:t xml:space="preserve"> </w:t>
      </w:r>
      <w:proofErr w:type="spellStart"/>
      <w:r w:rsidRPr="4DCF7466">
        <w:rPr>
          <w:rFonts w:ascii="Inter" w:eastAsia="Inter" w:hAnsi="Inter" w:cs="Inter"/>
          <w:sz w:val="28"/>
          <w:szCs w:val="28"/>
        </w:rPr>
        <w:t>dữ</w:t>
      </w:r>
      <w:proofErr w:type="spellEnd"/>
      <w:r w:rsidRPr="4DCF7466">
        <w:rPr>
          <w:rFonts w:ascii="Inter" w:eastAsia="Inter" w:hAnsi="Inter" w:cs="Inter"/>
          <w:sz w:val="28"/>
          <w:szCs w:val="28"/>
        </w:rPr>
        <w:t xml:space="preserve"> </w:t>
      </w:r>
      <w:proofErr w:type="spellStart"/>
      <w:r w:rsidRPr="4DCF7466">
        <w:rPr>
          <w:rFonts w:ascii="Inter" w:eastAsia="Inter" w:hAnsi="Inter" w:cs="Inter"/>
          <w:sz w:val="28"/>
          <w:szCs w:val="28"/>
        </w:rPr>
        <w:t>liệu</w:t>
      </w:r>
      <w:proofErr w:type="spellEnd"/>
      <w:r w:rsidRPr="4DCF7466">
        <w:rPr>
          <w:rFonts w:ascii="Inter" w:eastAsia="Inter" w:hAnsi="Inter" w:cs="Inter"/>
          <w:sz w:val="28"/>
          <w:szCs w:val="28"/>
        </w:rPr>
        <w:t xml:space="preserve">, </w:t>
      </w:r>
      <w:proofErr w:type="spellStart"/>
      <w:r w:rsidRPr="4DCF7466">
        <w:rPr>
          <w:rFonts w:ascii="Inter" w:eastAsia="Inter" w:hAnsi="Inter" w:cs="Inter"/>
          <w:sz w:val="28"/>
          <w:szCs w:val="28"/>
        </w:rPr>
        <w:t>cây</w:t>
      </w:r>
      <w:proofErr w:type="spellEnd"/>
      <w:r w:rsidRPr="4DCF7466">
        <w:rPr>
          <w:rFonts w:ascii="Inter" w:eastAsia="Inter" w:hAnsi="Inter" w:cs="Inter"/>
          <w:sz w:val="28"/>
          <w:szCs w:val="28"/>
        </w:rPr>
        <w:t xml:space="preserve"> </w:t>
      </w:r>
      <w:proofErr w:type="spellStart"/>
      <w:r w:rsidRPr="4DCF7466">
        <w:rPr>
          <w:rFonts w:ascii="Inter" w:eastAsia="Inter" w:hAnsi="Inter" w:cs="Inter"/>
          <w:sz w:val="28"/>
          <w:szCs w:val="28"/>
        </w:rPr>
        <w:t>mới</w:t>
      </w:r>
      <w:proofErr w:type="spellEnd"/>
      <w:r w:rsidRPr="4DCF7466">
        <w:rPr>
          <w:rFonts w:ascii="Inter" w:eastAsia="Inter" w:hAnsi="Inter" w:cs="Inter"/>
          <w:sz w:val="28"/>
          <w:szCs w:val="28"/>
        </w:rPr>
        <w:t xml:space="preserve"> </w:t>
      </w:r>
      <w:proofErr w:type="spellStart"/>
      <w:r w:rsidRPr="4DCF7466">
        <w:rPr>
          <w:rFonts w:ascii="Inter" w:eastAsia="Inter" w:hAnsi="Inter" w:cs="Inter"/>
          <w:sz w:val="28"/>
          <w:szCs w:val="28"/>
        </w:rPr>
        <w:t>sẽ</w:t>
      </w:r>
      <w:proofErr w:type="spellEnd"/>
      <w:r w:rsidRPr="4DCF7466">
        <w:rPr>
          <w:rFonts w:ascii="Inter" w:eastAsia="Inter" w:hAnsi="Inter" w:cs="Inter"/>
          <w:sz w:val="28"/>
          <w:szCs w:val="28"/>
        </w:rPr>
        <w:t xml:space="preserve"> </w:t>
      </w:r>
      <w:proofErr w:type="spellStart"/>
      <w:r w:rsidRPr="4DCF7466">
        <w:rPr>
          <w:rFonts w:ascii="Inter" w:eastAsia="Inter" w:hAnsi="Inter" w:cs="Inter"/>
          <w:sz w:val="28"/>
          <w:szCs w:val="28"/>
        </w:rPr>
        <w:t>được</w:t>
      </w:r>
      <w:proofErr w:type="spellEnd"/>
      <w:r w:rsidRPr="4DCF7466">
        <w:rPr>
          <w:rFonts w:ascii="Inter" w:eastAsia="Inter" w:hAnsi="Inter" w:cs="Inter"/>
          <w:sz w:val="28"/>
          <w:szCs w:val="28"/>
        </w:rPr>
        <w:t xml:space="preserve"> </w:t>
      </w:r>
      <w:proofErr w:type="spellStart"/>
      <w:r w:rsidRPr="4DCF7466">
        <w:rPr>
          <w:rFonts w:ascii="Inter" w:eastAsia="Inter" w:hAnsi="Inter" w:cs="Inter"/>
          <w:sz w:val="28"/>
          <w:szCs w:val="28"/>
        </w:rPr>
        <w:t>huấn</w:t>
      </w:r>
      <w:proofErr w:type="spellEnd"/>
      <w:r w:rsidRPr="4DCF7466">
        <w:rPr>
          <w:rFonts w:ascii="Inter" w:eastAsia="Inter" w:hAnsi="Inter" w:cs="Inter"/>
          <w:sz w:val="28"/>
          <w:szCs w:val="28"/>
        </w:rPr>
        <w:t xml:space="preserve"> </w:t>
      </w:r>
      <w:proofErr w:type="spellStart"/>
      <w:r w:rsidRPr="4DCF7466">
        <w:rPr>
          <w:rFonts w:ascii="Inter" w:eastAsia="Inter" w:hAnsi="Inter" w:cs="Inter"/>
          <w:sz w:val="28"/>
          <w:szCs w:val="28"/>
        </w:rPr>
        <w:t>luyện</w:t>
      </w:r>
      <w:proofErr w:type="spellEnd"/>
      <w:r w:rsidRPr="4DCF7466">
        <w:rPr>
          <w:rFonts w:ascii="Inter" w:eastAsia="Inter" w:hAnsi="Inter" w:cs="Inter"/>
          <w:sz w:val="28"/>
          <w:szCs w:val="28"/>
        </w:rPr>
        <w:t xml:space="preserve"> </w:t>
      </w:r>
      <w:proofErr w:type="spellStart"/>
      <w:r w:rsidRPr="4DCF7466">
        <w:rPr>
          <w:rFonts w:ascii="Inter" w:eastAsia="Inter" w:hAnsi="Inter" w:cs="Inter"/>
          <w:sz w:val="28"/>
          <w:szCs w:val="28"/>
        </w:rPr>
        <w:t>để</w:t>
      </w:r>
      <w:proofErr w:type="spellEnd"/>
      <w:r w:rsidRPr="4DCF7466">
        <w:rPr>
          <w:rFonts w:ascii="Inter" w:eastAsia="Inter" w:hAnsi="Inter" w:cs="Inter"/>
          <w:sz w:val="28"/>
          <w:szCs w:val="28"/>
        </w:rPr>
        <w:t xml:space="preserve"> </w:t>
      </w:r>
      <w:proofErr w:type="spellStart"/>
      <w:r w:rsidRPr="4DCF7466">
        <w:rPr>
          <w:rFonts w:ascii="Inter" w:eastAsia="Inter" w:hAnsi="Inter" w:cs="Inter"/>
          <w:sz w:val="28"/>
          <w:szCs w:val="28"/>
        </w:rPr>
        <w:t>dự</w:t>
      </w:r>
      <w:proofErr w:type="spellEnd"/>
      <w:r w:rsidRPr="4DCF7466">
        <w:rPr>
          <w:rFonts w:ascii="Inter" w:eastAsia="Inter" w:hAnsi="Inter" w:cs="Inter"/>
          <w:sz w:val="28"/>
          <w:szCs w:val="28"/>
        </w:rPr>
        <w:t xml:space="preserve"> </w:t>
      </w:r>
      <w:proofErr w:type="spellStart"/>
      <w:r w:rsidRPr="4DCF7466">
        <w:rPr>
          <w:rFonts w:ascii="Inter" w:eastAsia="Inter" w:hAnsi="Inter" w:cs="Inter"/>
          <w:sz w:val="28"/>
          <w:szCs w:val="28"/>
        </w:rPr>
        <w:t>đoán</w:t>
      </w:r>
      <w:proofErr w:type="spellEnd"/>
      <w:r w:rsidRPr="4DCF7466">
        <w:rPr>
          <w:rFonts w:ascii="Inter" w:eastAsia="Inter" w:hAnsi="Inter" w:cs="Inter"/>
          <w:sz w:val="28"/>
          <w:szCs w:val="28"/>
        </w:rPr>
        <w:t xml:space="preserve"> </w:t>
      </w:r>
      <w:proofErr w:type="spellStart"/>
      <w:r w:rsidRPr="4DCF7466">
        <w:rPr>
          <w:rFonts w:ascii="Inter" w:eastAsia="Inter" w:hAnsi="Inter" w:cs="Inter"/>
          <w:sz w:val="28"/>
          <w:szCs w:val="28"/>
        </w:rPr>
        <w:t>chính</w:t>
      </w:r>
      <w:proofErr w:type="spellEnd"/>
      <w:r w:rsidRPr="4DCF7466">
        <w:rPr>
          <w:rFonts w:ascii="Inter" w:eastAsia="Inter" w:hAnsi="Inter" w:cs="Inter"/>
          <w:sz w:val="28"/>
          <w:szCs w:val="28"/>
        </w:rPr>
        <w:t xml:space="preserve"> </w:t>
      </w:r>
      <w:proofErr w:type="spellStart"/>
      <w:r w:rsidRPr="4DCF7466">
        <w:rPr>
          <w:rFonts w:ascii="Inter" w:eastAsia="Inter" w:hAnsi="Inter" w:cs="Inter"/>
          <w:sz w:val="28"/>
          <w:szCs w:val="28"/>
        </w:rPr>
        <w:t>giá</w:t>
      </w:r>
      <w:proofErr w:type="spellEnd"/>
      <w:r w:rsidRPr="4DCF7466">
        <w:rPr>
          <w:rFonts w:ascii="Inter" w:eastAsia="Inter" w:hAnsi="Inter" w:cs="Inter"/>
          <w:sz w:val="28"/>
          <w:szCs w:val="28"/>
        </w:rPr>
        <w:t xml:space="preserve"> </w:t>
      </w:r>
      <w:proofErr w:type="spellStart"/>
      <w:r w:rsidRPr="4DCF7466">
        <w:rPr>
          <w:rFonts w:ascii="Inter" w:eastAsia="Inter" w:hAnsi="Inter" w:cs="Inter"/>
          <w:sz w:val="28"/>
          <w:szCs w:val="28"/>
        </w:rPr>
        <w:t>trị</w:t>
      </w:r>
      <w:proofErr w:type="spellEnd"/>
      <w:r w:rsidRPr="4DCF7466">
        <w:rPr>
          <w:rFonts w:ascii="Inter" w:eastAsia="Inter" w:hAnsi="Inter" w:cs="Inter"/>
          <w:sz w:val="28"/>
          <w:szCs w:val="28"/>
        </w:rPr>
        <w:t xml:space="preserve"> Gradient (</w:t>
      </w:r>
      <w:proofErr w:type="spellStart"/>
      <w:r w:rsidRPr="4DCF7466">
        <w:rPr>
          <w:rFonts w:ascii="Inter" w:eastAsia="Inter" w:hAnsi="Inter" w:cs="Inter"/>
          <w:sz w:val="28"/>
          <w:szCs w:val="28"/>
        </w:rPr>
        <w:t>phần</w:t>
      </w:r>
      <w:proofErr w:type="spellEnd"/>
      <w:r w:rsidRPr="4DCF7466">
        <w:rPr>
          <w:rFonts w:ascii="Inter" w:eastAsia="Inter" w:hAnsi="Inter" w:cs="Inter"/>
          <w:sz w:val="28"/>
          <w:szCs w:val="28"/>
        </w:rPr>
        <w:t xml:space="preserve"> </w:t>
      </w:r>
      <w:proofErr w:type="spellStart"/>
      <w:r w:rsidRPr="4DCF7466">
        <w:rPr>
          <w:rFonts w:ascii="Inter" w:eastAsia="Inter" w:hAnsi="Inter" w:cs="Inter"/>
          <w:sz w:val="28"/>
          <w:szCs w:val="28"/>
        </w:rPr>
        <w:t>dư</w:t>
      </w:r>
      <w:proofErr w:type="spellEnd"/>
      <w:r w:rsidRPr="4DCF7466">
        <w:rPr>
          <w:rFonts w:ascii="Inter" w:eastAsia="Inter" w:hAnsi="Inter" w:cs="Inter"/>
          <w:sz w:val="28"/>
          <w:szCs w:val="28"/>
        </w:rPr>
        <w:t xml:space="preserve"> - residuals) </w:t>
      </w:r>
      <w:proofErr w:type="spellStart"/>
      <w:r w:rsidRPr="4DCF7466">
        <w:rPr>
          <w:rFonts w:ascii="Inter" w:eastAsia="Inter" w:hAnsi="Inter" w:cs="Inter"/>
          <w:sz w:val="28"/>
          <w:szCs w:val="28"/>
        </w:rPr>
        <w:t>này</w:t>
      </w:r>
      <w:proofErr w:type="spellEnd"/>
      <w:r w:rsidRPr="4DCF7466">
        <w:rPr>
          <w:rFonts w:ascii="Inter" w:eastAsia="Inter" w:hAnsi="Inter" w:cs="Inter"/>
          <w:sz w:val="28"/>
          <w:szCs w:val="28"/>
        </w:rPr>
        <w:t>.</w:t>
      </w:r>
    </w:p>
    <w:p w14:paraId="7FB722DF" w14:textId="334850C4" w:rsidR="1D8A7A0D" w:rsidRDefault="006C8BDB" w:rsidP="4DCF7466">
      <w:pPr>
        <w:spacing w:before="240" w:after="240"/>
      </w:pPr>
      <w:r w:rsidRPr="4DCF7466">
        <w:rPr>
          <w:rFonts w:ascii="Inter" w:eastAsia="Inter" w:hAnsi="Inter" w:cs="Inter"/>
          <w:bCs/>
          <w:sz w:val="28"/>
          <w:szCs w:val="28"/>
        </w:rPr>
        <w:t xml:space="preserve">3. </w:t>
      </w:r>
      <w:proofErr w:type="spellStart"/>
      <w:r w:rsidRPr="4DCF7466">
        <w:rPr>
          <w:rFonts w:ascii="Inter" w:eastAsia="Inter" w:hAnsi="Inter" w:cs="Inter"/>
          <w:bCs/>
          <w:sz w:val="28"/>
          <w:szCs w:val="28"/>
        </w:rPr>
        <w:t>Cập</w:t>
      </w:r>
      <w:proofErr w:type="spellEnd"/>
      <w:r w:rsidRPr="4DCF7466">
        <w:rPr>
          <w:rFonts w:ascii="Inter" w:eastAsia="Inter" w:hAnsi="Inter" w:cs="Inter"/>
          <w:bCs/>
          <w:sz w:val="28"/>
          <w:szCs w:val="28"/>
        </w:rPr>
        <w:t xml:space="preserve"> </w:t>
      </w:r>
      <w:proofErr w:type="spellStart"/>
      <w:r w:rsidRPr="4DCF7466">
        <w:rPr>
          <w:rFonts w:ascii="Inter" w:eastAsia="Inter" w:hAnsi="Inter" w:cs="Inter"/>
          <w:bCs/>
          <w:sz w:val="28"/>
          <w:szCs w:val="28"/>
        </w:rPr>
        <w:t>nhật</w:t>
      </w:r>
      <w:proofErr w:type="spellEnd"/>
      <w:r w:rsidRPr="4DCF7466">
        <w:rPr>
          <w:rFonts w:ascii="Inter" w:eastAsia="Inter" w:hAnsi="Inter" w:cs="Inter"/>
          <w:bCs/>
          <w:sz w:val="28"/>
          <w:szCs w:val="28"/>
        </w:rPr>
        <w:t xml:space="preserve"> </w:t>
      </w:r>
      <w:proofErr w:type="spellStart"/>
      <w:r w:rsidRPr="4DCF7466">
        <w:rPr>
          <w:rFonts w:ascii="Inter" w:eastAsia="Inter" w:hAnsi="Inter" w:cs="Inter"/>
          <w:bCs/>
          <w:sz w:val="28"/>
          <w:szCs w:val="28"/>
        </w:rPr>
        <w:t>mô</w:t>
      </w:r>
      <w:proofErr w:type="spellEnd"/>
      <w:r w:rsidRPr="4DCF7466">
        <w:rPr>
          <w:rFonts w:ascii="Inter" w:eastAsia="Inter" w:hAnsi="Inter" w:cs="Inter"/>
          <w:bCs/>
          <w:sz w:val="28"/>
          <w:szCs w:val="28"/>
        </w:rPr>
        <w:t xml:space="preserve"> </w:t>
      </w:r>
      <w:proofErr w:type="spellStart"/>
      <w:r w:rsidRPr="4DCF7466">
        <w:rPr>
          <w:rFonts w:ascii="Inter" w:eastAsia="Inter" w:hAnsi="Inter" w:cs="Inter"/>
          <w:bCs/>
          <w:sz w:val="28"/>
          <w:szCs w:val="28"/>
        </w:rPr>
        <w:t>hình</w:t>
      </w:r>
      <w:proofErr w:type="spellEnd"/>
      <w:r w:rsidRPr="4DCF7466">
        <w:rPr>
          <w:rFonts w:ascii="Inter" w:eastAsia="Inter" w:hAnsi="Inter" w:cs="Inter"/>
          <w:bCs/>
          <w:sz w:val="28"/>
          <w:szCs w:val="28"/>
        </w:rPr>
        <w:t xml:space="preserve"> </w:t>
      </w:r>
      <w:proofErr w:type="spellStart"/>
      <w:r w:rsidRPr="4DCF7466">
        <w:rPr>
          <w:rFonts w:ascii="Inter" w:eastAsia="Inter" w:hAnsi="Inter" w:cs="Inter"/>
          <w:bCs/>
          <w:sz w:val="28"/>
          <w:szCs w:val="28"/>
        </w:rPr>
        <w:t>và</w:t>
      </w:r>
      <w:proofErr w:type="spellEnd"/>
      <w:r w:rsidRPr="4DCF7466">
        <w:rPr>
          <w:rFonts w:ascii="Inter" w:eastAsia="Inter" w:hAnsi="Inter" w:cs="Inter"/>
          <w:bCs/>
          <w:sz w:val="28"/>
          <w:szCs w:val="28"/>
        </w:rPr>
        <w:t xml:space="preserve"> </w:t>
      </w:r>
      <w:proofErr w:type="spellStart"/>
      <w:r w:rsidRPr="4DCF7466">
        <w:rPr>
          <w:rFonts w:ascii="Inter" w:eastAsia="Inter" w:hAnsi="Inter" w:cs="Inter"/>
          <w:bCs/>
          <w:sz w:val="28"/>
          <w:szCs w:val="28"/>
        </w:rPr>
        <w:t>Tốc</w:t>
      </w:r>
      <w:proofErr w:type="spellEnd"/>
      <w:r w:rsidRPr="4DCF7466">
        <w:rPr>
          <w:rFonts w:ascii="Inter" w:eastAsia="Inter" w:hAnsi="Inter" w:cs="Inter"/>
          <w:bCs/>
          <w:sz w:val="28"/>
          <w:szCs w:val="28"/>
        </w:rPr>
        <w:t xml:space="preserve"> </w:t>
      </w:r>
      <w:proofErr w:type="spellStart"/>
      <w:r w:rsidRPr="4DCF7466">
        <w:rPr>
          <w:rFonts w:ascii="Inter" w:eastAsia="Inter" w:hAnsi="Inter" w:cs="Inter"/>
          <w:bCs/>
          <w:sz w:val="28"/>
          <w:szCs w:val="28"/>
        </w:rPr>
        <w:t>độ</w:t>
      </w:r>
      <w:proofErr w:type="spellEnd"/>
      <w:r w:rsidRPr="4DCF7466">
        <w:rPr>
          <w:rFonts w:ascii="Inter" w:eastAsia="Inter" w:hAnsi="Inter" w:cs="Inter"/>
          <w:bCs/>
          <w:sz w:val="28"/>
          <w:szCs w:val="28"/>
        </w:rPr>
        <w:t xml:space="preserve"> </w:t>
      </w:r>
      <w:proofErr w:type="spellStart"/>
      <w:r w:rsidRPr="4DCF7466">
        <w:rPr>
          <w:rFonts w:ascii="Inter" w:eastAsia="Inter" w:hAnsi="Inter" w:cs="Inter"/>
          <w:bCs/>
          <w:sz w:val="28"/>
          <w:szCs w:val="28"/>
        </w:rPr>
        <w:t>học</w:t>
      </w:r>
      <w:proofErr w:type="spellEnd"/>
      <w:r w:rsidRPr="4DCF7466">
        <w:rPr>
          <w:rFonts w:ascii="Inter" w:eastAsia="Inter" w:hAnsi="Inter" w:cs="Inter"/>
          <w:bCs/>
          <w:sz w:val="28"/>
          <w:szCs w:val="28"/>
        </w:rPr>
        <w:t xml:space="preserve"> (Learning Rate)</w:t>
      </w:r>
    </w:p>
    <w:p w14:paraId="57AFDC50" w14:textId="7FF49E3F" w:rsidR="1D8A7A0D" w:rsidRDefault="006C8BDB" w:rsidP="4DCF7466">
      <w:pPr>
        <w:spacing w:before="240" w:after="240"/>
      </w:pPr>
      <w:r w:rsidRPr="4DCF7466">
        <w:rPr>
          <w:rFonts w:ascii="Inter" w:eastAsia="Inter" w:hAnsi="Inter" w:cs="Inter"/>
          <w:sz w:val="28"/>
          <w:szCs w:val="28"/>
        </w:rPr>
        <w:t xml:space="preserve"> Công </w:t>
      </w:r>
      <w:proofErr w:type="spellStart"/>
      <w:r w:rsidRPr="4DCF7466">
        <w:rPr>
          <w:rFonts w:ascii="Inter" w:eastAsia="Inter" w:hAnsi="Inter" w:cs="Inter"/>
          <w:sz w:val="28"/>
          <w:szCs w:val="28"/>
        </w:rPr>
        <w:t>thức</w:t>
      </w:r>
      <w:proofErr w:type="spellEnd"/>
      <w:r w:rsidRPr="4DCF7466">
        <w:rPr>
          <w:rFonts w:ascii="Inter" w:eastAsia="Inter" w:hAnsi="Inter" w:cs="Inter"/>
          <w:sz w:val="28"/>
          <w:szCs w:val="28"/>
        </w:rPr>
        <w:t xml:space="preserve"> </w:t>
      </w:r>
      <w:proofErr w:type="spellStart"/>
      <w:r w:rsidRPr="4DCF7466">
        <w:rPr>
          <w:rFonts w:ascii="Inter" w:eastAsia="Inter" w:hAnsi="Inter" w:cs="Inter"/>
          <w:sz w:val="28"/>
          <w:szCs w:val="28"/>
        </w:rPr>
        <w:t>cập</w:t>
      </w:r>
      <w:proofErr w:type="spellEnd"/>
      <w:r w:rsidRPr="4DCF7466">
        <w:rPr>
          <w:rFonts w:ascii="Inter" w:eastAsia="Inter" w:hAnsi="Inter" w:cs="Inter"/>
          <w:sz w:val="28"/>
          <w:szCs w:val="28"/>
        </w:rPr>
        <w:t xml:space="preserve"> </w:t>
      </w:r>
      <w:proofErr w:type="spellStart"/>
      <w:r w:rsidRPr="4DCF7466">
        <w:rPr>
          <w:rFonts w:ascii="Inter" w:eastAsia="Inter" w:hAnsi="Inter" w:cs="Inter"/>
          <w:sz w:val="28"/>
          <w:szCs w:val="28"/>
        </w:rPr>
        <w:t>nhật</w:t>
      </w:r>
      <w:proofErr w:type="spellEnd"/>
      <w:r w:rsidRPr="4DCF7466">
        <w:rPr>
          <w:rFonts w:ascii="Inter" w:eastAsia="Inter" w:hAnsi="Inter" w:cs="Inter"/>
          <w:sz w:val="28"/>
          <w:szCs w:val="28"/>
        </w:rPr>
        <w:t xml:space="preserve"> </w:t>
      </w:r>
      <w:proofErr w:type="spellStart"/>
      <w:r w:rsidRPr="4DCF7466">
        <w:rPr>
          <w:rFonts w:ascii="Inter" w:eastAsia="Inter" w:hAnsi="Inter" w:cs="Inter"/>
          <w:sz w:val="28"/>
          <w:szCs w:val="28"/>
        </w:rPr>
        <w:t>trạng</w:t>
      </w:r>
      <w:proofErr w:type="spellEnd"/>
      <w:r w:rsidRPr="4DCF7466">
        <w:rPr>
          <w:rFonts w:ascii="Inter" w:eastAsia="Inter" w:hAnsi="Inter" w:cs="Inter"/>
          <w:sz w:val="28"/>
          <w:szCs w:val="28"/>
        </w:rPr>
        <w:t xml:space="preserve"> </w:t>
      </w:r>
      <w:proofErr w:type="spellStart"/>
      <w:r w:rsidRPr="4DCF7466">
        <w:rPr>
          <w:rFonts w:ascii="Inter" w:eastAsia="Inter" w:hAnsi="Inter" w:cs="Inter"/>
          <w:sz w:val="28"/>
          <w:szCs w:val="28"/>
        </w:rPr>
        <w:t>thái</w:t>
      </w:r>
      <w:proofErr w:type="spellEnd"/>
      <w:r w:rsidRPr="4DCF7466">
        <w:rPr>
          <w:rFonts w:ascii="Inter" w:eastAsia="Inter" w:hAnsi="Inter" w:cs="Inter"/>
          <w:sz w:val="28"/>
          <w:szCs w:val="28"/>
        </w:rPr>
        <w:t xml:space="preserve"> </w:t>
      </w:r>
      <w:proofErr w:type="spellStart"/>
      <w:r w:rsidRPr="4DCF7466">
        <w:rPr>
          <w:rFonts w:ascii="Inter" w:eastAsia="Inter" w:hAnsi="Inter" w:cs="Inter"/>
          <w:sz w:val="28"/>
          <w:szCs w:val="28"/>
        </w:rPr>
        <w:t>của</w:t>
      </w:r>
      <w:proofErr w:type="spellEnd"/>
      <w:r w:rsidRPr="4DCF7466">
        <w:rPr>
          <w:rFonts w:ascii="Inter" w:eastAsia="Inter" w:hAnsi="Inter" w:cs="Inter"/>
          <w:sz w:val="28"/>
          <w:szCs w:val="28"/>
        </w:rPr>
        <w:t xml:space="preserve"> </w:t>
      </w:r>
      <w:proofErr w:type="spellStart"/>
      <w:r w:rsidRPr="4DCF7466">
        <w:rPr>
          <w:rFonts w:ascii="Inter" w:eastAsia="Inter" w:hAnsi="Inter" w:cs="Inter"/>
          <w:sz w:val="28"/>
          <w:szCs w:val="28"/>
        </w:rPr>
        <w:t>mô</w:t>
      </w:r>
      <w:proofErr w:type="spellEnd"/>
      <w:r w:rsidRPr="4DCF7466">
        <w:rPr>
          <w:rFonts w:ascii="Inter" w:eastAsia="Inter" w:hAnsi="Inter" w:cs="Inter"/>
          <w:sz w:val="28"/>
          <w:szCs w:val="28"/>
        </w:rPr>
        <w:t xml:space="preserve"> </w:t>
      </w:r>
      <w:proofErr w:type="spellStart"/>
      <w:r w:rsidRPr="4DCF7466">
        <w:rPr>
          <w:rFonts w:ascii="Inter" w:eastAsia="Inter" w:hAnsi="Inter" w:cs="Inter"/>
          <w:sz w:val="28"/>
          <w:szCs w:val="28"/>
        </w:rPr>
        <w:t>hình</w:t>
      </w:r>
      <w:proofErr w:type="spellEnd"/>
      <w:r w:rsidRPr="4DCF7466">
        <w:rPr>
          <w:rFonts w:ascii="Inter" w:eastAsia="Inter" w:hAnsi="Inter" w:cs="Inter"/>
          <w:sz w:val="28"/>
          <w:szCs w:val="28"/>
        </w:rPr>
        <w:t xml:space="preserve"> </w:t>
      </w:r>
      <w:proofErr w:type="spellStart"/>
      <w:r w:rsidRPr="4DCF7466">
        <w:rPr>
          <w:rFonts w:ascii="Inter" w:eastAsia="Inter" w:hAnsi="Inter" w:cs="Inter"/>
          <w:sz w:val="28"/>
          <w:szCs w:val="28"/>
        </w:rPr>
        <w:t>tại</w:t>
      </w:r>
      <w:proofErr w:type="spellEnd"/>
      <w:r w:rsidRPr="4DCF7466">
        <w:rPr>
          <w:rFonts w:ascii="Inter" w:eastAsia="Inter" w:hAnsi="Inter" w:cs="Inter"/>
          <w:sz w:val="28"/>
          <w:szCs w:val="28"/>
        </w:rPr>
        <w:t xml:space="preserve"> </w:t>
      </w:r>
      <w:proofErr w:type="spellStart"/>
      <w:r w:rsidRPr="4DCF7466">
        <w:rPr>
          <w:rFonts w:ascii="Inter" w:eastAsia="Inter" w:hAnsi="Inter" w:cs="Inter"/>
          <w:sz w:val="28"/>
          <w:szCs w:val="28"/>
        </w:rPr>
        <w:t>bước</w:t>
      </w:r>
      <w:proofErr w:type="spellEnd"/>
      <w:r w:rsidRPr="4DCF7466">
        <w:rPr>
          <w:rFonts w:ascii="Inter" w:eastAsia="Inter" w:hAnsi="Inter" w:cs="Inter"/>
          <w:sz w:val="28"/>
          <w:szCs w:val="28"/>
        </w:rPr>
        <w:t xml:space="preserve"> </w:t>
      </w:r>
      <w:proofErr w:type="spellStart"/>
      <w:r w:rsidRPr="4DCF7466">
        <w:rPr>
          <w:rFonts w:ascii="Inter" w:eastAsia="Inter" w:hAnsi="Inter" w:cs="Inter"/>
          <w:sz w:val="28"/>
          <w:szCs w:val="28"/>
        </w:rPr>
        <w:t>thứ</w:t>
      </w:r>
      <w:proofErr w:type="spellEnd"/>
      <w:r w:rsidRPr="4DCF7466">
        <w:rPr>
          <w:rFonts w:ascii="Inter" w:eastAsia="Inter" w:hAnsi="Inter" w:cs="Inter"/>
          <w:sz w:val="28"/>
          <w:szCs w:val="28"/>
        </w:rPr>
        <w:t xml:space="preserve"> $m$ </w:t>
      </w:r>
      <w:proofErr w:type="spellStart"/>
      <w:r w:rsidRPr="4DCF7466">
        <w:rPr>
          <w:rFonts w:ascii="Inter" w:eastAsia="Inter" w:hAnsi="Inter" w:cs="Inter"/>
          <w:sz w:val="28"/>
          <w:szCs w:val="28"/>
        </w:rPr>
        <w:t>được</w:t>
      </w:r>
      <w:proofErr w:type="spellEnd"/>
      <w:r w:rsidRPr="4DCF7466">
        <w:rPr>
          <w:rFonts w:ascii="Inter" w:eastAsia="Inter" w:hAnsi="Inter" w:cs="Inter"/>
          <w:sz w:val="28"/>
          <w:szCs w:val="28"/>
        </w:rPr>
        <w:t xml:space="preserve"> </w:t>
      </w:r>
      <w:proofErr w:type="spellStart"/>
      <w:r w:rsidRPr="4DCF7466">
        <w:rPr>
          <w:rFonts w:ascii="Inter" w:eastAsia="Inter" w:hAnsi="Inter" w:cs="Inter"/>
          <w:sz w:val="28"/>
          <w:szCs w:val="28"/>
        </w:rPr>
        <w:t>mô</w:t>
      </w:r>
      <w:proofErr w:type="spellEnd"/>
      <w:r w:rsidRPr="4DCF7466">
        <w:rPr>
          <w:rFonts w:ascii="Inter" w:eastAsia="Inter" w:hAnsi="Inter" w:cs="Inter"/>
          <w:sz w:val="28"/>
          <w:szCs w:val="28"/>
        </w:rPr>
        <w:t xml:space="preserve"> </w:t>
      </w:r>
      <w:proofErr w:type="spellStart"/>
      <w:r w:rsidRPr="4DCF7466">
        <w:rPr>
          <w:rFonts w:ascii="Inter" w:eastAsia="Inter" w:hAnsi="Inter" w:cs="Inter"/>
          <w:sz w:val="28"/>
          <w:szCs w:val="28"/>
        </w:rPr>
        <w:t>tả</w:t>
      </w:r>
      <w:proofErr w:type="spellEnd"/>
      <w:r w:rsidRPr="4DCF7466">
        <w:rPr>
          <w:rFonts w:ascii="Inter" w:eastAsia="Inter" w:hAnsi="Inter" w:cs="Inter"/>
          <w:sz w:val="28"/>
          <w:szCs w:val="28"/>
        </w:rPr>
        <w:t xml:space="preserve"> </w:t>
      </w:r>
      <w:proofErr w:type="spellStart"/>
      <w:r w:rsidRPr="4DCF7466">
        <w:rPr>
          <w:rFonts w:ascii="Inter" w:eastAsia="Inter" w:hAnsi="Inter" w:cs="Inter"/>
          <w:sz w:val="28"/>
          <w:szCs w:val="28"/>
        </w:rPr>
        <w:t>như</w:t>
      </w:r>
      <w:proofErr w:type="spellEnd"/>
      <w:r w:rsidRPr="4DCF7466">
        <w:rPr>
          <w:rFonts w:ascii="Inter" w:eastAsia="Inter" w:hAnsi="Inter" w:cs="Inter"/>
          <w:sz w:val="28"/>
          <w:szCs w:val="28"/>
        </w:rPr>
        <w:t xml:space="preserve"> </w:t>
      </w:r>
      <w:proofErr w:type="spellStart"/>
      <w:r w:rsidRPr="4DCF7466">
        <w:rPr>
          <w:rFonts w:ascii="Inter" w:eastAsia="Inter" w:hAnsi="Inter" w:cs="Inter"/>
          <w:sz w:val="28"/>
          <w:szCs w:val="28"/>
        </w:rPr>
        <w:t>sau</w:t>
      </w:r>
      <w:proofErr w:type="spellEnd"/>
      <w:r w:rsidRPr="4DCF7466">
        <w:rPr>
          <w:rFonts w:ascii="Inter" w:eastAsia="Inter" w:hAnsi="Inter" w:cs="Inter"/>
          <w:sz w:val="28"/>
          <w:szCs w:val="28"/>
        </w:rPr>
        <w:t>:</w:t>
      </w:r>
    </w:p>
    <w:p w14:paraId="216BFDC4" w14:textId="66D1A0C1" w:rsidR="1D8A7A0D" w:rsidRDefault="006C8BDB" w:rsidP="4DCF7466">
      <w:pPr>
        <w:spacing w:before="240" w:after="240"/>
      </w:pPr>
      <w:r w:rsidRPr="4DCF7466">
        <w:rPr>
          <w:rFonts w:ascii="Inter" w:eastAsia="Inter" w:hAnsi="Inter" w:cs="Inter"/>
          <w:sz w:val="28"/>
          <w:szCs w:val="28"/>
        </w:rPr>
        <w:t xml:space="preserve"> $$</w:t>
      </w:r>
      <w:proofErr w:type="spellStart"/>
      <w:r w:rsidRPr="4DCF7466">
        <w:rPr>
          <w:rFonts w:ascii="Inter" w:eastAsia="Inter" w:hAnsi="Inter" w:cs="Inter"/>
          <w:sz w:val="28"/>
          <w:szCs w:val="28"/>
        </w:rPr>
        <w:t>Model_m</w:t>
      </w:r>
      <w:proofErr w:type="spellEnd"/>
      <w:r w:rsidRPr="4DCF7466">
        <w:rPr>
          <w:rFonts w:ascii="Inter" w:eastAsia="Inter" w:hAnsi="Inter" w:cs="Inter"/>
          <w:sz w:val="28"/>
          <w:szCs w:val="28"/>
        </w:rPr>
        <w:t xml:space="preserve"> = Model_{m-1} + \eta \</w:t>
      </w:r>
      <w:proofErr w:type="spellStart"/>
      <w:r w:rsidRPr="4DCF7466">
        <w:rPr>
          <w:rFonts w:ascii="Inter" w:eastAsia="Inter" w:hAnsi="Inter" w:cs="Inter"/>
          <w:sz w:val="28"/>
          <w:szCs w:val="28"/>
        </w:rPr>
        <w:t>cdot</w:t>
      </w:r>
      <w:proofErr w:type="spellEnd"/>
      <w:r w:rsidRPr="4DCF7466">
        <w:rPr>
          <w:rFonts w:ascii="Inter" w:eastAsia="Inter" w:hAnsi="Inter" w:cs="Inter"/>
          <w:sz w:val="28"/>
          <w:szCs w:val="28"/>
        </w:rPr>
        <w:t xml:space="preserve"> (</w:t>
      </w:r>
      <w:proofErr w:type="spellStart"/>
      <w:r w:rsidRPr="4DCF7466">
        <w:rPr>
          <w:rFonts w:ascii="Inter" w:eastAsia="Inter" w:hAnsi="Inter" w:cs="Inter"/>
          <w:sz w:val="28"/>
          <w:szCs w:val="28"/>
        </w:rPr>
        <w:t>WeakLearner_</w:t>
      </w:r>
      <w:proofErr w:type="gramStart"/>
      <w:r w:rsidRPr="4DCF7466">
        <w:rPr>
          <w:rFonts w:ascii="Inter" w:eastAsia="Inter" w:hAnsi="Inter" w:cs="Inter"/>
          <w:sz w:val="28"/>
          <w:szCs w:val="28"/>
        </w:rPr>
        <w:t>m</w:t>
      </w:r>
      <w:proofErr w:type="spellEnd"/>
      <w:r w:rsidRPr="4DCF7466">
        <w:rPr>
          <w:rFonts w:ascii="Inter" w:eastAsia="Inter" w:hAnsi="Inter" w:cs="Inter"/>
          <w:sz w:val="28"/>
          <w:szCs w:val="28"/>
        </w:rPr>
        <w:t>)$</w:t>
      </w:r>
      <w:proofErr w:type="gramEnd"/>
      <w:r w:rsidRPr="4DCF7466">
        <w:rPr>
          <w:rFonts w:ascii="Inter" w:eastAsia="Inter" w:hAnsi="Inter" w:cs="Inter"/>
          <w:sz w:val="28"/>
          <w:szCs w:val="28"/>
        </w:rPr>
        <w:t>$</w:t>
      </w:r>
    </w:p>
    <w:p w14:paraId="251B0322" w14:textId="717CF8CF" w:rsidR="1D8A7A0D" w:rsidRDefault="006C8BDB" w:rsidP="4DCF7466">
      <w:pPr>
        <w:spacing w:before="240" w:after="240"/>
      </w:pPr>
      <w:r w:rsidRPr="4DCF7466">
        <w:rPr>
          <w:rFonts w:ascii="Inter" w:eastAsia="Inter" w:hAnsi="Inter" w:cs="Inter"/>
          <w:sz w:val="28"/>
          <w:szCs w:val="28"/>
        </w:rPr>
        <w:t xml:space="preserve"> Trong </w:t>
      </w:r>
      <w:proofErr w:type="spellStart"/>
      <w:r w:rsidRPr="4DCF7466">
        <w:rPr>
          <w:rFonts w:ascii="Inter" w:eastAsia="Inter" w:hAnsi="Inter" w:cs="Inter"/>
          <w:sz w:val="28"/>
          <w:szCs w:val="28"/>
        </w:rPr>
        <w:t>đó</w:t>
      </w:r>
      <w:proofErr w:type="spellEnd"/>
      <w:r w:rsidRPr="4DCF7466">
        <w:rPr>
          <w:rFonts w:ascii="Inter" w:eastAsia="Inter" w:hAnsi="Inter" w:cs="Inter"/>
          <w:sz w:val="28"/>
          <w:szCs w:val="28"/>
        </w:rPr>
        <w:t>:</w:t>
      </w:r>
    </w:p>
    <w:p w14:paraId="64259037" w14:textId="424EB776" w:rsidR="1D8A7A0D" w:rsidRDefault="006C8BDB" w:rsidP="4DCF7466">
      <w:pPr>
        <w:pStyle w:val="ListParagraph"/>
        <w:numPr>
          <w:ilvl w:val="0"/>
          <w:numId w:val="27"/>
        </w:numPr>
        <w:spacing w:before="240" w:after="240"/>
        <w:rPr>
          <w:rFonts w:ascii="Inter" w:eastAsia="Inter" w:hAnsi="Inter" w:cs="Inter"/>
          <w:sz w:val="28"/>
          <w:szCs w:val="28"/>
        </w:rPr>
      </w:pPr>
      <w:r w:rsidRPr="4DCF7466">
        <w:rPr>
          <w:rFonts w:ascii="Inter" w:eastAsia="Inter" w:hAnsi="Inter" w:cs="Inter"/>
          <w:sz w:val="28"/>
          <w:szCs w:val="28"/>
        </w:rPr>
        <w:lastRenderedPageBreak/>
        <w:t>$Model_{m-</w:t>
      </w:r>
      <w:proofErr w:type="gramStart"/>
      <w:r w:rsidRPr="4DCF7466">
        <w:rPr>
          <w:rFonts w:ascii="Inter" w:eastAsia="Inter" w:hAnsi="Inter" w:cs="Inter"/>
          <w:sz w:val="28"/>
          <w:szCs w:val="28"/>
        </w:rPr>
        <w:t>1}$</w:t>
      </w:r>
      <w:proofErr w:type="gramEnd"/>
      <w:r w:rsidRPr="4DCF7466">
        <w:rPr>
          <w:rFonts w:ascii="Inter" w:eastAsia="Inter" w:hAnsi="Inter" w:cs="Inter"/>
          <w:sz w:val="28"/>
          <w:szCs w:val="28"/>
        </w:rPr>
        <w:t xml:space="preserve">: </w:t>
      </w:r>
      <w:proofErr w:type="spellStart"/>
      <w:r w:rsidRPr="4DCF7466">
        <w:rPr>
          <w:rFonts w:ascii="Inter" w:eastAsia="Inter" w:hAnsi="Inter" w:cs="Inter"/>
          <w:sz w:val="28"/>
          <w:szCs w:val="28"/>
        </w:rPr>
        <w:t>Kết</w:t>
      </w:r>
      <w:proofErr w:type="spellEnd"/>
      <w:r w:rsidRPr="4DCF7466">
        <w:rPr>
          <w:rFonts w:ascii="Inter" w:eastAsia="Inter" w:hAnsi="Inter" w:cs="Inter"/>
          <w:sz w:val="28"/>
          <w:szCs w:val="28"/>
        </w:rPr>
        <w:t xml:space="preserve"> </w:t>
      </w:r>
      <w:proofErr w:type="spellStart"/>
      <w:r w:rsidRPr="4DCF7466">
        <w:rPr>
          <w:rFonts w:ascii="Inter" w:eastAsia="Inter" w:hAnsi="Inter" w:cs="Inter"/>
          <w:sz w:val="28"/>
          <w:szCs w:val="28"/>
        </w:rPr>
        <w:t>quả</w:t>
      </w:r>
      <w:proofErr w:type="spellEnd"/>
      <w:r w:rsidRPr="4DCF7466">
        <w:rPr>
          <w:rFonts w:ascii="Inter" w:eastAsia="Inter" w:hAnsi="Inter" w:cs="Inter"/>
          <w:sz w:val="28"/>
          <w:szCs w:val="28"/>
        </w:rPr>
        <w:t xml:space="preserve"> </w:t>
      </w:r>
      <w:proofErr w:type="spellStart"/>
      <w:r w:rsidRPr="4DCF7466">
        <w:rPr>
          <w:rFonts w:ascii="Inter" w:eastAsia="Inter" w:hAnsi="Inter" w:cs="Inter"/>
          <w:sz w:val="28"/>
          <w:szCs w:val="28"/>
        </w:rPr>
        <w:t>của</w:t>
      </w:r>
      <w:proofErr w:type="spellEnd"/>
      <w:r w:rsidRPr="4DCF7466">
        <w:rPr>
          <w:rFonts w:ascii="Inter" w:eastAsia="Inter" w:hAnsi="Inter" w:cs="Inter"/>
          <w:sz w:val="28"/>
          <w:szCs w:val="28"/>
        </w:rPr>
        <w:t xml:space="preserve"> </w:t>
      </w:r>
      <w:proofErr w:type="spellStart"/>
      <w:r w:rsidRPr="4DCF7466">
        <w:rPr>
          <w:rFonts w:ascii="Inter" w:eastAsia="Inter" w:hAnsi="Inter" w:cs="Inter"/>
          <w:sz w:val="28"/>
          <w:szCs w:val="28"/>
        </w:rPr>
        <w:t>tập</w:t>
      </w:r>
      <w:proofErr w:type="spellEnd"/>
      <w:r w:rsidRPr="4DCF7466">
        <w:rPr>
          <w:rFonts w:ascii="Inter" w:eastAsia="Inter" w:hAnsi="Inter" w:cs="Inter"/>
          <w:sz w:val="28"/>
          <w:szCs w:val="28"/>
        </w:rPr>
        <w:t xml:space="preserve"> </w:t>
      </w:r>
      <w:proofErr w:type="spellStart"/>
      <w:r w:rsidRPr="4DCF7466">
        <w:rPr>
          <w:rFonts w:ascii="Inter" w:eastAsia="Inter" w:hAnsi="Inter" w:cs="Inter"/>
          <w:sz w:val="28"/>
          <w:szCs w:val="28"/>
        </w:rPr>
        <w:t>hợp</w:t>
      </w:r>
      <w:proofErr w:type="spellEnd"/>
      <w:r w:rsidRPr="4DCF7466">
        <w:rPr>
          <w:rFonts w:ascii="Inter" w:eastAsia="Inter" w:hAnsi="Inter" w:cs="Inter"/>
          <w:sz w:val="28"/>
          <w:szCs w:val="28"/>
        </w:rPr>
        <w:t xml:space="preserve"> </w:t>
      </w:r>
      <w:proofErr w:type="spellStart"/>
      <w:r w:rsidRPr="4DCF7466">
        <w:rPr>
          <w:rFonts w:ascii="Inter" w:eastAsia="Inter" w:hAnsi="Inter" w:cs="Inter"/>
          <w:sz w:val="28"/>
          <w:szCs w:val="28"/>
        </w:rPr>
        <w:t>các</w:t>
      </w:r>
      <w:proofErr w:type="spellEnd"/>
      <w:r w:rsidRPr="4DCF7466">
        <w:rPr>
          <w:rFonts w:ascii="Inter" w:eastAsia="Inter" w:hAnsi="Inter" w:cs="Inter"/>
          <w:sz w:val="28"/>
          <w:szCs w:val="28"/>
        </w:rPr>
        <w:t xml:space="preserve"> </w:t>
      </w:r>
      <w:proofErr w:type="spellStart"/>
      <w:r w:rsidRPr="4DCF7466">
        <w:rPr>
          <w:rFonts w:ascii="Inter" w:eastAsia="Inter" w:hAnsi="Inter" w:cs="Inter"/>
          <w:sz w:val="28"/>
          <w:szCs w:val="28"/>
        </w:rPr>
        <w:t>cây</w:t>
      </w:r>
      <w:proofErr w:type="spellEnd"/>
      <w:r w:rsidRPr="4DCF7466">
        <w:rPr>
          <w:rFonts w:ascii="Inter" w:eastAsia="Inter" w:hAnsi="Inter" w:cs="Inter"/>
          <w:sz w:val="28"/>
          <w:szCs w:val="28"/>
        </w:rPr>
        <w:t xml:space="preserve"> </w:t>
      </w:r>
      <w:proofErr w:type="spellStart"/>
      <w:r w:rsidRPr="4DCF7466">
        <w:rPr>
          <w:rFonts w:ascii="Inter" w:eastAsia="Inter" w:hAnsi="Inter" w:cs="Inter"/>
          <w:sz w:val="28"/>
          <w:szCs w:val="28"/>
        </w:rPr>
        <w:t>trước</w:t>
      </w:r>
      <w:proofErr w:type="spellEnd"/>
      <w:r w:rsidRPr="4DCF7466">
        <w:rPr>
          <w:rFonts w:ascii="Inter" w:eastAsia="Inter" w:hAnsi="Inter" w:cs="Inter"/>
          <w:sz w:val="28"/>
          <w:szCs w:val="28"/>
        </w:rPr>
        <w:t xml:space="preserve"> </w:t>
      </w:r>
      <w:proofErr w:type="spellStart"/>
      <w:r w:rsidRPr="4DCF7466">
        <w:rPr>
          <w:rFonts w:ascii="Inter" w:eastAsia="Inter" w:hAnsi="Inter" w:cs="Inter"/>
          <w:sz w:val="28"/>
          <w:szCs w:val="28"/>
        </w:rPr>
        <w:t>đó</w:t>
      </w:r>
      <w:proofErr w:type="spellEnd"/>
      <w:r w:rsidRPr="4DCF7466">
        <w:rPr>
          <w:rFonts w:ascii="Inter" w:eastAsia="Inter" w:hAnsi="Inter" w:cs="Inter"/>
          <w:sz w:val="28"/>
          <w:szCs w:val="28"/>
        </w:rPr>
        <w:t>.</w:t>
      </w:r>
    </w:p>
    <w:p w14:paraId="76461A4F" w14:textId="7AFEF98C" w:rsidR="1D8A7A0D" w:rsidRDefault="006C8BDB" w:rsidP="4DCF7466">
      <w:pPr>
        <w:pStyle w:val="ListParagraph"/>
        <w:numPr>
          <w:ilvl w:val="0"/>
          <w:numId w:val="27"/>
        </w:numPr>
        <w:spacing w:before="240" w:after="240"/>
        <w:rPr>
          <w:rFonts w:ascii="Inter" w:eastAsia="Inter" w:hAnsi="Inter" w:cs="Inter"/>
          <w:sz w:val="28"/>
          <w:szCs w:val="28"/>
        </w:rPr>
      </w:pPr>
      <w:r w:rsidRPr="4DCF7466">
        <w:rPr>
          <w:rFonts w:ascii="Inter" w:eastAsia="Inter" w:hAnsi="Inter" w:cs="Inter"/>
          <w:sz w:val="28"/>
          <w:szCs w:val="28"/>
        </w:rPr>
        <w:t>$</w:t>
      </w:r>
      <w:proofErr w:type="spellStart"/>
      <w:r w:rsidRPr="4DCF7466">
        <w:rPr>
          <w:rFonts w:ascii="Inter" w:eastAsia="Inter" w:hAnsi="Inter" w:cs="Inter"/>
          <w:sz w:val="28"/>
          <w:szCs w:val="28"/>
        </w:rPr>
        <w:t>WeakLearner_m</w:t>
      </w:r>
      <w:proofErr w:type="spellEnd"/>
      <w:r w:rsidRPr="4DCF7466">
        <w:rPr>
          <w:rFonts w:ascii="Inter" w:eastAsia="Inter" w:hAnsi="Inter" w:cs="Inter"/>
          <w:sz w:val="28"/>
          <w:szCs w:val="28"/>
        </w:rPr>
        <w:t xml:space="preserve">$: </w:t>
      </w:r>
      <w:proofErr w:type="spellStart"/>
      <w:r w:rsidRPr="4DCF7466">
        <w:rPr>
          <w:rFonts w:ascii="Inter" w:eastAsia="Inter" w:hAnsi="Inter" w:cs="Inter"/>
          <w:sz w:val="28"/>
          <w:szCs w:val="28"/>
        </w:rPr>
        <w:t>Cây</w:t>
      </w:r>
      <w:proofErr w:type="spellEnd"/>
      <w:r w:rsidRPr="4DCF7466">
        <w:rPr>
          <w:rFonts w:ascii="Inter" w:eastAsia="Inter" w:hAnsi="Inter" w:cs="Inter"/>
          <w:sz w:val="28"/>
          <w:szCs w:val="28"/>
        </w:rPr>
        <w:t xml:space="preserve"> </w:t>
      </w:r>
      <w:proofErr w:type="spellStart"/>
      <w:r w:rsidRPr="4DCF7466">
        <w:rPr>
          <w:rFonts w:ascii="Inter" w:eastAsia="Inter" w:hAnsi="Inter" w:cs="Inter"/>
          <w:sz w:val="28"/>
          <w:szCs w:val="28"/>
        </w:rPr>
        <w:t>mới</w:t>
      </w:r>
      <w:proofErr w:type="spellEnd"/>
      <w:r w:rsidRPr="4DCF7466">
        <w:rPr>
          <w:rFonts w:ascii="Inter" w:eastAsia="Inter" w:hAnsi="Inter" w:cs="Inter"/>
          <w:sz w:val="28"/>
          <w:szCs w:val="28"/>
        </w:rPr>
        <w:t xml:space="preserve"> </w:t>
      </w:r>
      <w:proofErr w:type="spellStart"/>
      <w:r w:rsidRPr="4DCF7466">
        <w:rPr>
          <w:rFonts w:ascii="Inter" w:eastAsia="Inter" w:hAnsi="Inter" w:cs="Inter"/>
          <w:sz w:val="28"/>
          <w:szCs w:val="28"/>
        </w:rPr>
        <w:t>được</w:t>
      </w:r>
      <w:proofErr w:type="spellEnd"/>
      <w:r w:rsidRPr="4DCF7466">
        <w:rPr>
          <w:rFonts w:ascii="Inter" w:eastAsia="Inter" w:hAnsi="Inter" w:cs="Inter"/>
          <w:sz w:val="28"/>
          <w:szCs w:val="28"/>
        </w:rPr>
        <w:t xml:space="preserve"> </w:t>
      </w:r>
      <w:proofErr w:type="spellStart"/>
      <w:r w:rsidRPr="4DCF7466">
        <w:rPr>
          <w:rFonts w:ascii="Inter" w:eastAsia="Inter" w:hAnsi="Inter" w:cs="Inter"/>
          <w:sz w:val="28"/>
          <w:szCs w:val="28"/>
        </w:rPr>
        <w:t>thêm</w:t>
      </w:r>
      <w:proofErr w:type="spellEnd"/>
      <w:r w:rsidRPr="4DCF7466">
        <w:rPr>
          <w:rFonts w:ascii="Inter" w:eastAsia="Inter" w:hAnsi="Inter" w:cs="Inter"/>
          <w:sz w:val="28"/>
          <w:szCs w:val="28"/>
        </w:rPr>
        <w:t xml:space="preserve"> </w:t>
      </w:r>
      <w:proofErr w:type="spellStart"/>
      <w:r w:rsidRPr="4DCF7466">
        <w:rPr>
          <w:rFonts w:ascii="Inter" w:eastAsia="Inter" w:hAnsi="Inter" w:cs="Inter"/>
          <w:sz w:val="28"/>
          <w:szCs w:val="28"/>
        </w:rPr>
        <w:t>vào</w:t>
      </w:r>
      <w:proofErr w:type="spellEnd"/>
      <w:r w:rsidRPr="4DCF7466">
        <w:rPr>
          <w:rFonts w:ascii="Inter" w:eastAsia="Inter" w:hAnsi="Inter" w:cs="Inter"/>
          <w:sz w:val="28"/>
          <w:szCs w:val="28"/>
        </w:rPr>
        <w:t xml:space="preserve"> </w:t>
      </w:r>
      <w:proofErr w:type="spellStart"/>
      <w:r w:rsidRPr="4DCF7466">
        <w:rPr>
          <w:rFonts w:ascii="Inter" w:eastAsia="Inter" w:hAnsi="Inter" w:cs="Inter"/>
          <w:sz w:val="28"/>
          <w:szCs w:val="28"/>
        </w:rPr>
        <w:t>để</w:t>
      </w:r>
      <w:proofErr w:type="spellEnd"/>
      <w:r w:rsidRPr="4DCF7466">
        <w:rPr>
          <w:rFonts w:ascii="Inter" w:eastAsia="Inter" w:hAnsi="Inter" w:cs="Inter"/>
          <w:sz w:val="28"/>
          <w:szCs w:val="28"/>
        </w:rPr>
        <w:t xml:space="preserve"> </w:t>
      </w:r>
      <w:proofErr w:type="spellStart"/>
      <w:r w:rsidRPr="4DCF7466">
        <w:rPr>
          <w:rFonts w:ascii="Inter" w:eastAsia="Inter" w:hAnsi="Inter" w:cs="Inter"/>
          <w:sz w:val="28"/>
          <w:szCs w:val="28"/>
        </w:rPr>
        <w:t>sửa</w:t>
      </w:r>
      <w:proofErr w:type="spellEnd"/>
      <w:r w:rsidRPr="4DCF7466">
        <w:rPr>
          <w:rFonts w:ascii="Inter" w:eastAsia="Inter" w:hAnsi="Inter" w:cs="Inter"/>
          <w:sz w:val="28"/>
          <w:szCs w:val="28"/>
        </w:rPr>
        <w:t xml:space="preserve"> </w:t>
      </w:r>
      <w:proofErr w:type="spellStart"/>
      <w:r w:rsidRPr="4DCF7466">
        <w:rPr>
          <w:rFonts w:ascii="Inter" w:eastAsia="Inter" w:hAnsi="Inter" w:cs="Inter"/>
          <w:sz w:val="28"/>
          <w:szCs w:val="28"/>
        </w:rPr>
        <w:t>lỗi</w:t>
      </w:r>
      <w:proofErr w:type="spellEnd"/>
      <w:r w:rsidRPr="4DCF7466">
        <w:rPr>
          <w:rFonts w:ascii="Inter" w:eastAsia="Inter" w:hAnsi="Inter" w:cs="Inter"/>
          <w:sz w:val="28"/>
          <w:szCs w:val="28"/>
        </w:rPr>
        <w:t>.</w:t>
      </w:r>
    </w:p>
    <w:p w14:paraId="141DA5AA" w14:textId="65632D7C" w:rsidR="1D8A7A0D" w:rsidRDefault="006C8BDB" w:rsidP="4DCF7466">
      <w:pPr>
        <w:pStyle w:val="ListParagraph"/>
        <w:numPr>
          <w:ilvl w:val="0"/>
          <w:numId w:val="27"/>
        </w:numPr>
        <w:spacing w:before="240" w:after="240"/>
        <w:rPr>
          <w:rFonts w:ascii="Inter" w:eastAsia="Inter" w:hAnsi="Inter" w:cs="Inter"/>
          <w:sz w:val="28"/>
          <w:szCs w:val="28"/>
        </w:rPr>
      </w:pPr>
      <w:r w:rsidRPr="4DCF7466">
        <w:rPr>
          <w:rFonts w:ascii="Inter" w:eastAsia="Inter" w:hAnsi="Inter" w:cs="Inter"/>
          <w:bCs/>
          <w:sz w:val="28"/>
          <w:szCs w:val="28"/>
        </w:rPr>
        <w:t xml:space="preserve">$\eta$ (Learning Rate): </w:t>
      </w:r>
      <w:proofErr w:type="spellStart"/>
      <w:r w:rsidRPr="4DCF7466">
        <w:rPr>
          <w:rFonts w:ascii="Inter" w:eastAsia="Inter" w:hAnsi="Inter" w:cs="Inter"/>
          <w:bCs/>
          <w:sz w:val="28"/>
          <w:szCs w:val="28"/>
        </w:rPr>
        <w:t>Tốc</w:t>
      </w:r>
      <w:proofErr w:type="spellEnd"/>
      <w:r w:rsidRPr="4DCF7466">
        <w:rPr>
          <w:rFonts w:ascii="Inter" w:eastAsia="Inter" w:hAnsi="Inter" w:cs="Inter"/>
          <w:bCs/>
          <w:sz w:val="28"/>
          <w:szCs w:val="28"/>
        </w:rPr>
        <w:t xml:space="preserve"> </w:t>
      </w:r>
      <w:proofErr w:type="spellStart"/>
      <w:r w:rsidRPr="4DCF7466">
        <w:rPr>
          <w:rFonts w:ascii="Inter" w:eastAsia="Inter" w:hAnsi="Inter" w:cs="Inter"/>
          <w:bCs/>
          <w:sz w:val="28"/>
          <w:szCs w:val="28"/>
        </w:rPr>
        <w:t>độ</w:t>
      </w:r>
      <w:proofErr w:type="spellEnd"/>
      <w:r w:rsidRPr="4DCF7466">
        <w:rPr>
          <w:rFonts w:ascii="Inter" w:eastAsia="Inter" w:hAnsi="Inter" w:cs="Inter"/>
          <w:bCs/>
          <w:sz w:val="28"/>
          <w:szCs w:val="28"/>
        </w:rPr>
        <w:t xml:space="preserve"> </w:t>
      </w:r>
      <w:proofErr w:type="spellStart"/>
      <w:r w:rsidRPr="4DCF7466">
        <w:rPr>
          <w:rFonts w:ascii="Inter" w:eastAsia="Inter" w:hAnsi="Inter" w:cs="Inter"/>
          <w:bCs/>
          <w:sz w:val="28"/>
          <w:szCs w:val="28"/>
        </w:rPr>
        <w:t>học</w:t>
      </w:r>
      <w:proofErr w:type="spellEnd"/>
      <w:r w:rsidRPr="4DCF7466">
        <w:rPr>
          <w:rFonts w:ascii="Inter" w:eastAsia="Inter" w:hAnsi="Inter" w:cs="Inter"/>
          <w:bCs/>
          <w:sz w:val="28"/>
          <w:szCs w:val="28"/>
        </w:rPr>
        <w:t xml:space="preserve">. </w:t>
      </w:r>
      <w:proofErr w:type="spellStart"/>
      <w:r w:rsidRPr="4DCF7466">
        <w:rPr>
          <w:rFonts w:ascii="Inter" w:eastAsia="Inter" w:hAnsi="Inter" w:cs="Inter"/>
          <w:bCs/>
          <w:sz w:val="28"/>
          <w:szCs w:val="28"/>
        </w:rPr>
        <w:t>Đây</w:t>
      </w:r>
      <w:proofErr w:type="spellEnd"/>
      <w:r w:rsidRPr="4DCF7466">
        <w:rPr>
          <w:rFonts w:ascii="Inter" w:eastAsia="Inter" w:hAnsi="Inter" w:cs="Inter"/>
          <w:bCs/>
          <w:sz w:val="28"/>
          <w:szCs w:val="28"/>
        </w:rPr>
        <w:t xml:space="preserve"> </w:t>
      </w:r>
      <w:proofErr w:type="spellStart"/>
      <w:r w:rsidRPr="4DCF7466">
        <w:rPr>
          <w:rFonts w:ascii="Inter" w:eastAsia="Inter" w:hAnsi="Inter" w:cs="Inter"/>
          <w:bCs/>
          <w:sz w:val="28"/>
          <w:szCs w:val="28"/>
        </w:rPr>
        <w:t>là</w:t>
      </w:r>
      <w:proofErr w:type="spellEnd"/>
      <w:r w:rsidRPr="4DCF7466">
        <w:rPr>
          <w:rFonts w:ascii="Inter" w:eastAsia="Inter" w:hAnsi="Inter" w:cs="Inter"/>
          <w:bCs/>
          <w:sz w:val="28"/>
          <w:szCs w:val="28"/>
        </w:rPr>
        <w:t xml:space="preserve"> </w:t>
      </w:r>
      <w:proofErr w:type="spellStart"/>
      <w:r w:rsidRPr="4DCF7466">
        <w:rPr>
          <w:rFonts w:ascii="Inter" w:eastAsia="Inter" w:hAnsi="Inter" w:cs="Inter"/>
          <w:bCs/>
          <w:sz w:val="28"/>
          <w:szCs w:val="28"/>
        </w:rPr>
        <w:t>tham</w:t>
      </w:r>
      <w:proofErr w:type="spellEnd"/>
      <w:r w:rsidRPr="4DCF7466">
        <w:rPr>
          <w:rFonts w:ascii="Inter" w:eastAsia="Inter" w:hAnsi="Inter" w:cs="Inter"/>
          <w:bCs/>
          <w:sz w:val="28"/>
          <w:szCs w:val="28"/>
        </w:rPr>
        <w:t xml:space="preserve"> </w:t>
      </w:r>
      <w:proofErr w:type="spellStart"/>
      <w:r w:rsidRPr="4DCF7466">
        <w:rPr>
          <w:rFonts w:ascii="Inter" w:eastAsia="Inter" w:hAnsi="Inter" w:cs="Inter"/>
          <w:bCs/>
          <w:sz w:val="28"/>
          <w:szCs w:val="28"/>
        </w:rPr>
        <w:t>số</w:t>
      </w:r>
      <w:proofErr w:type="spellEnd"/>
      <w:r w:rsidRPr="4DCF7466">
        <w:rPr>
          <w:rFonts w:ascii="Inter" w:eastAsia="Inter" w:hAnsi="Inter" w:cs="Inter"/>
          <w:bCs/>
          <w:sz w:val="28"/>
          <w:szCs w:val="28"/>
        </w:rPr>
        <w:t xml:space="preserve"> </w:t>
      </w:r>
      <w:proofErr w:type="spellStart"/>
      <w:r w:rsidRPr="4DCF7466">
        <w:rPr>
          <w:rFonts w:ascii="Inter" w:eastAsia="Inter" w:hAnsi="Inter" w:cs="Inter"/>
          <w:bCs/>
          <w:sz w:val="28"/>
          <w:szCs w:val="28"/>
        </w:rPr>
        <w:t>quan</w:t>
      </w:r>
      <w:proofErr w:type="spellEnd"/>
      <w:r w:rsidRPr="4DCF7466">
        <w:rPr>
          <w:rFonts w:ascii="Inter" w:eastAsia="Inter" w:hAnsi="Inter" w:cs="Inter"/>
          <w:bCs/>
          <w:sz w:val="28"/>
          <w:szCs w:val="28"/>
        </w:rPr>
        <w:t xml:space="preserve"> </w:t>
      </w:r>
      <w:proofErr w:type="spellStart"/>
      <w:r w:rsidRPr="4DCF7466">
        <w:rPr>
          <w:rFonts w:ascii="Inter" w:eastAsia="Inter" w:hAnsi="Inter" w:cs="Inter"/>
          <w:bCs/>
          <w:sz w:val="28"/>
          <w:szCs w:val="28"/>
        </w:rPr>
        <w:t>trọng</w:t>
      </w:r>
      <w:proofErr w:type="spellEnd"/>
      <w:r w:rsidRPr="4DCF7466">
        <w:rPr>
          <w:rFonts w:ascii="Inter" w:eastAsia="Inter" w:hAnsi="Inter" w:cs="Inter"/>
          <w:bCs/>
          <w:sz w:val="28"/>
          <w:szCs w:val="28"/>
        </w:rPr>
        <w:t xml:space="preserve"> </w:t>
      </w:r>
      <w:proofErr w:type="spellStart"/>
      <w:r w:rsidRPr="4DCF7466">
        <w:rPr>
          <w:rFonts w:ascii="Inter" w:eastAsia="Inter" w:hAnsi="Inter" w:cs="Inter"/>
          <w:bCs/>
          <w:sz w:val="28"/>
          <w:szCs w:val="28"/>
        </w:rPr>
        <w:t>kiểm</w:t>
      </w:r>
      <w:proofErr w:type="spellEnd"/>
      <w:r w:rsidRPr="4DCF7466">
        <w:rPr>
          <w:rFonts w:ascii="Inter" w:eastAsia="Inter" w:hAnsi="Inter" w:cs="Inter"/>
          <w:bCs/>
          <w:sz w:val="28"/>
          <w:szCs w:val="28"/>
        </w:rPr>
        <w:t xml:space="preserve"> </w:t>
      </w:r>
      <w:proofErr w:type="spellStart"/>
      <w:r w:rsidRPr="4DCF7466">
        <w:rPr>
          <w:rFonts w:ascii="Inter" w:eastAsia="Inter" w:hAnsi="Inter" w:cs="Inter"/>
          <w:bCs/>
          <w:sz w:val="28"/>
          <w:szCs w:val="28"/>
        </w:rPr>
        <w:t>soát</w:t>
      </w:r>
      <w:proofErr w:type="spellEnd"/>
      <w:r w:rsidRPr="4DCF7466">
        <w:rPr>
          <w:rFonts w:ascii="Inter" w:eastAsia="Inter" w:hAnsi="Inter" w:cs="Inter"/>
          <w:bCs/>
          <w:sz w:val="28"/>
          <w:szCs w:val="28"/>
        </w:rPr>
        <w:t xml:space="preserve"> </w:t>
      </w:r>
      <w:proofErr w:type="spellStart"/>
      <w:r w:rsidRPr="4DCF7466">
        <w:rPr>
          <w:rFonts w:ascii="Inter" w:eastAsia="Inter" w:hAnsi="Inter" w:cs="Inter"/>
          <w:bCs/>
          <w:sz w:val="28"/>
          <w:szCs w:val="28"/>
        </w:rPr>
        <w:t>mức</w:t>
      </w:r>
      <w:proofErr w:type="spellEnd"/>
      <w:r w:rsidRPr="4DCF7466">
        <w:rPr>
          <w:rFonts w:ascii="Inter" w:eastAsia="Inter" w:hAnsi="Inter" w:cs="Inter"/>
          <w:bCs/>
          <w:sz w:val="28"/>
          <w:szCs w:val="28"/>
        </w:rPr>
        <w:t xml:space="preserve"> </w:t>
      </w:r>
      <w:proofErr w:type="spellStart"/>
      <w:r w:rsidRPr="4DCF7466">
        <w:rPr>
          <w:rFonts w:ascii="Inter" w:eastAsia="Inter" w:hAnsi="Inter" w:cs="Inter"/>
          <w:bCs/>
          <w:sz w:val="28"/>
          <w:szCs w:val="28"/>
        </w:rPr>
        <w:t>độ</w:t>
      </w:r>
      <w:proofErr w:type="spellEnd"/>
      <w:r w:rsidRPr="4DCF7466">
        <w:rPr>
          <w:rFonts w:ascii="Inter" w:eastAsia="Inter" w:hAnsi="Inter" w:cs="Inter"/>
          <w:bCs/>
          <w:sz w:val="28"/>
          <w:szCs w:val="28"/>
        </w:rPr>
        <w:t xml:space="preserve"> </w:t>
      </w:r>
      <w:proofErr w:type="spellStart"/>
      <w:r w:rsidRPr="4DCF7466">
        <w:rPr>
          <w:rFonts w:ascii="Inter" w:eastAsia="Inter" w:hAnsi="Inter" w:cs="Inter"/>
          <w:bCs/>
          <w:sz w:val="28"/>
          <w:szCs w:val="28"/>
        </w:rPr>
        <w:t>đóng</w:t>
      </w:r>
      <w:proofErr w:type="spellEnd"/>
      <w:r w:rsidRPr="4DCF7466">
        <w:rPr>
          <w:rFonts w:ascii="Inter" w:eastAsia="Inter" w:hAnsi="Inter" w:cs="Inter"/>
          <w:bCs/>
          <w:sz w:val="28"/>
          <w:szCs w:val="28"/>
        </w:rPr>
        <w:t xml:space="preserve"> </w:t>
      </w:r>
      <w:proofErr w:type="spellStart"/>
      <w:r w:rsidRPr="4DCF7466">
        <w:rPr>
          <w:rFonts w:ascii="Inter" w:eastAsia="Inter" w:hAnsi="Inter" w:cs="Inter"/>
          <w:bCs/>
          <w:sz w:val="28"/>
          <w:szCs w:val="28"/>
        </w:rPr>
        <w:t>góp</w:t>
      </w:r>
      <w:proofErr w:type="spellEnd"/>
      <w:r w:rsidRPr="4DCF7466">
        <w:rPr>
          <w:rFonts w:ascii="Inter" w:eastAsia="Inter" w:hAnsi="Inter" w:cs="Inter"/>
          <w:bCs/>
          <w:sz w:val="28"/>
          <w:szCs w:val="28"/>
        </w:rPr>
        <w:t xml:space="preserve"> </w:t>
      </w:r>
      <w:proofErr w:type="spellStart"/>
      <w:r w:rsidRPr="4DCF7466">
        <w:rPr>
          <w:rFonts w:ascii="Inter" w:eastAsia="Inter" w:hAnsi="Inter" w:cs="Inter"/>
          <w:bCs/>
          <w:sz w:val="28"/>
          <w:szCs w:val="28"/>
        </w:rPr>
        <w:t>của</w:t>
      </w:r>
      <w:proofErr w:type="spellEnd"/>
      <w:r w:rsidRPr="4DCF7466">
        <w:rPr>
          <w:rFonts w:ascii="Inter" w:eastAsia="Inter" w:hAnsi="Inter" w:cs="Inter"/>
          <w:bCs/>
          <w:sz w:val="28"/>
          <w:szCs w:val="28"/>
        </w:rPr>
        <w:t xml:space="preserve"> </w:t>
      </w:r>
      <w:proofErr w:type="spellStart"/>
      <w:r w:rsidRPr="4DCF7466">
        <w:rPr>
          <w:rFonts w:ascii="Inter" w:eastAsia="Inter" w:hAnsi="Inter" w:cs="Inter"/>
          <w:bCs/>
          <w:sz w:val="28"/>
          <w:szCs w:val="28"/>
        </w:rPr>
        <w:t>cây</w:t>
      </w:r>
      <w:proofErr w:type="spellEnd"/>
      <w:r w:rsidRPr="4DCF7466">
        <w:rPr>
          <w:rFonts w:ascii="Inter" w:eastAsia="Inter" w:hAnsi="Inter" w:cs="Inter"/>
          <w:bCs/>
          <w:sz w:val="28"/>
          <w:szCs w:val="28"/>
        </w:rPr>
        <w:t xml:space="preserve"> </w:t>
      </w:r>
      <w:proofErr w:type="spellStart"/>
      <w:r w:rsidRPr="4DCF7466">
        <w:rPr>
          <w:rFonts w:ascii="Inter" w:eastAsia="Inter" w:hAnsi="Inter" w:cs="Inter"/>
          <w:bCs/>
          <w:sz w:val="28"/>
          <w:szCs w:val="28"/>
        </w:rPr>
        <w:t>mới</w:t>
      </w:r>
      <w:proofErr w:type="spellEnd"/>
      <w:r w:rsidRPr="4DCF7466">
        <w:rPr>
          <w:rFonts w:ascii="Inter" w:eastAsia="Inter" w:hAnsi="Inter" w:cs="Inter"/>
          <w:bCs/>
          <w:sz w:val="28"/>
          <w:szCs w:val="28"/>
        </w:rPr>
        <w:t xml:space="preserve"> </w:t>
      </w:r>
      <w:proofErr w:type="spellStart"/>
      <w:r w:rsidRPr="4DCF7466">
        <w:rPr>
          <w:rFonts w:ascii="Inter" w:eastAsia="Inter" w:hAnsi="Inter" w:cs="Inter"/>
          <w:bCs/>
          <w:sz w:val="28"/>
          <w:szCs w:val="28"/>
        </w:rPr>
        <w:t>vào</w:t>
      </w:r>
      <w:proofErr w:type="spellEnd"/>
      <w:r w:rsidRPr="4DCF7466">
        <w:rPr>
          <w:rFonts w:ascii="Inter" w:eastAsia="Inter" w:hAnsi="Inter" w:cs="Inter"/>
          <w:bCs/>
          <w:sz w:val="28"/>
          <w:szCs w:val="28"/>
        </w:rPr>
        <w:t xml:space="preserve"> </w:t>
      </w:r>
      <w:proofErr w:type="spellStart"/>
      <w:r w:rsidRPr="4DCF7466">
        <w:rPr>
          <w:rFonts w:ascii="Inter" w:eastAsia="Inter" w:hAnsi="Inter" w:cs="Inter"/>
          <w:bCs/>
          <w:sz w:val="28"/>
          <w:szCs w:val="28"/>
        </w:rPr>
        <w:t>mô</w:t>
      </w:r>
      <w:proofErr w:type="spellEnd"/>
      <w:r w:rsidRPr="4DCF7466">
        <w:rPr>
          <w:rFonts w:ascii="Inter" w:eastAsia="Inter" w:hAnsi="Inter" w:cs="Inter"/>
          <w:bCs/>
          <w:sz w:val="28"/>
          <w:szCs w:val="28"/>
        </w:rPr>
        <w:t xml:space="preserve"> </w:t>
      </w:r>
      <w:proofErr w:type="spellStart"/>
      <w:r w:rsidRPr="4DCF7466">
        <w:rPr>
          <w:rFonts w:ascii="Inter" w:eastAsia="Inter" w:hAnsi="Inter" w:cs="Inter"/>
          <w:bCs/>
          <w:sz w:val="28"/>
          <w:szCs w:val="28"/>
        </w:rPr>
        <w:t>hình</w:t>
      </w:r>
      <w:proofErr w:type="spellEnd"/>
      <w:r w:rsidRPr="4DCF7466">
        <w:rPr>
          <w:rFonts w:ascii="Inter" w:eastAsia="Inter" w:hAnsi="Inter" w:cs="Inter"/>
          <w:bCs/>
          <w:sz w:val="28"/>
          <w:szCs w:val="28"/>
        </w:rPr>
        <w:t xml:space="preserve"> </w:t>
      </w:r>
      <w:proofErr w:type="spellStart"/>
      <w:r w:rsidRPr="4DCF7466">
        <w:rPr>
          <w:rFonts w:ascii="Inter" w:eastAsia="Inter" w:hAnsi="Inter" w:cs="Inter"/>
          <w:bCs/>
          <w:sz w:val="28"/>
          <w:szCs w:val="28"/>
        </w:rPr>
        <w:t>tổng</w:t>
      </w:r>
      <w:proofErr w:type="spellEnd"/>
      <w:r w:rsidRPr="4DCF7466">
        <w:rPr>
          <w:rFonts w:ascii="Inter" w:eastAsia="Inter" w:hAnsi="Inter" w:cs="Inter"/>
          <w:bCs/>
          <w:sz w:val="28"/>
          <w:szCs w:val="28"/>
        </w:rPr>
        <w:t xml:space="preserve"> </w:t>
      </w:r>
      <w:proofErr w:type="spellStart"/>
      <w:r w:rsidRPr="4DCF7466">
        <w:rPr>
          <w:rFonts w:ascii="Inter" w:eastAsia="Inter" w:hAnsi="Inter" w:cs="Inter"/>
          <w:bCs/>
          <w:sz w:val="28"/>
          <w:szCs w:val="28"/>
        </w:rPr>
        <w:t>thể</w:t>
      </w:r>
      <w:proofErr w:type="spellEnd"/>
      <w:r w:rsidRPr="4DCF7466">
        <w:rPr>
          <w:rFonts w:ascii="Inter" w:eastAsia="Inter" w:hAnsi="Inter" w:cs="Inter"/>
          <w:bCs/>
          <w:sz w:val="28"/>
          <w:szCs w:val="28"/>
        </w:rPr>
        <w:t>.</w:t>
      </w:r>
    </w:p>
    <w:p w14:paraId="77B9A3F7" w14:textId="3F49BFB0" w:rsidR="1D8A7A0D" w:rsidRDefault="006C8BDB" w:rsidP="4DCF7466">
      <w:pPr>
        <w:pStyle w:val="ListParagraph"/>
        <w:numPr>
          <w:ilvl w:val="1"/>
          <w:numId w:val="27"/>
        </w:numPr>
        <w:spacing w:before="240" w:after="240"/>
        <w:rPr>
          <w:rFonts w:ascii="Inter" w:eastAsia="Inter" w:hAnsi="Inter" w:cs="Inter"/>
          <w:sz w:val="28"/>
          <w:szCs w:val="28"/>
        </w:rPr>
      </w:pPr>
      <w:proofErr w:type="spellStart"/>
      <w:r w:rsidRPr="4DCF7466">
        <w:rPr>
          <w:rFonts w:ascii="Inter" w:eastAsia="Inter" w:hAnsi="Inter" w:cs="Inter"/>
          <w:sz w:val="28"/>
          <w:szCs w:val="28"/>
        </w:rPr>
        <w:t>Nếu</w:t>
      </w:r>
      <w:proofErr w:type="spellEnd"/>
      <w:r w:rsidRPr="4DCF7466">
        <w:rPr>
          <w:rFonts w:ascii="Inter" w:eastAsia="Inter" w:hAnsi="Inter" w:cs="Inter"/>
          <w:sz w:val="28"/>
          <w:szCs w:val="28"/>
        </w:rPr>
        <w:t xml:space="preserve"> $\eta$ </w:t>
      </w:r>
      <w:proofErr w:type="spellStart"/>
      <w:r w:rsidRPr="4DCF7466">
        <w:rPr>
          <w:rFonts w:ascii="Inter" w:eastAsia="Inter" w:hAnsi="Inter" w:cs="Inter"/>
          <w:sz w:val="28"/>
          <w:szCs w:val="28"/>
        </w:rPr>
        <w:t>quá</w:t>
      </w:r>
      <w:proofErr w:type="spellEnd"/>
      <w:r w:rsidRPr="4DCF7466">
        <w:rPr>
          <w:rFonts w:ascii="Inter" w:eastAsia="Inter" w:hAnsi="Inter" w:cs="Inter"/>
          <w:sz w:val="28"/>
          <w:szCs w:val="28"/>
        </w:rPr>
        <w:t xml:space="preserve"> </w:t>
      </w:r>
      <w:proofErr w:type="spellStart"/>
      <w:r w:rsidRPr="4DCF7466">
        <w:rPr>
          <w:rFonts w:ascii="Inter" w:eastAsia="Inter" w:hAnsi="Inter" w:cs="Inter"/>
          <w:sz w:val="28"/>
          <w:szCs w:val="28"/>
        </w:rPr>
        <w:t>lớn</w:t>
      </w:r>
      <w:proofErr w:type="spellEnd"/>
      <w:r w:rsidRPr="4DCF7466">
        <w:rPr>
          <w:rFonts w:ascii="Inter" w:eastAsia="Inter" w:hAnsi="Inter" w:cs="Inter"/>
          <w:sz w:val="28"/>
          <w:szCs w:val="28"/>
        </w:rPr>
        <w:t xml:space="preserve">: </w:t>
      </w:r>
      <w:proofErr w:type="spellStart"/>
      <w:r w:rsidRPr="4DCF7466">
        <w:rPr>
          <w:rFonts w:ascii="Inter" w:eastAsia="Inter" w:hAnsi="Inter" w:cs="Inter"/>
          <w:sz w:val="28"/>
          <w:szCs w:val="28"/>
        </w:rPr>
        <w:t>Mô</w:t>
      </w:r>
      <w:proofErr w:type="spellEnd"/>
      <w:r w:rsidRPr="4DCF7466">
        <w:rPr>
          <w:rFonts w:ascii="Inter" w:eastAsia="Inter" w:hAnsi="Inter" w:cs="Inter"/>
          <w:sz w:val="28"/>
          <w:szCs w:val="28"/>
        </w:rPr>
        <w:t xml:space="preserve"> </w:t>
      </w:r>
      <w:proofErr w:type="spellStart"/>
      <w:r w:rsidRPr="4DCF7466">
        <w:rPr>
          <w:rFonts w:ascii="Inter" w:eastAsia="Inter" w:hAnsi="Inter" w:cs="Inter"/>
          <w:sz w:val="28"/>
          <w:szCs w:val="28"/>
        </w:rPr>
        <w:t>hình</w:t>
      </w:r>
      <w:proofErr w:type="spellEnd"/>
      <w:r w:rsidRPr="4DCF7466">
        <w:rPr>
          <w:rFonts w:ascii="Inter" w:eastAsia="Inter" w:hAnsi="Inter" w:cs="Inter"/>
          <w:sz w:val="28"/>
          <w:szCs w:val="28"/>
        </w:rPr>
        <w:t xml:space="preserve"> </w:t>
      </w:r>
      <w:proofErr w:type="spellStart"/>
      <w:r w:rsidRPr="4DCF7466">
        <w:rPr>
          <w:rFonts w:ascii="Inter" w:eastAsia="Inter" w:hAnsi="Inter" w:cs="Inter"/>
          <w:sz w:val="28"/>
          <w:szCs w:val="28"/>
        </w:rPr>
        <w:t>có</w:t>
      </w:r>
      <w:proofErr w:type="spellEnd"/>
      <w:r w:rsidRPr="4DCF7466">
        <w:rPr>
          <w:rFonts w:ascii="Inter" w:eastAsia="Inter" w:hAnsi="Inter" w:cs="Inter"/>
          <w:sz w:val="28"/>
          <w:szCs w:val="28"/>
        </w:rPr>
        <w:t xml:space="preserve"> </w:t>
      </w:r>
      <w:proofErr w:type="spellStart"/>
      <w:r w:rsidRPr="4DCF7466">
        <w:rPr>
          <w:rFonts w:ascii="Inter" w:eastAsia="Inter" w:hAnsi="Inter" w:cs="Inter"/>
          <w:sz w:val="28"/>
          <w:szCs w:val="28"/>
        </w:rPr>
        <w:t>thể</w:t>
      </w:r>
      <w:proofErr w:type="spellEnd"/>
      <w:r w:rsidRPr="4DCF7466">
        <w:rPr>
          <w:rFonts w:ascii="Inter" w:eastAsia="Inter" w:hAnsi="Inter" w:cs="Inter"/>
          <w:sz w:val="28"/>
          <w:szCs w:val="28"/>
        </w:rPr>
        <w:t xml:space="preserve"> </w:t>
      </w:r>
      <w:proofErr w:type="spellStart"/>
      <w:r w:rsidRPr="4DCF7466">
        <w:rPr>
          <w:rFonts w:ascii="Inter" w:eastAsia="Inter" w:hAnsi="Inter" w:cs="Inter"/>
          <w:sz w:val="28"/>
          <w:szCs w:val="28"/>
        </w:rPr>
        <w:t>bước</w:t>
      </w:r>
      <w:proofErr w:type="spellEnd"/>
      <w:r w:rsidRPr="4DCF7466">
        <w:rPr>
          <w:rFonts w:ascii="Inter" w:eastAsia="Inter" w:hAnsi="Inter" w:cs="Inter"/>
          <w:sz w:val="28"/>
          <w:szCs w:val="28"/>
        </w:rPr>
        <w:t xml:space="preserve"> </w:t>
      </w:r>
      <w:proofErr w:type="spellStart"/>
      <w:r w:rsidRPr="4DCF7466">
        <w:rPr>
          <w:rFonts w:ascii="Inter" w:eastAsia="Inter" w:hAnsi="Inter" w:cs="Inter"/>
          <w:sz w:val="28"/>
          <w:szCs w:val="28"/>
        </w:rPr>
        <w:t>quá</w:t>
      </w:r>
      <w:proofErr w:type="spellEnd"/>
      <w:r w:rsidRPr="4DCF7466">
        <w:rPr>
          <w:rFonts w:ascii="Inter" w:eastAsia="Inter" w:hAnsi="Inter" w:cs="Inter"/>
          <w:sz w:val="28"/>
          <w:szCs w:val="28"/>
        </w:rPr>
        <w:t xml:space="preserve"> </w:t>
      </w:r>
      <w:proofErr w:type="spellStart"/>
      <w:r w:rsidRPr="4DCF7466">
        <w:rPr>
          <w:rFonts w:ascii="Inter" w:eastAsia="Inter" w:hAnsi="Inter" w:cs="Inter"/>
          <w:sz w:val="28"/>
          <w:szCs w:val="28"/>
        </w:rPr>
        <w:t>đà</w:t>
      </w:r>
      <w:proofErr w:type="spellEnd"/>
      <w:r w:rsidRPr="4DCF7466">
        <w:rPr>
          <w:rFonts w:ascii="Inter" w:eastAsia="Inter" w:hAnsi="Inter" w:cs="Inter"/>
          <w:sz w:val="28"/>
          <w:szCs w:val="28"/>
        </w:rPr>
        <w:t xml:space="preserve"> </w:t>
      </w:r>
      <w:proofErr w:type="spellStart"/>
      <w:r w:rsidRPr="4DCF7466">
        <w:rPr>
          <w:rFonts w:ascii="Inter" w:eastAsia="Inter" w:hAnsi="Inter" w:cs="Inter"/>
          <w:sz w:val="28"/>
          <w:szCs w:val="28"/>
        </w:rPr>
        <w:t>và</w:t>
      </w:r>
      <w:proofErr w:type="spellEnd"/>
      <w:r w:rsidRPr="4DCF7466">
        <w:rPr>
          <w:rFonts w:ascii="Inter" w:eastAsia="Inter" w:hAnsi="Inter" w:cs="Inter"/>
          <w:sz w:val="28"/>
          <w:szCs w:val="28"/>
        </w:rPr>
        <w:t xml:space="preserve"> </w:t>
      </w:r>
      <w:proofErr w:type="spellStart"/>
      <w:r w:rsidRPr="4DCF7466">
        <w:rPr>
          <w:rFonts w:ascii="Inter" w:eastAsia="Inter" w:hAnsi="Inter" w:cs="Inter"/>
          <w:sz w:val="28"/>
          <w:szCs w:val="28"/>
        </w:rPr>
        <w:t>không</w:t>
      </w:r>
      <w:proofErr w:type="spellEnd"/>
      <w:r w:rsidRPr="4DCF7466">
        <w:rPr>
          <w:rFonts w:ascii="Inter" w:eastAsia="Inter" w:hAnsi="Inter" w:cs="Inter"/>
          <w:sz w:val="28"/>
          <w:szCs w:val="28"/>
        </w:rPr>
        <w:t xml:space="preserve"> </w:t>
      </w:r>
      <w:proofErr w:type="spellStart"/>
      <w:r w:rsidRPr="4DCF7466">
        <w:rPr>
          <w:rFonts w:ascii="Inter" w:eastAsia="Inter" w:hAnsi="Inter" w:cs="Inter"/>
          <w:sz w:val="28"/>
          <w:szCs w:val="28"/>
        </w:rPr>
        <w:t>hội</w:t>
      </w:r>
      <w:proofErr w:type="spellEnd"/>
      <w:r w:rsidRPr="4DCF7466">
        <w:rPr>
          <w:rFonts w:ascii="Inter" w:eastAsia="Inter" w:hAnsi="Inter" w:cs="Inter"/>
          <w:sz w:val="28"/>
          <w:szCs w:val="28"/>
        </w:rPr>
        <w:t xml:space="preserve"> </w:t>
      </w:r>
      <w:proofErr w:type="spellStart"/>
      <w:r w:rsidRPr="4DCF7466">
        <w:rPr>
          <w:rFonts w:ascii="Inter" w:eastAsia="Inter" w:hAnsi="Inter" w:cs="Inter"/>
          <w:sz w:val="28"/>
          <w:szCs w:val="28"/>
        </w:rPr>
        <w:t>tụ</w:t>
      </w:r>
      <w:proofErr w:type="spellEnd"/>
      <w:r w:rsidRPr="4DCF7466">
        <w:rPr>
          <w:rFonts w:ascii="Inter" w:eastAsia="Inter" w:hAnsi="Inter" w:cs="Inter"/>
          <w:sz w:val="28"/>
          <w:szCs w:val="28"/>
        </w:rPr>
        <w:t xml:space="preserve"> </w:t>
      </w:r>
      <w:proofErr w:type="spellStart"/>
      <w:r w:rsidRPr="4DCF7466">
        <w:rPr>
          <w:rFonts w:ascii="Inter" w:eastAsia="Inter" w:hAnsi="Inter" w:cs="Inter"/>
          <w:sz w:val="28"/>
          <w:szCs w:val="28"/>
        </w:rPr>
        <w:t>được</w:t>
      </w:r>
      <w:proofErr w:type="spellEnd"/>
      <w:r w:rsidRPr="4DCF7466">
        <w:rPr>
          <w:rFonts w:ascii="Inter" w:eastAsia="Inter" w:hAnsi="Inter" w:cs="Inter"/>
          <w:sz w:val="28"/>
          <w:szCs w:val="28"/>
        </w:rPr>
        <w:t xml:space="preserve"> </w:t>
      </w:r>
      <w:proofErr w:type="spellStart"/>
      <w:r w:rsidRPr="4DCF7466">
        <w:rPr>
          <w:rFonts w:ascii="Inter" w:eastAsia="Inter" w:hAnsi="Inter" w:cs="Inter"/>
          <w:sz w:val="28"/>
          <w:szCs w:val="28"/>
        </w:rPr>
        <w:t>kết</w:t>
      </w:r>
      <w:proofErr w:type="spellEnd"/>
      <w:r w:rsidRPr="4DCF7466">
        <w:rPr>
          <w:rFonts w:ascii="Inter" w:eastAsia="Inter" w:hAnsi="Inter" w:cs="Inter"/>
          <w:sz w:val="28"/>
          <w:szCs w:val="28"/>
        </w:rPr>
        <w:t xml:space="preserve"> </w:t>
      </w:r>
      <w:proofErr w:type="spellStart"/>
      <w:r w:rsidRPr="4DCF7466">
        <w:rPr>
          <w:rFonts w:ascii="Inter" w:eastAsia="Inter" w:hAnsi="Inter" w:cs="Inter"/>
          <w:sz w:val="28"/>
          <w:szCs w:val="28"/>
        </w:rPr>
        <w:t>quả</w:t>
      </w:r>
      <w:proofErr w:type="spellEnd"/>
      <w:r w:rsidRPr="4DCF7466">
        <w:rPr>
          <w:rFonts w:ascii="Inter" w:eastAsia="Inter" w:hAnsi="Inter" w:cs="Inter"/>
          <w:sz w:val="28"/>
          <w:szCs w:val="28"/>
        </w:rPr>
        <w:t xml:space="preserve"> </w:t>
      </w:r>
      <w:proofErr w:type="spellStart"/>
      <w:r w:rsidRPr="4DCF7466">
        <w:rPr>
          <w:rFonts w:ascii="Inter" w:eastAsia="Inter" w:hAnsi="Inter" w:cs="Inter"/>
          <w:sz w:val="28"/>
          <w:szCs w:val="28"/>
        </w:rPr>
        <w:t>tối</w:t>
      </w:r>
      <w:proofErr w:type="spellEnd"/>
      <w:r w:rsidRPr="4DCF7466">
        <w:rPr>
          <w:rFonts w:ascii="Inter" w:eastAsia="Inter" w:hAnsi="Inter" w:cs="Inter"/>
          <w:sz w:val="28"/>
          <w:szCs w:val="28"/>
        </w:rPr>
        <w:t xml:space="preserve"> </w:t>
      </w:r>
      <w:proofErr w:type="spellStart"/>
      <w:r w:rsidRPr="4DCF7466">
        <w:rPr>
          <w:rFonts w:ascii="Inter" w:eastAsia="Inter" w:hAnsi="Inter" w:cs="Inter"/>
          <w:sz w:val="28"/>
          <w:szCs w:val="28"/>
        </w:rPr>
        <w:t>ưu</w:t>
      </w:r>
      <w:proofErr w:type="spellEnd"/>
      <w:r w:rsidRPr="4DCF7466">
        <w:rPr>
          <w:rFonts w:ascii="Inter" w:eastAsia="Inter" w:hAnsi="Inter" w:cs="Inter"/>
          <w:sz w:val="28"/>
          <w:szCs w:val="28"/>
        </w:rPr>
        <w:t>.</w:t>
      </w:r>
    </w:p>
    <w:p w14:paraId="07B72248" w14:textId="7AD17EC9" w:rsidR="1D8A7A0D" w:rsidRDefault="006C8BDB" w:rsidP="4DCF7466">
      <w:pPr>
        <w:pStyle w:val="ListParagraph"/>
        <w:numPr>
          <w:ilvl w:val="1"/>
          <w:numId w:val="27"/>
        </w:numPr>
        <w:spacing w:before="240" w:after="240"/>
        <w:rPr>
          <w:rFonts w:ascii="Inter" w:eastAsia="Inter" w:hAnsi="Inter" w:cs="Inter"/>
          <w:sz w:val="28"/>
          <w:szCs w:val="28"/>
        </w:rPr>
      </w:pPr>
      <w:proofErr w:type="spellStart"/>
      <w:r w:rsidRPr="4DCF7466">
        <w:rPr>
          <w:rFonts w:ascii="Inter" w:eastAsia="Inter" w:hAnsi="Inter" w:cs="Inter"/>
          <w:sz w:val="28"/>
          <w:szCs w:val="28"/>
        </w:rPr>
        <w:t>Nếu</w:t>
      </w:r>
      <w:proofErr w:type="spellEnd"/>
      <w:r w:rsidRPr="4DCF7466">
        <w:rPr>
          <w:rFonts w:ascii="Inter" w:eastAsia="Inter" w:hAnsi="Inter" w:cs="Inter"/>
          <w:sz w:val="28"/>
          <w:szCs w:val="28"/>
        </w:rPr>
        <w:t xml:space="preserve"> $\eta$ </w:t>
      </w:r>
      <w:proofErr w:type="spellStart"/>
      <w:r w:rsidRPr="4DCF7466">
        <w:rPr>
          <w:rFonts w:ascii="Inter" w:eastAsia="Inter" w:hAnsi="Inter" w:cs="Inter"/>
          <w:sz w:val="28"/>
          <w:szCs w:val="28"/>
        </w:rPr>
        <w:t>quá</w:t>
      </w:r>
      <w:proofErr w:type="spellEnd"/>
      <w:r w:rsidRPr="4DCF7466">
        <w:rPr>
          <w:rFonts w:ascii="Inter" w:eastAsia="Inter" w:hAnsi="Inter" w:cs="Inter"/>
          <w:sz w:val="28"/>
          <w:szCs w:val="28"/>
        </w:rPr>
        <w:t xml:space="preserve"> </w:t>
      </w:r>
      <w:proofErr w:type="spellStart"/>
      <w:r w:rsidRPr="4DCF7466">
        <w:rPr>
          <w:rFonts w:ascii="Inter" w:eastAsia="Inter" w:hAnsi="Inter" w:cs="Inter"/>
          <w:sz w:val="28"/>
          <w:szCs w:val="28"/>
        </w:rPr>
        <w:t>nhỏ</w:t>
      </w:r>
      <w:proofErr w:type="spellEnd"/>
      <w:r w:rsidRPr="4DCF7466">
        <w:rPr>
          <w:rFonts w:ascii="Inter" w:eastAsia="Inter" w:hAnsi="Inter" w:cs="Inter"/>
          <w:sz w:val="28"/>
          <w:szCs w:val="28"/>
        </w:rPr>
        <w:t xml:space="preserve">: </w:t>
      </w:r>
      <w:proofErr w:type="spellStart"/>
      <w:r w:rsidRPr="4DCF7466">
        <w:rPr>
          <w:rFonts w:ascii="Inter" w:eastAsia="Inter" w:hAnsi="Inter" w:cs="Inter"/>
          <w:sz w:val="28"/>
          <w:szCs w:val="28"/>
        </w:rPr>
        <w:t>Mô</w:t>
      </w:r>
      <w:proofErr w:type="spellEnd"/>
      <w:r w:rsidRPr="4DCF7466">
        <w:rPr>
          <w:rFonts w:ascii="Inter" w:eastAsia="Inter" w:hAnsi="Inter" w:cs="Inter"/>
          <w:sz w:val="28"/>
          <w:szCs w:val="28"/>
        </w:rPr>
        <w:t xml:space="preserve"> </w:t>
      </w:r>
      <w:proofErr w:type="spellStart"/>
      <w:r w:rsidRPr="4DCF7466">
        <w:rPr>
          <w:rFonts w:ascii="Inter" w:eastAsia="Inter" w:hAnsi="Inter" w:cs="Inter"/>
          <w:sz w:val="28"/>
          <w:szCs w:val="28"/>
        </w:rPr>
        <w:t>hình</w:t>
      </w:r>
      <w:proofErr w:type="spellEnd"/>
      <w:r w:rsidRPr="4DCF7466">
        <w:rPr>
          <w:rFonts w:ascii="Inter" w:eastAsia="Inter" w:hAnsi="Inter" w:cs="Inter"/>
          <w:sz w:val="28"/>
          <w:szCs w:val="28"/>
        </w:rPr>
        <w:t xml:space="preserve"> </w:t>
      </w:r>
      <w:proofErr w:type="spellStart"/>
      <w:r w:rsidRPr="4DCF7466">
        <w:rPr>
          <w:rFonts w:ascii="Inter" w:eastAsia="Inter" w:hAnsi="Inter" w:cs="Inter"/>
          <w:sz w:val="28"/>
          <w:szCs w:val="28"/>
        </w:rPr>
        <w:t>mất</w:t>
      </w:r>
      <w:proofErr w:type="spellEnd"/>
      <w:r w:rsidRPr="4DCF7466">
        <w:rPr>
          <w:rFonts w:ascii="Inter" w:eastAsia="Inter" w:hAnsi="Inter" w:cs="Inter"/>
          <w:sz w:val="28"/>
          <w:szCs w:val="28"/>
        </w:rPr>
        <w:t xml:space="preserve"> </w:t>
      </w:r>
      <w:proofErr w:type="spellStart"/>
      <w:r w:rsidRPr="4DCF7466">
        <w:rPr>
          <w:rFonts w:ascii="Inter" w:eastAsia="Inter" w:hAnsi="Inter" w:cs="Inter"/>
          <w:sz w:val="28"/>
          <w:szCs w:val="28"/>
        </w:rPr>
        <w:t>rất</w:t>
      </w:r>
      <w:proofErr w:type="spellEnd"/>
      <w:r w:rsidRPr="4DCF7466">
        <w:rPr>
          <w:rFonts w:ascii="Inter" w:eastAsia="Inter" w:hAnsi="Inter" w:cs="Inter"/>
          <w:sz w:val="28"/>
          <w:szCs w:val="28"/>
        </w:rPr>
        <w:t xml:space="preserve"> </w:t>
      </w:r>
      <w:proofErr w:type="spellStart"/>
      <w:r w:rsidRPr="4DCF7466">
        <w:rPr>
          <w:rFonts w:ascii="Inter" w:eastAsia="Inter" w:hAnsi="Inter" w:cs="Inter"/>
          <w:sz w:val="28"/>
          <w:szCs w:val="28"/>
        </w:rPr>
        <w:t>nhiều</w:t>
      </w:r>
      <w:proofErr w:type="spellEnd"/>
      <w:r w:rsidRPr="4DCF7466">
        <w:rPr>
          <w:rFonts w:ascii="Inter" w:eastAsia="Inter" w:hAnsi="Inter" w:cs="Inter"/>
          <w:sz w:val="28"/>
          <w:szCs w:val="28"/>
        </w:rPr>
        <w:t xml:space="preserve"> </w:t>
      </w:r>
      <w:proofErr w:type="spellStart"/>
      <w:r w:rsidRPr="4DCF7466">
        <w:rPr>
          <w:rFonts w:ascii="Inter" w:eastAsia="Inter" w:hAnsi="Inter" w:cs="Inter"/>
          <w:sz w:val="28"/>
          <w:szCs w:val="28"/>
        </w:rPr>
        <w:t>thời</w:t>
      </w:r>
      <w:proofErr w:type="spellEnd"/>
      <w:r w:rsidRPr="4DCF7466">
        <w:rPr>
          <w:rFonts w:ascii="Inter" w:eastAsia="Inter" w:hAnsi="Inter" w:cs="Inter"/>
          <w:sz w:val="28"/>
          <w:szCs w:val="28"/>
        </w:rPr>
        <w:t xml:space="preserve"> </w:t>
      </w:r>
      <w:proofErr w:type="spellStart"/>
      <w:r w:rsidRPr="4DCF7466">
        <w:rPr>
          <w:rFonts w:ascii="Inter" w:eastAsia="Inter" w:hAnsi="Inter" w:cs="Inter"/>
          <w:sz w:val="28"/>
          <w:szCs w:val="28"/>
        </w:rPr>
        <w:t>gian</w:t>
      </w:r>
      <w:proofErr w:type="spellEnd"/>
      <w:r w:rsidRPr="4DCF7466">
        <w:rPr>
          <w:rFonts w:ascii="Inter" w:eastAsia="Inter" w:hAnsi="Inter" w:cs="Inter"/>
          <w:sz w:val="28"/>
          <w:szCs w:val="28"/>
        </w:rPr>
        <w:t xml:space="preserve"> </w:t>
      </w:r>
      <w:proofErr w:type="spellStart"/>
      <w:r w:rsidRPr="4DCF7466">
        <w:rPr>
          <w:rFonts w:ascii="Inter" w:eastAsia="Inter" w:hAnsi="Inter" w:cs="Inter"/>
          <w:sz w:val="28"/>
          <w:szCs w:val="28"/>
        </w:rPr>
        <w:t>để</w:t>
      </w:r>
      <w:proofErr w:type="spellEnd"/>
      <w:r w:rsidRPr="4DCF7466">
        <w:rPr>
          <w:rFonts w:ascii="Inter" w:eastAsia="Inter" w:hAnsi="Inter" w:cs="Inter"/>
          <w:sz w:val="28"/>
          <w:szCs w:val="28"/>
        </w:rPr>
        <w:t xml:space="preserve"> </w:t>
      </w:r>
      <w:proofErr w:type="spellStart"/>
      <w:r w:rsidRPr="4DCF7466">
        <w:rPr>
          <w:rFonts w:ascii="Inter" w:eastAsia="Inter" w:hAnsi="Inter" w:cs="Inter"/>
          <w:sz w:val="28"/>
          <w:szCs w:val="28"/>
        </w:rPr>
        <w:t>hội</w:t>
      </w:r>
      <w:proofErr w:type="spellEnd"/>
      <w:r w:rsidRPr="4DCF7466">
        <w:rPr>
          <w:rFonts w:ascii="Inter" w:eastAsia="Inter" w:hAnsi="Inter" w:cs="Inter"/>
          <w:sz w:val="28"/>
          <w:szCs w:val="28"/>
        </w:rPr>
        <w:t xml:space="preserve"> </w:t>
      </w:r>
      <w:proofErr w:type="spellStart"/>
      <w:r w:rsidRPr="4DCF7466">
        <w:rPr>
          <w:rFonts w:ascii="Inter" w:eastAsia="Inter" w:hAnsi="Inter" w:cs="Inter"/>
          <w:sz w:val="28"/>
          <w:szCs w:val="28"/>
        </w:rPr>
        <w:t>tụ</w:t>
      </w:r>
      <w:proofErr w:type="spellEnd"/>
      <w:r w:rsidRPr="4DCF7466">
        <w:rPr>
          <w:rFonts w:ascii="Inter" w:eastAsia="Inter" w:hAnsi="Inter" w:cs="Inter"/>
          <w:sz w:val="28"/>
          <w:szCs w:val="28"/>
        </w:rPr>
        <w:t>.</w:t>
      </w:r>
    </w:p>
    <w:p w14:paraId="50BEE7A0" w14:textId="5901C5C9" w:rsidR="1D8A7A0D" w:rsidRDefault="006C8BDB" w:rsidP="4DCF7466">
      <w:pPr>
        <w:spacing w:before="240" w:after="240"/>
      </w:pPr>
      <w:r w:rsidRPr="4DCF7466">
        <w:rPr>
          <w:rFonts w:ascii="Inter" w:eastAsia="Inter" w:hAnsi="Inter" w:cs="Inter"/>
          <w:bCs/>
          <w:sz w:val="28"/>
          <w:szCs w:val="28"/>
        </w:rPr>
        <w:t xml:space="preserve">4. </w:t>
      </w:r>
      <w:proofErr w:type="spellStart"/>
      <w:r w:rsidRPr="4DCF7466">
        <w:rPr>
          <w:rFonts w:ascii="Inter" w:eastAsia="Inter" w:hAnsi="Inter" w:cs="Inter"/>
          <w:bCs/>
          <w:sz w:val="28"/>
          <w:szCs w:val="28"/>
        </w:rPr>
        <w:t>Khả</w:t>
      </w:r>
      <w:proofErr w:type="spellEnd"/>
      <w:r w:rsidRPr="4DCF7466">
        <w:rPr>
          <w:rFonts w:ascii="Inter" w:eastAsia="Inter" w:hAnsi="Inter" w:cs="Inter"/>
          <w:bCs/>
          <w:sz w:val="28"/>
          <w:szCs w:val="28"/>
        </w:rPr>
        <w:t xml:space="preserve"> </w:t>
      </w:r>
      <w:proofErr w:type="spellStart"/>
      <w:r w:rsidRPr="4DCF7466">
        <w:rPr>
          <w:rFonts w:ascii="Inter" w:eastAsia="Inter" w:hAnsi="Inter" w:cs="Inter"/>
          <w:bCs/>
          <w:sz w:val="28"/>
          <w:szCs w:val="28"/>
        </w:rPr>
        <w:t>năng</w:t>
      </w:r>
      <w:proofErr w:type="spellEnd"/>
      <w:r w:rsidRPr="4DCF7466">
        <w:rPr>
          <w:rFonts w:ascii="Inter" w:eastAsia="Inter" w:hAnsi="Inter" w:cs="Inter"/>
          <w:bCs/>
          <w:sz w:val="28"/>
          <w:szCs w:val="28"/>
        </w:rPr>
        <w:t xml:space="preserve"> </w:t>
      </w:r>
      <w:proofErr w:type="spellStart"/>
      <w:r w:rsidRPr="4DCF7466">
        <w:rPr>
          <w:rFonts w:ascii="Inter" w:eastAsia="Inter" w:hAnsi="Inter" w:cs="Inter"/>
          <w:bCs/>
          <w:sz w:val="28"/>
          <w:szCs w:val="28"/>
        </w:rPr>
        <w:t>mô</w:t>
      </w:r>
      <w:proofErr w:type="spellEnd"/>
      <w:r w:rsidRPr="4DCF7466">
        <w:rPr>
          <w:rFonts w:ascii="Inter" w:eastAsia="Inter" w:hAnsi="Inter" w:cs="Inter"/>
          <w:bCs/>
          <w:sz w:val="28"/>
          <w:szCs w:val="28"/>
        </w:rPr>
        <w:t xml:space="preserve"> </w:t>
      </w:r>
      <w:proofErr w:type="spellStart"/>
      <w:r w:rsidRPr="4DCF7466">
        <w:rPr>
          <w:rFonts w:ascii="Inter" w:eastAsia="Inter" w:hAnsi="Inter" w:cs="Inter"/>
          <w:bCs/>
          <w:sz w:val="28"/>
          <w:szCs w:val="28"/>
        </w:rPr>
        <w:t>hình</w:t>
      </w:r>
      <w:proofErr w:type="spellEnd"/>
      <w:r w:rsidRPr="4DCF7466">
        <w:rPr>
          <w:rFonts w:ascii="Inter" w:eastAsia="Inter" w:hAnsi="Inter" w:cs="Inter"/>
          <w:bCs/>
          <w:sz w:val="28"/>
          <w:szCs w:val="28"/>
        </w:rPr>
        <w:t xml:space="preserve"> </w:t>
      </w:r>
      <w:proofErr w:type="spellStart"/>
      <w:r w:rsidRPr="4DCF7466">
        <w:rPr>
          <w:rFonts w:ascii="Inter" w:eastAsia="Inter" w:hAnsi="Inter" w:cs="Inter"/>
          <w:bCs/>
          <w:sz w:val="28"/>
          <w:szCs w:val="28"/>
        </w:rPr>
        <w:t>hóa</w:t>
      </w:r>
      <w:proofErr w:type="spellEnd"/>
      <w:r w:rsidRPr="4DCF7466">
        <w:rPr>
          <w:rFonts w:ascii="Inter" w:eastAsia="Inter" w:hAnsi="Inter" w:cs="Inter"/>
          <w:bCs/>
          <w:sz w:val="28"/>
          <w:szCs w:val="28"/>
        </w:rPr>
        <w:t xml:space="preserve"> </w:t>
      </w:r>
      <w:proofErr w:type="spellStart"/>
      <w:r w:rsidRPr="4DCF7466">
        <w:rPr>
          <w:rFonts w:ascii="Inter" w:eastAsia="Inter" w:hAnsi="Inter" w:cs="Inter"/>
          <w:bCs/>
          <w:sz w:val="28"/>
          <w:szCs w:val="28"/>
        </w:rPr>
        <w:t>và</w:t>
      </w:r>
      <w:proofErr w:type="spellEnd"/>
      <w:r w:rsidRPr="4DCF7466">
        <w:rPr>
          <w:rFonts w:ascii="Inter" w:eastAsia="Inter" w:hAnsi="Inter" w:cs="Inter"/>
          <w:bCs/>
          <w:sz w:val="28"/>
          <w:szCs w:val="28"/>
        </w:rPr>
        <w:t xml:space="preserve"> </w:t>
      </w:r>
      <w:proofErr w:type="spellStart"/>
      <w:r w:rsidRPr="4DCF7466">
        <w:rPr>
          <w:rFonts w:ascii="Inter" w:eastAsia="Inter" w:hAnsi="Inter" w:cs="Inter"/>
          <w:bCs/>
          <w:sz w:val="28"/>
          <w:szCs w:val="28"/>
        </w:rPr>
        <w:t>Rủi</w:t>
      </w:r>
      <w:proofErr w:type="spellEnd"/>
      <w:r w:rsidRPr="4DCF7466">
        <w:rPr>
          <w:rFonts w:ascii="Inter" w:eastAsia="Inter" w:hAnsi="Inter" w:cs="Inter"/>
          <w:bCs/>
          <w:sz w:val="28"/>
          <w:szCs w:val="28"/>
        </w:rPr>
        <w:t xml:space="preserve"> </w:t>
      </w:r>
      <w:proofErr w:type="spellStart"/>
      <w:r w:rsidRPr="4DCF7466">
        <w:rPr>
          <w:rFonts w:ascii="Inter" w:eastAsia="Inter" w:hAnsi="Inter" w:cs="Inter"/>
          <w:bCs/>
          <w:sz w:val="28"/>
          <w:szCs w:val="28"/>
        </w:rPr>
        <w:t>ro</w:t>
      </w:r>
      <w:proofErr w:type="spellEnd"/>
      <w:r w:rsidRPr="4DCF7466">
        <w:rPr>
          <w:rFonts w:ascii="Inter" w:eastAsia="Inter" w:hAnsi="Inter" w:cs="Inter"/>
          <w:bCs/>
          <w:sz w:val="28"/>
          <w:szCs w:val="28"/>
        </w:rPr>
        <w:t xml:space="preserve"> Overfitting</w:t>
      </w:r>
    </w:p>
    <w:p w14:paraId="1346B5EF" w14:textId="44EFF728" w:rsidR="1D8A7A0D" w:rsidRDefault="006C8BDB" w:rsidP="4DCF7466">
      <w:pPr>
        <w:spacing w:before="240" w:after="240"/>
      </w:pPr>
      <w:r w:rsidRPr="4DCF7466">
        <w:rPr>
          <w:rFonts w:ascii="Inter" w:eastAsia="Inter" w:hAnsi="Inter" w:cs="Inter"/>
          <w:sz w:val="28"/>
          <w:szCs w:val="28"/>
        </w:rPr>
        <w:t xml:space="preserve"> Gradient Boosted Trees </w:t>
      </w:r>
      <w:proofErr w:type="spellStart"/>
      <w:r w:rsidRPr="4DCF7466">
        <w:rPr>
          <w:rFonts w:ascii="Inter" w:eastAsia="Inter" w:hAnsi="Inter" w:cs="Inter"/>
          <w:sz w:val="28"/>
          <w:szCs w:val="28"/>
        </w:rPr>
        <w:t>có</w:t>
      </w:r>
      <w:proofErr w:type="spellEnd"/>
      <w:r w:rsidRPr="4DCF7466">
        <w:rPr>
          <w:rFonts w:ascii="Inter" w:eastAsia="Inter" w:hAnsi="Inter" w:cs="Inter"/>
          <w:sz w:val="28"/>
          <w:szCs w:val="28"/>
        </w:rPr>
        <w:t xml:space="preserve"> dung </w:t>
      </w:r>
      <w:proofErr w:type="spellStart"/>
      <w:r w:rsidRPr="4DCF7466">
        <w:rPr>
          <w:rFonts w:ascii="Inter" w:eastAsia="Inter" w:hAnsi="Inter" w:cs="Inter"/>
          <w:sz w:val="28"/>
          <w:szCs w:val="28"/>
        </w:rPr>
        <w:t>lượng</w:t>
      </w:r>
      <w:proofErr w:type="spellEnd"/>
      <w:r w:rsidRPr="4DCF7466">
        <w:rPr>
          <w:rFonts w:ascii="Inter" w:eastAsia="Inter" w:hAnsi="Inter" w:cs="Inter"/>
          <w:sz w:val="28"/>
          <w:szCs w:val="28"/>
        </w:rPr>
        <w:t xml:space="preserve"> </w:t>
      </w:r>
      <w:proofErr w:type="spellStart"/>
      <w:r w:rsidRPr="4DCF7466">
        <w:rPr>
          <w:rFonts w:ascii="Inter" w:eastAsia="Inter" w:hAnsi="Inter" w:cs="Inter"/>
          <w:sz w:val="28"/>
          <w:szCs w:val="28"/>
        </w:rPr>
        <w:t>mô</w:t>
      </w:r>
      <w:proofErr w:type="spellEnd"/>
      <w:r w:rsidRPr="4DCF7466">
        <w:rPr>
          <w:rFonts w:ascii="Inter" w:eastAsia="Inter" w:hAnsi="Inter" w:cs="Inter"/>
          <w:sz w:val="28"/>
          <w:szCs w:val="28"/>
        </w:rPr>
        <w:t xml:space="preserve"> </w:t>
      </w:r>
      <w:proofErr w:type="spellStart"/>
      <w:r w:rsidRPr="4DCF7466">
        <w:rPr>
          <w:rFonts w:ascii="Inter" w:eastAsia="Inter" w:hAnsi="Inter" w:cs="Inter"/>
          <w:sz w:val="28"/>
          <w:szCs w:val="28"/>
        </w:rPr>
        <w:t>hình</w:t>
      </w:r>
      <w:proofErr w:type="spellEnd"/>
      <w:r w:rsidRPr="4DCF7466">
        <w:rPr>
          <w:rFonts w:ascii="Inter" w:eastAsia="Inter" w:hAnsi="Inter" w:cs="Inter"/>
          <w:sz w:val="28"/>
          <w:szCs w:val="28"/>
        </w:rPr>
        <w:t xml:space="preserve"> (model capacity) </w:t>
      </w:r>
      <w:proofErr w:type="spellStart"/>
      <w:r w:rsidRPr="4DCF7466">
        <w:rPr>
          <w:rFonts w:ascii="Inter" w:eastAsia="Inter" w:hAnsi="Inter" w:cs="Inter"/>
          <w:sz w:val="28"/>
          <w:szCs w:val="28"/>
        </w:rPr>
        <w:t>rất</w:t>
      </w:r>
      <w:proofErr w:type="spellEnd"/>
      <w:r w:rsidRPr="4DCF7466">
        <w:rPr>
          <w:rFonts w:ascii="Inter" w:eastAsia="Inter" w:hAnsi="Inter" w:cs="Inter"/>
          <w:sz w:val="28"/>
          <w:szCs w:val="28"/>
        </w:rPr>
        <w:t xml:space="preserve"> </w:t>
      </w:r>
      <w:proofErr w:type="spellStart"/>
      <w:r w:rsidRPr="4DCF7466">
        <w:rPr>
          <w:rFonts w:ascii="Inter" w:eastAsia="Inter" w:hAnsi="Inter" w:cs="Inter"/>
          <w:sz w:val="28"/>
          <w:szCs w:val="28"/>
        </w:rPr>
        <w:t>lớn</w:t>
      </w:r>
      <w:proofErr w:type="spellEnd"/>
      <w:r w:rsidRPr="4DCF7466">
        <w:rPr>
          <w:rFonts w:ascii="Inter" w:eastAsia="Inter" w:hAnsi="Inter" w:cs="Inter"/>
          <w:sz w:val="28"/>
          <w:szCs w:val="28"/>
        </w:rPr>
        <w:t xml:space="preserve">, </w:t>
      </w:r>
      <w:proofErr w:type="spellStart"/>
      <w:r w:rsidRPr="4DCF7466">
        <w:rPr>
          <w:rFonts w:ascii="Inter" w:eastAsia="Inter" w:hAnsi="Inter" w:cs="Inter"/>
          <w:sz w:val="28"/>
          <w:szCs w:val="28"/>
        </w:rPr>
        <w:t>cho</w:t>
      </w:r>
      <w:proofErr w:type="spellEnd"/>
      <w:r w:rsidRPr="4DCF7466">
        <w:rPr>
          <w:rFonts w:ascii="Inter" w:eastAsia="Inter" w:hAnsi="Inter" w:cs="Inter"/>
          <w:sz w:val="28"/>
          <w:szCs w:val="28"/>
        </w:rPr>
        <w:t xml:space="preserve"> </w:t>
      </w:r>
      <w:proofErr w:type="spellStart"/>
      <w:r w:rsidRPr="4DCF7466">
        <w:rPr>
          <w:rFonts w:ascii="Inter" w:eastAsia="Inter" w:hAnsi="Inter" w:cs="Inter"/>
          <w:sz w:val="28"/>
          <w:szCs w:val="28"/>
        </w:rPr>
        <w:t>phép</w:t>
      </w:r>
      <w:proofErr w:type="spellEnd"/>
      <w:r w:rsidRPr="4DCF7466">
        <w:rPr>
          <w:rFonts w:ascii="Inter" w:eastAsia="Inter" w:hAnsi="Inter" w:cs="Inter"/>
          <w:sz w:val="28"/>
          <w:szCs w:val="28"/>
        </w:rPr>
        <w:t xml:space="preserve"> </w:t>
      </w:r>
      <w:proofErr w:type="spellStart"/>
      <w:r w:rsidRPr="4DCF7466">
        <w:rPr>
          <w:rFonts w:ascii="Inter" w:eastAsia="Inter" w:hAnsi="Inter" w:cs="Inter"/>
          <w:sz w:val="28"/>
          <w:szCs w:val="28"/>
        </w:rPr>
        <w:t>nó</w:t>
      </w:r>
      <w:proofErr w:type="spellEnd"/>
      <w:r w:rsidRPr="4DCF7466">
        <w:rPr>
          <w:rFonts w:ascii="Inter" w:eastAsia="Inter" w:hAnsi="Inter" w:cs="Inter"/>
          <w:sz w:val="28"/>
          <w:szCs w:val="28"/>
        </w:rPr>
        <w:t xml:space="preserve"> </w:t>
      </w:r>
      <w:proofErr w:type="spellStart"/>
      <w:r w:rsidRPr="4DCF7466">
        <w:rPr>
          <w:rFonts w:ascii="Inter" w:eastAsia="Inter" w:hAnsi="Inter" w:cs="Inter"/>
          <w:sz w:val="28"/>
          <w:szCs w:val="28"/>
        </w:rPr>
        <w:t>học</w:t>
      </w:r>
      <w:proofErr w:type="spellEnd"/>
      <w:r w:rsidRPr="4DCF7466">
        <w:rPr>
          <w:rFonts w:ascii="Inter" w:eastAsia="Inter" w:hAnsi="Inter" w:cs="Inter"/>
          <w:sz w:val="28"/>
          <w:szCs w:val="28"/>
        </w:rPr>
        <w:t xml:space="preserve"> </w:t>
      </w:r>
      <w:proofErr w:type="spellStart"/>
      <w:r w:rsidRPr="4DCF7466">
        <w:rPr>
          <w:rFonts w:ascii="Inter" w:eastAsia="Inter" w:hAnsi="Inter" w:cs="Inter"/>
          <w:sz w:val="28"/>
          <w:szCs w:val="28"/>
        </w:rPr>
        <w:t>được</w:t>
      </w:r>
      <w:proofErr w:type="spellEnd"/>
      <w:r w:rsidRPr="4DCF7466">
        <w:rPr>
          <w:rFonts w:ascii="Inter" w:eastAsia="Inter" w:hAnsi="Inter" w:cs="Inter"/>
          <w:sz w:val="28"/>
          <w:szCs w:val="28"/>
        </w:rPr>
        <w:t xml:space="preserve"> </w:t>
      </w:r>
      <w:proofErr w:type="spellStart"/>
      <w:r w:rsidRPr="4DCF7466">
        <w:rPr>
          <w:rFonts w:ascii="Inter" w:eastAsia="Inter" w:hAnsi="Inter" w:cs="Inter"/>
          <w:sz w:val="28"/>
          <w:szCs w:val="28"/>
        </w:rPr>
        <w:t>các</w:t>
      </w:r>
      <w:proofErr w:type="spellEnd"/>
      <w:r w:rsidRPr="4DCF7466">
        <w:rPr>
          <w:rFonts w:ascii="Inter" w:eastAsia="Inter" w:hAnsi="Inter" w:cs="Inter"/>
          <w:sz w:val="28"/>
          <w:szCs w:val="28"/>
        </w:rPr>
        <w:t xml:space="preserve"> </w:t>
      </w:r>
      <w:proofErr w:type="spellStart"/>
      <w:r w:rsidRPr="4DCF7466">
        <w:rPr>
          <w:rFonts w:ascii="Inter" w:eastAsia="Inter" w:hAnsi="Inter" w:cs="Inter"/>
          <w:sz w:val="28"/>
          <w:szCs w:val="28"/>
        </w:rPr>
        <w:t>mối</w:t>
      </w:r>
      <w:proofErr w:type="spellEnd"/>
      <w:r w:rsidRPr="4DCF7466">
        <w:rPr>
          <w:rFonts w:ascii="Inter" w:eastAsia="Inter" w:hAnsi="Inter" w:cs="Inter"/>
          <w:sz w:val="28"/>
          <w:szCs w:val="28"/>
        </w:rPr>
        <w:t xml:space="preserve"> </w:t>
      </w:r>
      <w:proofErr w:type="spellStart"/>
      <w:r w:rsidRPr="4DCF7466">
        <w:rPr>
          <w:rFonts w:ascii="Inter" w:eastAsia="Inter" w:hAnsi="Inter" w:cs="Inter"/>
          <w:sz w:val="28"/>
          <w:szCs w:val="28"/>
        </w:rPr>
        <w:t>quan</w:t>
      </w:r>
      <w:proofErr w:type="spellEnd"/>
      <w:r w:rsidRPr="4DCF7466">
        <w:rPr>
          <w:rFonts w:ascii="Inter" w:eastAsia="Inter" w:hAnsi="Inter" w:cs="Inter"/>
          <w:sz w:val="28"/>
          <w:szCs w:val="28"/>
        </w:rPr>
        <w:t xml:space="preserve"> </w:t>
      </w:r>
      <w:proofErr w:type="spellStart"/>
      <w:r w:rsidRPr="4DCF7466">
        <w:rPr>
          <w:rFonts w:ascii="Inter" w:eastAsia="Inter" w:hAnsi="Inter" w:cs="Inter"/>
          <w:sz w:val="28"/>
          <w:szCs w:val="28"/>
        </w:rPr>
        <w:t>hệ</w:t>
      </w:r>
      <w:proofErr w:type="spellEnd"/>
      <w:r w:rsidRPr="4DCF7466">
        <w:rPr>
          <w:rFonts w:ascii="Inter" w:eastAsia="Inter" w:hAnsi="Inter" w:cs="Inter"/>
          <w:sz w:val="28"/>
          <w:szCs w:val="28"/>
        </w:rPr>
        <w:t xml:space="preserve"> </w:t>
      </w:r>
      <w:proofErr w:type="spellStart"/>
      <w:r w:rsidRPr="4DCF7466">
        <w:rPr>
          <w:rFonts w:ascii="Inter" w:eastAsia="Inter" w:hAnsi="Inter" w:cs="Inter"/>
          <w:sz w:val="28"/>
          <w:szCs w:val="28"/>
        </w:rPr>
        <w:t>phức</w:t>
      </w:r>
      <w:proofErr w:type="spellEnd"/>
      <w:r w:rsidRPr="4DCF7466">
        <w:rPr>
          <w:rFonts w:ascii="Inter" w:eastAsia="Inter" w:hAnsi="Inter" w:cs="Inter"/>
          <w:sz w:val="28"/>
          <w:szCs w:val="28"/>
        </w:rPr>
        <w:t xml:space="preserve"> </w:t>
      </w:r>
      <w:proofErr w:type="spellStart"/>
      <w:r w:rsidRPr="4DCF7466">
        <w:rPr>
          <w:rFonts w:ascii="Inter" w:eastAsia="Inter" w:hAnsi="Inter" w:cs="Inter"/>
          <w:sz w:val="28"/>
          <w:szCs w:val="28"/>
        </w:rPr>
        <w:t>tạp</w:t>
      </w:r>
      <w:proofErr w:type="spellEnd"/>
      <w:r w:rsidRPr="4DCF7466">
        <w:rPr>
          <w:rFonts w:ascii="Inter" w:eastAsia="Inter" w:hAnsi="Inter" w:cs="Inter"/>
          <w:sz w:val="28"/>
          <w:szCs w:val="28"/>
        </w:rPr>
        <w:t xml:space="preserve"> </w:t>
      </w:r>
      <w:proofErr w:type="spellStart"/>
      <w:r w:rsidRPr="4DCF7466">
        <w:rPr>
          <w:rFonts w:ascii="Inter" w:eastAsia="Inter" w:hAnsi="Inter" w:cs="Inter"/>
          <w:sz w:val="28"/>
          <w:szCs w:val="28"/>
        </w:rPr>
        <w:t>và</w:t>
      </w:r>
      <w:proofErr w:type="spellEnd"/>
      <w:r w:rsidRPr="4DCF7466">
        <w:rPr>
          <w:rFonts w:ascii="Inter" w:eastAsia="Inter" w:hAnsi="Inter" w:cs="Inter"/>
          <w:sz w:val="28"/>
          <w:szCs w:val="28"/>
        </w:rPr>
        <w:t xml:space="preserve"> </w:t>
      </w:r>
      <w:proofErr w:type="spellStart"/>
      <w:r w:rsidRPr="4DCF7466">
        <w:rPr>
          <w:rFonts w:ascii="Inter" w:eastAsia="Inter" w:hAnsi="Inter" w:cs="Inter"/>
          <w:sz w:val="28"/>
          <w:szCs w:val="28"/>
        </w:rPr>
        <w:t>các</w:t>
      </w:r>
      <w:proofErr w:type="spellEnd"/>
      <w:r w:rsidRPr="4DCF7466">
        <w:rPr>
          <w:rFonts w:ascii="Inter" w:eastAsia="Inter" w:hAnsi="Inter" w:cs="Inter"/>
          <w:sz w:val="28"/>
          <w:szCs w:val="28"/>
        </w:rPr>
        <w:t xml:space="preserve"> </w:t>
      </w:r>
      <w:proofErr w:type="spellStart"/>
      <w:r w:rsidRPr="4DCF7466">
        <w:rPr>
          <w:rFonts w:ascii="Inter" w:eastAsia="Inter" w:hAnsi="Inter" w:cs="Inter"/>
          <w:sz w:val="28"/>
          <w:szCs w:val="28"/>
        </w:rPr>
        <w:t>đường</w:t>
      </w:r>
      <w:proofErr w:type="spellEnd"/>
      <w:r w:rsidRPr="4DCF7466">
        <w:rPr>
          <w:rFonts w:ascii="Inter" w:eastAsia="Inter" w:hAnsi="Inter" w:cs="Inter"/>
          <w:sz w:val="28"/>
          <w:szCs w:val="28"/>
        </w:rPr>
        <w:t xml:space="preserve"> </w:t>
      </w:r>
      <w:proofErr w:type="spellStart"/>
      <w:r w:rsidRPr="4DCF7466">
        <w:rPr>
          <w:rFonts w:ascii="Inter" w:eastAsia="Inter" w:hAnsi="Inter" w:cs="Inter"/>
          <w:sz w:val="28"/>
          <w:szCs w:val="28"/>
        </w:rPr>
        <w:t>ranh</w:t>
      </w:r>
      <w:proofErr w:type="spellEnd"/>
      <w:r w:rsidRPr="4DCF7466">
        <w:rPr>
          <w:rFonts w:ascii="Inter" w:eastAsia="Inter" w:hAnsi="Inter" w:cs="Inter"/>
          <w:sz w:val="28"/>
          <w:szCs w:val="28"/>
        </w:rPr>
        <w:t xml:space="preserve"> </w:t>
      </w:r>
      <w:proofErr w:type="spellStart"/>
      <w:r w:rsidRPr="4DCF7466">
        <w:rPr>
          <w:rFonts w:ascii="Inter" w:eastAsia="Inter" w:hAnsi="Inter" w:cs="Inter"/>
          <w:sz w:val="28"/>
          <w:szCs w:val="28"/>
        </w:rPr>
        <w:t>giới</w:t>
      </w:r>
      <w:proofErr w:type="spellEnd"/>
      <w:r w:rsidRPr="4DCF7466">
        <w:rPr>
          <w:rFonts w:ascii="Inter" w:eastAsia="Inter" w:hAnsi="Inter" w:cs="Inter"/>
          <w:sz w:val="28"/>
          <w:szCs w:val="28"/>
        </w:rPr>
        <w:t xml:space="preserve"> </w:t>
      </w:r>
      <w:proofErr w:type="spellStart"/>
      <w:r w:rsidRPr="4DCF7466">
        <w:rPr>
          <w:rFonts w:ascii="Inter" w:eastAsia="Inter" w:hAnsi="Inter" w:cs="Inter"/>
          <w:sz w:val="28"/>
          <w:szCs w:val="28"/>
        </w:rPr>
        <w:t>quyết</w:t>
      </w:r>
      <w:proofErr w:type="spellEnd"/>
      <w:r w:rsidRPr="4DCF7466">
        <w:rPr>
          <w:rFonts w:ascii="Inter" w:eastAsia="Inter" w:hAnsi="Inter" w:cs="Inter"/>
          <w:sz w:val="28"/>
          <w:szCs w:val="28"/>
        </w:rPr>
        <w:t xml:space="preserve"> </w:t>
      </w:r>
      <w:proofErr w:type="spellStart"/>
      <w:r w:rsidRPr="4DCF7466">
        <w:rPr>
          <w:rFonts w:ascii="Inter" w:eastAsia="Inter" w:hAnsi="Inter" w:cs="Inter"/>
          <w:sz w:val="28"/>
          <w:szCs w:val="28"/>
        </w:rPr>
        <w:t>định</w:t>
      </w:r>
      <w:proofErr w:type="spellEnd"/>
      <w:r w:rsidRPr="4DCF7466">
        <w:rPr>
          <w:rFonts w:ascii="Inter" w:eastAsia="Inter" w:hAnsi="Inter" w:cs="Inter"/>
          <w:sz w:val="28"/>
          <w:szCs w:val="28"/>
        </w:rPr>
        <w:t xml:space="preserve"> (decision boundaries) </w:t>
      </w:r>
      <w:proofErr w:type="spellStart"/>
      <w:r w:rsidRPr="4DCF7466">
        <w:rPr>
          <w:rFonts w:ascii="Inter" w:eastAsia="Inter" w:hAnsi="Inter" w:cs="Inter"/>
          <w:sz w:val="28"/>
          <w:szCs w:val="28"/>
        </w:rPr>
        <w:t>khó</w:t>
      </w:r>
      <w:proofErr w:type="spellEnd"/>
      <w:r w:rsidRPr="4DCF7466">
        <w:rPr>
          <w:rFonts w:ascii="Inter" w:eastAsia="Inter" w:hAnsi="Inter" w:cs="Inter"/>
          <w:sz w:val="28"/>
          <w:szCs w:val="28"/>
        </w:rPr>
        <w:t xml:space="preserve"> </w:t>
      </w:r>
      <w:proofErr w:type="spellStart"/>
      <w:r w:rsidRPr="4DCF7466">
        <w:rPr>
          <w:rFonts w:ascii="Inter" w:eastAsia="Inter" w:hAnsi="Inter" w:cs="Inter"/>
          <w:sz w:val="28"/>
          <w:szCs w:val="28"/>
        </w:rPr>
        <w:t>nhằn</w:t>
      </w:r>
      <w:proofErr w:type="spellEnd"/>
      <w:r w:rsidRPr="4DCF7466">
        <w:rPr>
          <w:rFonts w:ascii="Inter" w:eastAsia="Inter" w:hAnsi="Inter" w:cs="Inter"/>
          <w:sz w:val="28"/>
          <w:szCs w:val="28"/>
        </w:rPr>
        <w:t xml:space="preserve"> </w:t>
      </w:r>
      <w:proofErr w:type="spellStart"/>
      <w:r w:rsidRPr="4DCF7466">
        <w:rPr>
          <w:rFonts w:ascii="Inter" w:eastAsia="Inter" w:hAnsi="Inter" w:cs="Inter"/>
          <w:sz w:val="28"/>
          <w:szCs w:val="28"/>
        </w:rPr>
        <w:t>trong</w:t>
      </w:r>
      <w:proofErr w:type="spellEnd"/>
      <w:r w:rsidRPr="4DCF7466">
        <w:rPr>
          <w:rFonts w:ascii="Inter" w:eastAsia="Inter" w:hAnsi="Inter" w:cs="Inter"/>
          <w:sz w:val="28"/>
          <w:szCs w:val="28"/>
        </w:rPr>
        <w:t xml:space="preserve"> </w:t>
      </w:r>
      <w:proofErr w:type="spellStart"/>
      <w:r w:rsidRPr="4DCF7466">
        <w:rPr>
          <w:rFonts w:ascii="Inter" w:eastAsia="Inter" w:hAnsi="Inter" w:cs="Inter"/>
          <w:sz w:val="28"/>
          <w:szCs w:val="28"/>
        </w:rPr>
        <w:t>dữ</w:t>
      </w:r>
      <w:proofErr w:type="spellEnd"/>
      <w:r w:rsidRPr="4DCF7466">
        <w:rPr>
          <w:rFonts w:ascii="Inter" w:eastAsia="Inter" w:hAnsi="Inter" w:cs="Inter"/>
          <w:sz w:val="28"/>
          <w:szCs w:val="28"/>
        </w:rPr>
        <w:t xml:space="preserve"> </w:t>
      </w:r>
      <w:proofErr w:type="spellStart"/>
      <w:r w:rsidRPr="4DCF7466">
        <w:rPr>
          <w:rFonts w:ascii="Inter" w:eastAsia="Inter" w:hAnsi="Inter" w:cs="Inter"/>
          <w:sz w:val="28"/>
          <w:szCs w:val="28"/>
        </w:rPr>
        <w:t>liệu</w:t>
      </w:r>
      <w:proofErr w:type="spellEnd"/>
      <w:r w:rsidRPr="4DCF7466">
        <w:rPr>
          <w:rFonts w:ascii="Inter" w:eastAsia="Inter" w:hAnsi="Inter" w:cs="Inter"/>
          <w:sz w:val="28"/>
          <w:szCs w:val="28"/>
        </w:rPr>
        <w:t xml:space="preserve"> (</w:t>
      </w:r>
      <w:proofErr w:type="spellStart"/>
      <w:r w:rsidRPr="4DCF7466">
        <w:rPr>
          <w:rFonts w:ascii="Inter" w:eastAsia="Inter" w:hAnsi="Inter" w:cs="Inter"/>
          <w:sz w:val="28"/>
          <w:szCs w:val="28"/>
        </w:rPr>
        <w:t>ví</w:t>
      </w:r>
      <w:proofErr w:type="spellEnd"/>
      <w:r w:rsidRPr="4DCF7466">
        <w:rPr>
          <w:rFonts w:ascii="Inter" w:eastAsia="Inter" w:hAnsi="Inter" w:cs="Inter"/>
          <w:sz w:val="28"/>
          <w:szCs w:val="28"/>
        </w:rPr>
        <w:t xml:space="preserve"> </w:t>
      </w:r>
      <w:proofErr w:type="spellStart"/>
      <w:r w:rsidRPr="4DCF7466">
        <w:rPr>
          <w:rFonts w:ascii="Inter" w:eastAsia="Inter" w:hAnsi="Inter" w:cs="Inter"/>
          <w:sz w:val="28"/>
          <w:szCs w:val="28"/>
        </w:rPr>
        <w:t>dụ</w:t>
      </w:r>
      <w:proofErr w:type="spellEnd"/>
      <w:r w:rsidRPr="4DCF7466">
        <w:rPr>
          <w:rFonts w:ascii="Inter" w:eastAsia="Inter" w:hAnsi="Inter" w:cs="Inter"/>
          <w:sz w:val="28"/>
          <w:szCs w:val="28"/>
        </w:rPr>
        <w:t xml:space="preserve"> </w:t>
      </w:r>
      <w:proofErr w:type="spellStart"/>
      <w:r w:rsidRPr="4DCF7466">
        <w:rPr>
          <w:rFonts w:ascii="Inter" w:eastAsia="Inter" w:hAnsi="Inter" w:cs="Inter"/>
          <w:sz w:val="28"/>
          <w:szCs w:val="28"/>
        </w:rPr>
        <w:t>như</w:t>
      </w:r>
      <w:proofErr w:type="spellEnd"/>
      <w:r w:rsidRPr="4DCF7466">
        <w:rPr>
          <w:rFonts w:ascii="Inter" w:eastAsia="Inter" w:hAnsi="Inter" w:cs="Inter"/>
          <w:sz w:val="28"/>
          <w:szCs w:val="28"/>
        </w:rPr>
        <w:t xml:space="preserve"> </w:t>
      </w:r>
      <w:proofErr w:type="spellStart"/>
      <w:r w:rsidRPr="4DCF7466">
        <w:rPr>
          <w:rFonts w:ascii="Inter" w:eastAsia="Inter" w:hAnsi="Inter" w:cs="Inter"/>
          <w:sz w:val="28"/>
          <w:szCs w:val="28"/>
        </w:rPr>
        <w:t>bộ</w:t>
      </w:r>
      <w:proofErr w:type="spellEnd"/>
      <w:r w:rsidRPr="4DCF7466">
        <w:rPr>
          <w:rFonts w:ascii="Inter" w:eastAsia="Inter" w:hAnsi="Inter" w:cs="Inter"/>
          <w:sz w:val="28"/>
          <w:szCs w:val="28"/>
        </w:rPr>
        <w:t xml:space="preserve"> </w:t>
      </w:r>
      <w:proofErr w:type="spellStart"/>
      <w:r w:rsidRPr="4DCF7466">
        <w:rPr>
          <w:rFonts w:ascii="Inter" w:eastAsia="Inter" w:hAnsi="Inter" w:cs="Inter"/>
          <w:sz w:val="28"/>
          <w:szCs w:val="28"/>
        </w:rPr>
        <w:t>dữ</w:t>
      </w:r>
      <w:proofErr w:type="spellEnd"/>
      <w:r w:rsidRPr="4DCF7466">
        <w:rPr>
          <w:rFonts w:ascii="Inter" w:eastAsia="Inter" w:hAnsi="Inter" w:cs="Inter"/>
          <w:sz w:val="28"/>
          <w:szCs w:val="28"/>
        </w:rPr>
        <w:t xml:space="preserve"> </w:t>
      </w:r>
      <w:proofErr w:type="spellStart"/>
      <w:r w:rsidRPr="4DCF7466">
        <w:rPr>
          <w:rFonts w:ascii="Inter" w:eastAsia="Inter" w:hAnsi="Inter" w:cs="Inter"/>
          <w:sz w:val="28"/>
          <w:szCs w:val="28"/>
        </w:rPr>
        <w:t>liệu</w:t>
      </w:r>
      <w:proofErr w:type="spellEnd"/>
      <w:r w:rsidRPr="4DCF7466">
        <w:rPr>
          <w:rFonts w:ascii="Inter" w:eastAsia="Inter" w:hAnsi="Inter" w:cs="Inter"/>
          <w:sz w:val="28"/>
          <w:szCs w:val="28"/>
        </w:rPr>
        <w:t xml:space="preserve"> </w:t>
      </w:r>
      <w:proofErr w:type="spellStart"/>
      <w:r w:rsidRPr="4DCF7466">
        <w:rPr>
          <w:rFonts w:ascii="Inter" w:eastAsia="Inter" w:hAnsi="Inter" w:cs="Inter"/>
          <w:sz w:val="28"/>
          <w:szCs w:val="28"/>
        </w:rPr>
        <w:t>hình</w:t>
      </w:r>
      <w:proofErr w:type="spellEnd"/>
      <w:r w:rsidRPr="4DCF7466">
        <w:rPr>
          <w:rFonts w:ascii="Inter" w:eastAsia="Inter" w:hAnsi="Inter" w:cs="Inter"/>
          <w:sz w:val="28"/>
          <w:szCs w:val="28"/>
        </w:rPr>
        <w:t xml:space="preserve"> </w:t>
      </w:r>
      <w:proofErr w:type="spellStart"/>
      <w:r w:rsidRPr="4DCF7466">
        <w:rPr>
          <w:rFonts w:ascii="Inter" w:eastAsia="Inter" w:hAnsi="Inter" w:cs="Inter"/>
          <w:sz w:val="28"/>
          <w:szCs w:val="28"/>
        </w:rPr>
        <w:t>ảnh</w:t>
      </w:r>
      <w:proofErr w:type="spellEnd"/>
      <w:r w:rsidRPr="4DCF7466">
        <w:rPr>
          <w:rFonts w:ascii="Inter" w:eastAsia="Inter" w:hAnsi="Inter" w:cs="Inter"/>
          <w:sz w:val="28"/>
          <w:szCs w:val="28"/>
        </w:rPr>
        <w:t xml:space="preserve"> MNIST).</w:t>
      </w:r>
    </w:p>
    <w:p w14:paraId="2A0D6F67" w14:textId="66D1E2CD" w:rsidR="1D8A7A0D" w:rsidRDefault="006C8BDB" w:rsidP="4DCF7466">
      <w:pPr>
        <w:spacing w:before="240" w:after="240"/>
      </w:pPr>
      <w:r w:rsidRPr="4DCF7466">
        <w:rPr>
          <w:rFonts w:ascii="Inter" w:eastAsia="Inter" w:hAnsi="Inter" w:cs="Inter"/>
          <w:sz w:val="28"/>
          <w:szCs w:val="28"/>
        </w:rPr>
        <w:t xml:space="preserve"> Tuy </w:t>
      </w:r>
      <w:proofErr w:type="spellStart"/>
      <w:r w:rsidRPr="4DCF7466">
        <w:rPr>
          <w:rFonts w:ascii="Inter" w:eastAsia="Inter" w:hAnsi="Inter" w:cs="Inter"/>
          <w:sz w:val="28"/>
          <w:szCs w:val="28"/>
        </w:rPr>
        <w:t>nhiên</w:t>
      </w:r>
      <w:proofErr w:type="spellEnd"/>
      <w:r w:rsidRPr="4DCF7466">
        <w:rPr>
          <w:rFonts w:ascii="Inter" w:eastAsia="Inter" w:hAnsi="Inter" w:cs="Inter"/>
          <w:sz w:val="28"/>
          <w:szCs w:val="28"/>
        </w:rPr>
        <w:t xml:space="preserve">, </w:t>
      </w:r>
      <w:proofErr w:type="spellStart"/>
      <w:r w:rsidRPr="4DCF7466">
        <w:rPr>
          <w:rFonts w:ascii="Inter" w:eastAsia="Inter" w:hAnsi="Inter" w:cs="Inter"/>
          <w:sz w:val="28"/>
          <w:szCs w:val="28"/>
        </w:rPr>
        <w:t>chính</w:t>
      </w:r>
      <w:proofErr w:type="spellEnd"/>
      <w:r w:rsidRPr="4DCF7466">
        <w:rPr>
          <w:rFonts w:ascii="Inter" w:eastAsia="Inter" w:hAnsi="Inter" w:cs="Inter"/>
          <w:sz w:val="28"/>
          <w:szCs w:val="28"/>
        </w:rPr>
        <w:t xml:space="preserve"> </w:t>
      </w:r>
      <w:proofErr w:type="spellStart"/>
      <w:r w:rsidRPr="4DCF7466">
        <w:rPr>
          <w:rFonts w:ascii="Inter" w:eastAsia="Inter" w:hAnsi="Inter" w:cs="Inter"/>
          <w:sz w:val="28"/>
          <w:szCs w:val="28"/>
        </w:rPr>
        <w:t>vì</w:t>
      </w:r>
      <w:proofErr w:type="spellEnd"/>
      <w:r w:rsidRPr="4DCF7466">
        <w:rPr>
          <w:rFonts w:ascii="Inter" w:eastAsia="Inter" w:hAnsi="Inter" w:cs="Inter"/>
          <w:sz w:val="28"/>
          <w:szCs w:val="28"/>
        </w:rPr>
        <w:t xml:space="preserve"> </w:t>
      </w:r>
      <w:proofErr w:type="spellStart"/>
      <w:r w:rsidRPr="4DCF7466">
        <w:rPr>
          <w:rFonts w:ascii="Inter" w:eastAsia="Inter" w:hAnsi="Inter" w:cs="Inter"/>
          <w:sz w:val="28"/>
          <w:szCs w:val="28"/>
        </w:rPr>
        <w:t>khả</w:t>
      </w:r>
      <w:proofErr w:type="spellEnd"/>
      <w:r w:rsidRPr="4DCF7466">
        <w:rPr>
          <w:rFonts w:ascii="Inter" w:eastAsia="Inter" w:hAnsi="Inter" w:cs="Inter"/>
          <w:sz w:val="28"/>
          <w:szCs w:val="28"/>
        </w:rPr>
        <w:t xml:space="preserve"> </w:t>
      </w:r>
      <w:proofErr w:type="spellStart"/>
      <w:r w:rsidRPr="4DCF7466">
        <w:rPr>
          <w:rFonts w:ascii="Inter" w:eastAsia="Inter" w:hAnsi="Inter" w:cs="Inter"/>
          <w:sz w:val="28"/>
          <w:szCs w:val="28"/>
        </w:rPr>
        <w:t>năng</w:t>
      </w:r>
      <w:proofErr w:type="spellEnd"/>
      <w:r w:rsidRPr="4DCF7466">
        <w:rPr>
          <w:rFonts w:ascii="Inter" w:eastAsia="Inter" w:hAnsi="Inter" w:cs="Inter"/>
          <w:sz w:val="28"/>
          <w:szCs w:val="28"/>
        </w:rPr>
        <w:t xml:space="preserve"> </w:t>
      </w:r>
      <w:proofErr w:type="spellStart"/>
      <w:r w:rsidRPr="4DCF7466">
        <w:rPr>
          <w:rFonts w:ascii="Inter" w:eastAsia="Inter" w:hAnsi="Inter" w:cs="Inter"/>
          <w:sz w:val="28"/>
          <w:szCs w:val="28"/>
        </w:rPr>
        <w:t>học</w:t>
      </w:r>
      <w:proofErr w:type="spellEnd"/>
      <w:r w:rsidRPr="4DCF7466">
        <w:rPr>
          <w:rFonts w:ascii="Inter" w:eastAsia="Inter" w:hAnsi="Inter" w:cs="Inter"/>
          <w:sz w:val="28"/>
          <w:szCs w:val="28"/>
        </w:rPr>
        <w:t xml:space="preserve"> </w:t>
      </w:r>
      <w:proofErr w:type="spellStart"/>
      <w:r w:rsidRPr="4DCF7466">
        <w:rPr>
          <w:rFonts w:ascii="Inter" w:eastAsia="Inter" w:hAnsi="Inter" w:cs="Inter"/>
          <w:sz w:val="28"/>
          <w:szCs w:val="28"/>
        </w:rPr>
        <w:t>mạnh</w:t>
      </w:r>
      <w:proofErr w:type="spellEnd"/>
      <w:r w:rsidRPr="4DCF7466">
        <w:rPr>
          <w:rFonts w:ascii="Inter" w:eastAsia="Inter" w:hAnsi="Inter" w:cs="Inter"/>
          <w:sz w:val="28"/>
          <w:szCs w:val="28"/>
        </w:rPr>
        <w:t xml:space="preserve"> </w:t>
      </w:r>
      <w:proofErr w:type="spellStart"/>
      <w:r w:rsidRPr="4DCF7466">
        <w:rPr>
          <w:rFonts w:ascii="Inter" w:eastAsia="Inter" w:hAnsi="Inter" w:cs="Inter"/>
          <w:sz w:val="28"/>
          <w:szCs w:val="28"/>
        </w:rPr>
        <w:t>mẽ</w:t>
      </w:r>
      <w:proofErr w:type="spellEnd"/>
      <w:r w:rsidRPr="4DCF7466">
        <w:rPr>
          <w:rFonts w:ascii="Inter" w:eastAsia="Inter" w:hAnsi="Inter" w:cs="Inter"/>
          <w:sz w:val="28"/>
          <w:szCs w:val="28"/>
        </w:rPr>
        <w:t xml:space="preserve"> </w:t>
      </w:r>
      <w:proofErr w:type="spellStart"/>
      <w:r w:rsidRPr="4DCF7466">
        <w:rPr>
          <w:rFonts w:ascii="Inter" w:eastAsia="Inter" w:hAnsi="Inter" w:cs="Inter"/>
          <w:sz w:val="28"/>
          <w:szCs w:val="28"/>
        </w:rPr>
        <w:t>này</w:t>
      </w:r>
      <w:proofErr w:type="spellEnd"/>
      <w:r w:rsidRPr="4DCF7466">
        <w:rPr>
          <w:rFonts w:ascii="Inter" w:eastAsia="Inter" w:hAnsi="Inter" w:cs="Inter"/>
          <w:sz w:val="28"/>
          <w:szCs w:val="28"/>
        </w:rPr>
        <w:t xml:space="preserve">, </w:t>
      </w:r>
      <w:proofErr w:type="spellStart"/>
      <w:r w:rsidRPr="4DCF7466">
        <w:rPr>
          <w:rFonts w:ascii="Inter" w:eastAsia="Inter" w:hAnsi="Inter" w:cs="Inter"/>
          <w:sz w:val="28"/>
          <w:szCs w:val="28"/>
        </w:rPr>
        <w:t>mô</w:t>
      </w:r>
      <w:proofErr w:type="spellEnd"/>
      <w:r w:rsidRPr="4DCF7466">
        <w:rPr>
          <w:rFonts w:ascii="Inter" w:eastAsia="Inter" w:hAnsi="Inter" w:cs="Inter"/>
          <w:sz w:val="28"/>
          <w:szCs w:val="28"/>
        </w:rPr>
        <w:t xml:space="preserve"> </w:t>
      </w:r>
      <w:proofErr w:type="spellStart"/>
      <w:r w:rsidRPr="4DCF7466">
        <w:rPr>
          <w:rFonts w:ascii="Inter" w:eastAsia="Inter" w:hAnsi="Inter" w:cs="Inter"/>
          <w:sz w:val="28"/>
          <w:szCs w:val="28"/>
        </w:rPr>
        <w:t>hình</w:t>
      </w:r>
      <w:proofErr w:type="spellEnd"/>
      <w:r w:rsidRPr="4DCF7466">
        <w:rPr>
          <w:rFonts w:ascii="Inter" w:eastAsia="Inter" w:hAnsi="Inter" w:cs="Inter"/>
          <w:sz w:val="28"/>
          <w:szCs w:val="28"/>
        </w:rPr>
        <w:t xml:space="preserve"> </w:t>
      </w:r>
      <w:proofErr w:type="spellStart"/>
      <w:r w:rsidRPr="4DCF7466">
        <w:rPr>
          <w:rFonts w:ascii="Inter" w:eastAsia="Inter" w:hAnsi="Inter" w:cs="Inter"/>
          <w:sz w:val="28"/>
          <w:szCs w:val="28"/>
        </w:rPr>
        <w:t>đối</w:t>
      </w:r>
      <w:proofErr w:type="spellEnd"/>
      <w:r w:rsidRPr="4DCF7466">
        <w:rPr>
          <w:rFonts w:ascii="Inter" w:eastAsia="Inter" w:hAnsi="Inter" w:cs="Inter"/>
          <w:sz w:val="28"/>
          <w:szCs w:val="28"/>
        </w:rPr>
        <w:t xml:space="preserve"> </w:t>
      </w:r>
      <w:proofErr w:type="spellStart"/>
      <w:r w:rsidRPr="4DCF7466">
        <w:rPr>
          <w:rFonts w:ascii="Inter" w:eastAsia="Inter" w:hAnsi="Inter" w:cs="Inter"/>
          <w:sz w:val="28"/>
          <w:szCs w:val="28"/>
        </w:rPr>
        <w:t>mặt</w:t>
      </w:r>
      <w:proofErr w:type="spellEnd"/>
      <w:r w:rsidRPr="4DCF7466">
        <w:rPr>
          <w:rFonts w:ascii="Inter" w:eastAsia="Inter" w:hAnsi="Inter" w:cs="Inter"/>
          <w:sz w:val="28"/>
          <w:szCs w:val="28"/>
        </w:rPr>
        <w:t xml:space="preserve"> </w:t>
      </w:r>
      <w:proofErr w:type="spellStart"/>
      <w:r w:rsidRPr="4DCF7466">
        <w:rPr>
          <w:rFonts w:ascii="Inter" w:eastAsia="Inter" w:hAnsi="Inter" w:cs="Inter"/>
          <w:sz w:val="28"/>
          <w:szCs w:val="28"/>
        </w:rPr>
        <w:t>với</w:t>
      </w:r>
      <w:proofErr w:type="spellEnd"/>
      <w:r w:rsidRPr="4DCF7466">
        <w:rPr>
          <w:rFonts w:ascii="Inter" w:eastAsia="Inter" w:hAnsi="Inter" w:cs="Inter"/>
          <w:sz w:val="28"/>
          <w:szCs w:val="28"/>
        </w:rPr>
        <w:t xml:space="preserve"> </w:t>
      </w:r>
      <w:proofErr w:type="spellStart"/>
      <w:r w:rsidRPr="4DCF7466">
        <w:rPr>
          <w:rFonts w:ascii="Inter" w:eastAsia="Inter" w:hAnsi="Inter" w:cs="Inter"/>
          <w:sz w:val="28"/>
          <w:szCs w:val="28"/>
        </w:rPr>
        <w:t>rủi</w:t>
      </w:r>
      <w:proofErr w:type="spellEnd"/>
      <w:r w:rsidRPr="4DCF7466">
        <w:rPr>
          <w:rFonts w:ascii="Inter" w:eastAsia="Inter" w:hAnsi="Inter" w:cs="Inter"/>
          <w:sz w:val="28"/>
          <w:szCs w:val="28"/>
        </w:rPr>
        <w:t xml:space="preserve"> </w:t>
      </w:r>
      <w:proofErr w:type="spellStart"/>
      <w:r w:rsidRPr="4DCF7466">
        <w:rPr>
          <w:rFonts w:ascii="Inter" w:eastAsia="Inter" w:hAnsi="Inter" w:cs="Inter"/>
          <w:sz w:val="28"/>
          <w:szCs w:val="28"/>
        </w:rPr>
        <w:t>ro</w:t>
      </w:r>
      <w:proofErr w:type="spellEnd"/>
      <w:r w:rsidRPr="4DCF7466">
        <w:rPr>
          <w:rFonts w:ascii="Inter" w:eastAsia="Inter" w:hAnsi="Inter" w:cs="Inter"/>
          <w:sz w:val="28"/>
          <w:szCs w:val="28"/>
        </w:rPr>
        <w:t xml:space="preserve"> Overfitting (</w:t>
      </w:r>
      <w:proofErr w:type="spellStart"/>
      <w:r w:rsidRPr="4DCF7466">
        <w:rPr>
          <w:rFonts w:ascii="Inter" w:eastAsia="Inter" w:hAnsi="Inter" w:cs="Inter"/>
          <w:sz w:val="28"/>
          <w:szCs w:val="28"/>
        </w:rPr>
        <w:t>quá</w:t>
      </w:r>
      <w:proofErr w:type="spellEnd"/>
      <w:r w:rsidRPr="4DCF7466">
        <w:rPr>
          <w:rFonts w:ascii="Inter" w:eastAsia="Inter" w:hAnsi="Inter" w:cs="Inter"/>
          <w:sz w:val="28"/>
          <w:szCs w:val="28"/>
        </w:rPr>
        <w:t xml:space="preserve"> </w:t>
      </w:r>
      <w:proofErr w:type="spellStart"/>
      <w:r w:rsidRPr="4DCF7466">
        <w:rPr>
          <w:rFonts w:ascii="Inter" w:eastAsia="Inter" w:hAnsi="Inter" w:cs="Inter"/>
          <w:sz w:val="28"/>
          <w:szCs w:val="28"/>
        </w:rPr>
        <w:t>khớp</w:t>
      </w:r>
      <w:proofErr w:type="spellEnd"/>
      <w:r w:rsidRPr="4DCF7466">
        <w:rPr>
          <w:rFonts w:ascii="Inter" w:eastAsia="Inter" w:hAnsi="Inter" w:cs="Inter"/>
          <w:sz w:val="28"/>
          <w:szCs w:val="28"/>
        </w:rPr>
        <w:t xml:space="preserve">) </w:t>
      </w:r>
      <w:proofErr w:type="spellStart"/>
      <w:r w:rsidRPr="4DCF7466">
        <w:rPr>
          <w:rFonts w:ascii="Inter" w:eastAsia="Inter" w:hAnsi="Inter" w:cs="Inter"/>
          <w:sz w:val="28"/>
          <w:szCs w:val="28"/>
        </w:rPr>
        <w:t>cao</w:t>
      </w:r>
      <w:proofErr w:type="spellEnd"/>
      <w:r w:rsidRPr="4DCF7466">
        <w:rPr>
          <w:rFonts w:ascii="Inter" w:eastAsia="Inter" w:hAnsi="Inter" w:cs="Inter"/>
          <w:sz w:val="28"/>
          <w:szCs w:val="28"/>
        </w:rPr>
        <w:t xml:space="preserve"> </w:t>
      </w:r>
      <w:proofErr w:type="spellStart"/>
      <w:r w:rsidRPr="4DCF7466">
        <w:rPr>
          <w:rFonts w:ascii="Inter" w:eastAsia="Inter" w:hAnsi="Inter" w:cs="Inter"/>
          <w:sz w:val="28"/>
          <w:szCs w:val="28"/>
        </w:rPr>
        <w:t>hơn</w:t>
      </w:r>
      <w:proofErr w:type="spellEnd"/>
      <w:r w:rsidRPr="4DCF7466">
        <w:rPr>
          <w:rFonts w:ascii="Inter" w:eastAsia="Inter" w:hAnsi="Inter" w:cs="Inter"/>
          <w:sz w:val="28"/>
          <w:szCs w:val="28"/>
        </w:rPr>
        <w:t xml:space="preserve"> so </w:t>
      </w:r>
      <w:proofErr w:type="spellStart"/>
      <w:r w:rsidRPr="4DCF7466">
        <w:rPr>
          <w:rFonts w:ascii="Inter" w:eastAsia="Inter" w:hAnsi="Inter" w:cs="Inter"/>
          <w:sz w:val="28"/>
          <w:szCs w:val="28"/>
        </w:rPr>
        <w:t>với</w:t>
      </w:r>
      <w:proofErr w:type="spellEnd"/>
      <w:r w:rsidRPr="4DCF7466">
        <w:rPr>
          <w:rFonts w:ascii="Inter" w:eastAsia="Inter" w:hAnsi="Inter" w:cs="Inter"/>
          <w:sz w:val="28"/>
          <w:szCs w:val="28"/>
        </w:rPr>
        <w:t xml:space="preserve"> Random Forest </w:t>
      </w:r>
      <w:proofErr w:type="spellStart"/>
      <w:r w:rsidRPr="4DCF7466">
        <w:rPr>
          <w:rFonts w:ascii="Inter" w:eastAsia="Inter" w:hAnsi="Inter" w:cs="Inter"/>
          <w:sz w:val="28"/>
          <w:szCs w:val="28"/>
        </w:rPr>
        <w:t>nếu</w:t>
      </w:r>
      <w:proofErr w:type="spellEnd"/>
      <w:r w:rsidRPr="4DCF7466">
        <w:rPr>
          <w:rFonts w:ascii="Inter" w:eastAsia="Inter" w:hAnsi="Inter" w:cs="Inter"/>
          <w:sz w:val="28"/>
          <w:szCs w:val="28"/>
        </w:rPr>
        <w:t xml:space="preserve"> </w:t>
      </w:r>
      <w:proofErr w:type="spellStart"/>
      <w:r w:rsidRPr="4DCF7466">
        <w:rPr>
          <w:rFonts w:ascii="Inter" w:eastAsia="Inter" w:hAnsi="Inter" w:cs="Inter"/>
          <w:sz w:val="28"/>
          <w:szCs w:val="28"/>
        </w:rPr>
        <w:t>không</w:t>
      </w:r>
      <w:proofErr w:type="spellEnd"/>
      <w:r w:rsidRPr="4DCF7466">
        <w:rPr>
          <w:rFonts w:ascii="Inter" w:eastAsia="Inter" w:hAnsi="Inter" w:cs="Inter"/>
          <w:sz w:val="28"/>
          <w:szCs w:val="28"/>
        </w:rPr>
        <w:t xml:space="preserve"> </w:t>
      </w:r>
      <w:proofErr w:type="spellStart"/>
      <w:r w:rsidRPr="4DCF7466">
        <w:rPr>
          <w:rFonts w:ascii="Inter" w:eastAsia="Inter" w:hAnsi="Inter" w:cs="Inter"/>
          <w:sz w:val="28"/>
          <w:szCs w:val="28"/>
        </w:rPr>
        <w:t>được</w:t>
      </w:r>
      <w:proofErr w:type="spellEnd"/>
      <w:r w:rsidRPr="4DCF7466">
        <w:rPr>
          <w:rFonts w:ascii="Inter" w:eastAsia="Inter" w:hAnsi="Inter" w:cs="Inter"/>
          <w:sz w:val="28"/>
          <w:szCs w:val="28"/>
        </w:rPr>
        <w:t xml:space="preserve"> </w:t>
      </w:r>
      <w:proofErr w:type="spellStart"/>
      <w:r w:rsidRPr="4DCF7466">
        <w:rPr>
          <w:rFonts w:ascii="Inter" w:eastAsia="Inter" w:hAnsi="Inter" w:cs="Inter"/>
          <w:sz w:val="28"/>
          <w:szCs w:val="28"/>
        </w:rPr>
        <w:t>kiểm</w:t>
      </w:r>
      <w:proofErr w:type="spellEnd"/>
      <w:r w:rsidRPr="4DCF7466">
        <w:rPr>
          <w:rFonts w:ascii="Inter" w:eastAsia="Inter" w:hAnsi="Inter" w:cs="Inter"/>
          <w:sz w:val="28"/>
          <w:szCs w:val="28"/>
        </w:rPr>
        <w:t xml:space="preserve"> </w:t>
      </w:r>
      <w:proofErr w:type="spellStart"/>
      <w:r w:rsidRPr="4DCF7466">
        <w:rPr>
          <w:rFonts w:ascii="Inter" w:eastAsia="Inter" w:hAnsi="Inter" w:cs="Inter"/>
          <w:sz w:val="28"/>
          <w:szCs w:val="28"/>
        </w:rPr>
        <w:t>soát</w:t>
      </w:r>
      <w:proofErr w:type="spellEnd"/>
      <w:r w:rsidRPr="4DCF7466">
        <w:rPr>
          <w:rFonts w:ascii="Inter" w:eastAsia="Inter" w:hAnsi="Inter" w:cs="Inter"/>
          <w:sz w:val="28"/>
          <w:szCs w:val="28"/>
        </w:rPr>
        <w:t xml:space="preserve"> </w:t>
      </w:r>
      <w:proofErr w:type="spellStart"/>
      <w:r w:rsidRPr="4DCF7466">
        <w:rPr>
          <w:rFonts w:ascii="Inter" w:eastAsia="Inter" w:hAnsi="Inter" w:cs="Inter"/>
          <w:sz w:val="28"/>
          <w:szCs w:val="28"/>
        </w:rPr>
        <w:t>kỹ</w:t>
      </w:r>
      <w:proofErr w:type="spellEnd"/>
      <w:r w:rsidRPr="4DCF7466">
        <w:rPr>
          <w:rFonts w:ascii="Inter" w:eastAsia="Inter" w:hAnsi="Inter" w:cs="Inter"/>
          <w:sz w:val="28"/>
          <w:szCs w:val="28"/>
        </w:rPr>
        <w:t xml:space="preserve"> </w:t>
      </w:r>
      <w:proofErr w:type="spellStart"/>
      <w:r w:rsidRPr="4DCF7466">
        <w:rPr>
          <w:rFonts w:ascii="Inter" w:eastAsia="Inter" w:hAnsi="Inter" w:cs="Inter"/>
          <w:sz w:val="28"/>
          <w:szCs w:val="28"/>
        </w:rPr>
        <w:t>lưỡng</w:t>
      </w:r>
      <w:proofErr w:type="spellEnd"/>
      <w:r w:rsidRPr="4DCF7466">
        <w:rPr>
          <w:rFonts w:ascii="Inter" w:eastAsia="Inter" w:hAnsi="Inter" w:cs="Inter"/>
          <w:sz w:val="28"/>
          <w:szCs w:val="28"/>
        </w:rPr>
        <w:t xml:space="preserve"> </w:t>
      </w:r>
      <w:proofErr w:type="spellStart"/>
      <w:r w:rsidRPr="4DCF7466">
        <w:rPr>
          <w:rFonts w:ascii="Inter" w:eastAsia="Inter" w:hAnsi="Inter" w:cs="Inter"/>
          <w:sz w:val="28"/>
          <w:szCs w:val="28"/>
        </w:rPr>
        <w:t>thông</w:t>
      </w:r>
      <w:proofErr w:type="spellEnd"/>
      <w:r w:rsidRPr="4DCF7466">
        <w:rPr>
          <w:rFonts w:ascii="Inter" w:eastAsia="Inter" w:hAnsi="Inter" w:cs="Inter"/>
          <w:sz w:val="28"/>
          <w:szCs w:val="28"/>
        </w:rPr>
        <w:t xml:space="preserve"> qua </w:t>
      </w:r>
      <w:proofErr w:type="spellStart"/>
      <w:r w:rsidRPr="4DCF7466">
        <w:rPr>
          <w:rFonts w:ascii="Inter" w:eastAsia="Inter" w:hAnsi="Inter" w:cs="Inter"/>
          <w:sz w:val="28"/>
          <w:szCs w:val="28"/>
        </w:rPr>
        <w:t>số</w:t>
      </w:r>
      <w:proofErr w:type="spellEnd"/>
      <w:r w:rsidRPr="4DCF7466">
        <w:rPr>
          <w:rFonts w:ascii="Inter" w:eastAsia="Inter" w:hAnsi="Inter" w:cs="Inter"/>
          <w:sz w:val="28"/>
          <w:szCs w:val="28"/>
        </w:rPr>
        <w:t xml:space="preserve"> </w:t>
      </w:r>
      <w:proofErr w:type="spellStart"/>
      <w:r w:rsidRPr="4DCF7466">
        <w:rPr>
          <w:rFonts w:ascii="Inter" w:eastAsia="Inter" w:hAnsi="Inter" w:cs="Inter"/>
          <w:sz w:val="28"/>
          <w:szCs w:val="28"/>
        </w:rPr>
        <w:t>lượng</w:t>
      </w:r>
      <w:proofErr w:type="spellEnd"/>
      <w:r w:rsidRPr="4DCF7466">
        <w:rPr>
          <w:rFonts w:ascii="Inter" w:eastAsia="Inter" w:hAnsi="Inter" w:cs="Inter"/>
          <w:sz w:val="28"/>
          <w:szCs w:val="28"/>
        </w:rPr>
        <w:t xml:space="preserve"> </w:t>
      </w:r>
      <w:proofErr w:type="spellStart"/>
      <w:r w:rsidRPr="4DCF7466">
        <w:rPr>
          <w:rFonts w:ascii="Inter" w:eastAsia="Inter" w:hAnsi="Inter" w:cs="Inter"/>
          <w:sz w:val="28"/>
          <w:szCs w:val="28"/>
        </w:rPr>
        <w:t>cây</w:t>
      </w:r>
      <w:proofErr w:type="spellEnd"/>
      <w:r w:rsidRPr="4DCF7466">
        <w:rPr>
          <w:rFonts w:ascii="Inter" w:eastAsia="Inter" w:hAnsi="Inter" w:cs="Inter"/>
          <w:sz w:val="28"/>
          <w:szCs w:val="28"/>
        </w:rPr>
        <w:t xml:space="preserve"> </w:t>
      </w:r>
      <w:proofErr w:type="spellStart"/>
      <w:r w:rsidRPr="4DCF7466">
        <w:rPr>
          <w:rFonts w:ascii="Inter" w:eastAsia="Inter" w:hAnsi="Inter" w:cs="Inter"/>
          <w:sz w:val="28"/>
          <w:szCs w:val="28"/>
        </w:rPr>
        <w:t>và</w:t>
      </w:r>
      <w:proofErr w:type="spellEnd"/>
      <w:r w:rsidRPr="4DCF7466">
        <w:rPr>
          <w:rFonts w:ascii="Inter" w:eastAsia="Inter" w:hAnsi="Inter" w:cs="Inter"/>
          <w:sz w:val="28"/>
          <w:szCs w:val="28"/>
        </w:rPr>
        <w:t xml:space="preserve"> </w:t>
      </w:r>
      <w:proofErr w:type="spellStart"/>
      <w:r w:rsidRPr="4DCF7466">
        <w:rPr>
          <w:rFonts w:ascii="Inter" w:eastAsia="Inter" w:hAnsi="Inter" w:cs="Inter"/>
          <w:sz w:val="28"/>
          <w:szCs w:val="28"/>
        </w:rPr>
        <w:t>tốc</w:t>
      </w:r>
      <w:proofErr w:type="spellEnd"/>
      <w:r w:rsidRPr="4DCF7466">
        <w:rPr>
          <w:rFonts w:ascii="Inter" w:eastAsia="Inter" w:hAnsi="Inter" w:cs="Inter"/>
          <w:sz w:val="28"/>
          <w:szCs w:val="28"/>
        </w:rPr>
        <w:t xml:space="preserve"> </w:t>
      </w:r>
      <w:proofErr w:type="spellStart"/>
      <w:r w:rsidRPr="4DCF7466">
        <w:rPr>
          <w:rFonts w:ascii="Inter" w:eastAsia="Inter" w:hAnsi="Inter" w:cs="Inter"/>
          <w:sz w:val="28"/>
          <w:szCs w:val="28"/>
        </w:rPr>
        <w:t>độ</w:t>
      </w:r>
      <w:proofErr w:type="spellEnd"/>
      <w:r w:rsidRPr="4DCF7466">
        <w:rPr>
          <w:rFonts w:ascii="Inter" w:eastAsia="Inter" w:hAnsi="Inter" w:cs="Inter"/>
          <w:sz w:val="28"/>
          <w:szCs w:val="28"/>
        </w:rPr>
        <w:t xml:space="preserve"> </w:t>
      </w:r>
      <w:proofErr w:type="spellStart"/>
      <w:r w:rsidRPr="4DCF7466">
        <w:rPr>
          <w:rFonts w:ascii="Inter" w:eastAsia="Inter" w:hAnsi="Inter" w:cs="Inter"/>
          <w:sz w:val="28"/>
          <w:szCs w:val="28"/>
        </w:rPr>
        <w:t>học</w:t>
      </w:r>
      <w:proofErr w:type="spellEnd"/>
      <w:r w:rsidRPr="4DCF7466">
        <w:rPr>
          <w:rFonts w:ascii="Inter" w:eastAsia="Inter" w:hAnsi="Inter" w:cs="Inter"/>
          <w:sz w:val="28"/>
          <w:szCs w:val="28"/>
        </w:rPr>
        <w:t>.</w:t>
      </w:r>
    </w:p>
    <w:p w14:paraId="313F8C55" w14:textId="041EC7C4" w:rsidR="1D8A7A0D" w:rsidRDefault="1D8A7A0D" w:rsidP="4DCF7466">
      <w:pPr>
        <w:shd w:val="clear" w:color="auto" w:fill="FFFFFF" w:themeFill="background1"/>
        <w:spacing w:after="0"/>
        <w:rPr>
          <w:rFonts w:ascii="Inter" w:eastAsia="Inter" w:hAnsi="Inter" w:cs="Inter"/>
          <w:bCs/>
          <w:color w:val="1A1C1E"/>
          <w:sz w:val="28"/>
          <w:szCs w:val="28"/>
        </w:rPr>
      </w:pPr>
    </w:p>
    <w:p w14:paraId="2BD00A0B" w14:textId="2104F5A7" w:rsidR="1D8A7A0D" w:rsidRDefault="1D8A7A0D" w:rsidP="4DCF7466">
      <w:pPr>
        <w:shd w:val="clear" w:color="auto" w:fill="FFFFFF" w:themeFill="background1"/>
        <w:spacing w:after="0"/>
        <w:rPr>
          <w:rFonts w:ascii="Inter" w:eastAsia="Inter" w:hAnsi="Inter" w:cs="Inter"/>
          <w:bCs/>
          <w:color w:val="1A1C1E"/>
          <w:sz w:val="28"/>
          <w:szCs w:val="28"/>
        </w:rPr>
      </w:pPr>
    </w:p>
    <w:p w14:paraId="266953C1" w14:textId="77ED7456" w:rsidR="1D8A7A0D" w:rsidRDefault="1D8A7A0D" w:rsidP="4DCF7466">
      <w:pPr>
        <w:shd w:val="clear" w:color="auto" w:fill="FFFFFF" w:themeFill="background1"/>
        <w:spacing w:after="0"/>
        <w:rPr>
          <w:rFonts w:ascii="Times New Roman" w:hAnsi="Times New Roman" w:cs="Times New Roman"/>
          <w:sz w:val="24"/>
          <w:szCs w:val="24"/>
        </w:rPr>
      </w:pPr>
    </w:p>
    <w:p w14:paraId="51A95976" w14:textId="15C4952C" w:rsidR="1D8A7A0D" w:rsidRDefault="1D8A7A0D" w:rsidP="4DCF7466">
      <w:pPr>
        <w:rPr>
          <w:rFonts w:ascii="Times New Roman" w:hAnsi="Times New Roman" w:cs="Times New Roman"/>
          <w:sz w:val="24"/>
          <w:szCs w:val="24"/>
        </w:rPr>
      </w:pPr>
    </w:p>
    <w:p w14:paraId="5439C090" w14:textId="732BD909" w:rsidR="1D8A7A0D" w:rsidRDefault="1D8A7A0D" w:rsidP="52FC14AF">
      <w:pPr>
        <w:rPr>
          <w:rFonts w:ascii="Inter" w:eastAsia="Inter" w:hAnsi="Inter" w:cs="Inter"/>
          <w:b w:val="0"/>
          <w:color w:val="1A1C1E"/>
          <w:sz w:val="21"/>
          <w:szCs w:val="21"/>
        </w:rPr>
      </w:pPr>
    </w:p>
    <w:p w14:paraId="442CD5C8" w14:textId="43D460EA" w:rsidR="1D8A7A0D" w:rsidRDefault="1D8A7A0D" w:rsidP="1D8A7A0D">
      <w:pPr>
        <w:rPr>
          <w:rFonts w:ascii="Inter" w:eastAsia="Inter" w:hAnsi="Inter" w:cs="Inter"/>
          <w:b w:val="0"/>
          <w:color w:val="1A1C1E"/>
          <w:sz w:val="21"/>
          <w:szCs w:val="21"/>
        </w:rPr>
      </w:pPr>
    </w:p>
    <w:p w14:paraId="2680E69C" w14:textId="5F8F71FA" w:rsidR="02939A53" w:rsidRDefault="02939A53" w:rsidP="02939A53">
      <w:pPr>
        <w:rPr>
          <w:rFonts w:ascii="Times New Roman" w:hAnsi="Times New Roman" w:cs="Times New Roman"/>
          <w:sz w:val="24"/>
          <w:szCs w:val="24"/>
        </w:rPr>
      </w:pPr>
    </w:p>
    <w:p w14:paraId="42BA4DCD" w14:textId="62EB615D" w:rsidR="00652094" w:rsidRDefault="008B5942" w:rsidP="00652094">
      <w:pPr>
        <w:rPr>
          <w:rFonts w:ascii="Times New Roman" w:hAnsi="Times New Roman" w:cs="Times New Roman"/>
          <w:sz w:val="24"/>
          <w:szCs w:val="24"/>
        </w:rPr>
      </w:pPr>
      <w:r w:rsidRPr="71D827A2">
        <w:rPr>
          <w:rFonts w:ascii="Times New Roman" w:hAnsi="Times New Roman" w:cs="Times New Roman"/>
          <w:sz w:val="24"/>
          <w:szCs w:val="24"/>
        </w:rPr>
        <w:t>2.2.</w:t>
      </w:r>
      <w:r w:rsidR="0C36EA38" w:rsidRPr="71D827A2">
        <w:rPr>
          <w:rFonts w:ascii="Times New Roman" w:hAnsi="Times New Roman" w:cs="Times New Roman"/>
          <w:sz w:val="24"/>
          <w:szCs w:val="24"/>
        </w:rPr>
        <w:t>1</w:t>
      </w:r>
      <w:r w:rsidRPr="71D827A2">
        <w:rPr>
          <w:rFonts w:ascii="Times New Roman" w:hAnsi="Times New Roman" w:cs="Times New Roman"/>
          <w:sz w:val="24"/>
          <w:szCs w:val="24"/>
        </w:rPr>
        <w:t xml:space="preserve">. </w:t>
      </w:r>
      <w:r w:rsidRPr="758EF753">
        <w:rPr>
          <w:rFonts w:ascii="Times New Roman" w:hAnsi="Times New Roman" w:cs="Times New Roman"/>
          <w:sz w:val="24"/>
          <w:szCs w:val="24"/>
        </w:rPr>
        <w:t xml:space="preserve">Nguyên </w:t>
      </w:r>
      <w:proofErr w:type="spellStart"/>
      <w:r w:rsidRPr="758EF753">
        <w:rPr>
          <w:rFonts w:ascii="Times New Roman" w:hAnsi="Times New Roman" w:cs="Times New Roman"/>
          <w:sz w:val="24"/>
          <w:szCs w:val="24"/>
        </w:rPr>
        <w:t>lí</w:t>
      </w:r>
      <w:proofErr w:type="spellEnd"/>
      <w:r w:rsidRPr="758EF7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758EF753">
        <w:rPr>
          <w:rFonts w:ascii="Times New Roman" w:hAnsi="Times New Roman" w:cs="Times New Roman"/>
          <w:sz w:val="24"/>
          <w:szCs w:val="24"/>
        </w:rPr>
        <w:t>hoạt</w:t>
      </w:r>
      <w:proofErr w:type="spellEnd"/>
      <w:r w:rsidRPr="758EF7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758EF753">
        <w:rPr>
          <w:rFonts w:ascii="Times New Roman" w:hAnsi="Times New Roman" w:cs="Times New Roman"/>
          <w:sz w:val="24"/>
          <w:szCs w:val="24"/>
        </w:rPr>
        <w:t>động</w:t>
      </w:r>
      <w:proofErr w:type="spellEnd"/>
    </w:p>
    <w:p w14:paraId="3C13D30C" w14:textId="6D2D467D" w:rsidR="00081B0F" w:rsidRPr="004247FC" w:rsidRDefault="004E0E2E" w:rsidP="00652094">
      <w:pPr>
        <w:rPr>
          <w:rFonts w:ascii="Times New Roman" w:hAnsi="Times New Roman" w:cs="Times New Roman"/>
          <w:b w:val="0"/>
          <w:bCs/>
          <w:sz w:val="24"/>
          <w:szCs w:val="24"/>
        </w:rPr>
      </w:pPr>
      <w:r>
        <w:rPr>
          <w:rFonts w:ascii="Times New Roman" w:hAnsi="Times New Roman" w:cs="Times New Roman"/>
          <w:b w:val="0"/>
          <w:bCs/>
          <w:sz w:val="24"/>
          <w:szCs w:val="24"/>
        </w:rPr>
        <w:tab/>
      </w:r>
      <w:proofErr w:type="spellStart"/>
      <w:r w:rsidR="009E5083" w:rsidRPr="004247FC">
        <w:rPr>
          <w:rFonts w:ascii="Times New Roman" w:hAnsi="Times New Roman" w:cs="Times New Roman"/>
          <w:b w:val="0"/>
          <w:bCs/>
          <w:sz w:val="24"/>
          <w:szCs w:val="24"/>
        </w:rPr>
        <w:t>XG</w:t>
      </w:r>
      <w:r w:rsidR="009951F2" w:rsidRPr="004247FC">
        <w:rPr>
          <w:rFonts w:ascii="Times New Roman" w:hAnsi="Times New Roman" w:cs="Times New Roman"/>
          <w:b w:val="0"/>
          <w:bCs/>
          <w:sz w:val="24"/>
          <w:szCs w:val="24"/>
        </w:rPr>
        <w:t>Boost</w:t>
      </w:r>
      <w:proofErr w:type="spellEnd"/>
      <w:r w:rsidR="009951F2" w:rsidRPr="004247FC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="009951F2" w:rsidRPr="004247FC">
        <w:rPr>
          <w:rFonts w:ascii="Times New Roman" w:hAnsi="Times New Roman" w:cs="Times New Roman"/>
          <w:b w:val="0"/>
          <w:bCs/>
          <w:sz w:val="24"/>
          <w:szCs w:val="24"/>
        </w:rPr>
        <w:t>thuộc</w:t>
      </w:r>
      <w:proofErr w:type="spellEnd"/>
      <w:r w:rsidR="009951F2" w:rsidRPr="004247FC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="009951F2" w:rsidRPr="004247FC">
        <w:rPr>
          <w:rFonts w:ascii="Times New Roman" w:hAnsi="Times New Roman" w:cs="Times New Roman"/>
          <w:b w:val="0"/>
          <w:bCs/>
          <w:sz w:val="24"/>
          <w:szCs w:val="24"/>
        </w:rPr>
        <w:t>nhóm</w:t>
      </w:r>
      <w:proofErr w:type="spellEnd"/>
      <w:r w:rsidR="009951F2" w:rsidRPr="004247FC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="009951F2" w:rsidRPr="004247FC">
        <w:rPr>
          <w:rFonts w:ascii="Times New Roman" w:hAnsi="Times New Roman" w:cs="Times New Roman"/>
          <w:b w:val="0"/>
          <w:bCs/>
          <w:sz w:val="24"/>
          <w:szCs w:val="24"/>
        </w:rPr>
        <w:t>các</w:t>
      </w:r>
      <w:proofErr w:type="spellEnd"/>
      <w:r w:rsidR="009951F2" w:rsidRPr="004247FC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="009951F2" w:rsidRPr="004247FC">
        <w:rPr>
          <w:rFonts w:ascii="Times New Roman" w:hAnsi="Times New Roman" w:cs="Times New Roman"/>
          <w:b w:val="0"/>
          <w:bCs/>
          <w:sz w:val="24"/>
          <w:szCs w:val="24"/>
        </w:rPr>
        <w:t>mô</w:t>
      </w:r>
      <w:proofErr w:type="spellEnd"/>
      <w:r w:rsidR="009951F2" w:rsidRPr="004247FC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="009951F2" w:rsidRPr="004247FC">
        <w:rPr>
          <w:rFonts w:ascii="Times New Roman" w:hAnsi="Times New Roman" w:cs="Times New Roman"/>
          <w:b w:val="0"/>
          <w:bCs/>
          <w:sz w:val="24"/>
          <w:szCs w:val="24"/>
        </w:rPr>
        <w:t>hình</w:t>
      </w:r>
      <w:proofErr w:type="spellEnd"/>
      <w:r w:rsidR="009951F2" w:rsidRPr="004247FC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="009951F2" w:rsidRPr="004247FC">
        <w:rPr>
          <w:rFonts w:ascii="Times New Roman" w:hAnsi="Times New Roman" w:cs="Times New Roman"/>
          <w:b w:val="0"/>
          <w:bCs/>
          <w:sz w:val="24"/>
          <w:szCs w:val="24"/>
        </w:rPr>
        <w:t>học</w:t>
      </w:r>
      <w:proofErr w:type="spellEnd"/>
      <w:r w:rsidR="009951F2" w:rsidRPr="004247FC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="009951F2" w:rsidRPr="004247FC">
        <w:rPr>
          <w:rFonts w:ascii="Times New Roman" w:hAnsi="Times New Roman" w:cs="Times New Roman"/>
          <w:b w:val="0"/>
          <w:bCs/>
          <w:sz w:val="24"/>
          <w:szCs w:val="24"/>
        </w:rPr>
        <w:t>máy</w:t>
      </w:r>
      <w:proofErr w:type="spellEnd"/>
      <w:r w:rsidR="009951F2" w:rsidRPr="004247FC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="009951F2" w:rsidRPr="004247FC">
        <w:rPr>
          <w:rFonts w:ascii="Times New Roman" w:hAnsi="Times New Roman" w:cs="Times New Roman"/>
          <w:b w:val="0"/>
          <w:bCs/>
          <w:sz w:val="24"/>
          <w:szCs w:val="24"/>
        </w:rPr>
        <w:t>theo</w:t>
      </w:r>
      <w:proofErr w:type="spellEnd"/>
      <w:r w:rsidR="009951F2" w:rsidRPr="004247FC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="009951F2" w:rsidRPr="004247FC">
        <w:rPr>
          <w:rFonts w:ascii="Times New Roman" w:hAnsi="Times New Roman" w:cs="Times New Roman"/>
          <w:b w:val="0"/>
          <w:bCs/>
          <w:sz w:val="24"/>
          <w:szCs w:val="24"/>
        </w:rPr>
        <w:t>phương</w:t>
      </w:r>
      <w:proofErr w:type="spellEnd"/>
      <w:r w:rsidR="009951F2" w:rsidRPr="004247FC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="009951F2" w:rsidRPr="004247FC">
        <w:rPr>
          <w:rFonts w:ascii="Times New Roman" w:hAnsi="Times New Roman" w:cs="Times New Roman"/>
          <w:b w:val="0"/>
          <w:bCs/>
          <w:sz w:val="24"/>
          <w:szCs w:val="24"/>
        </w:rPr>
        <w:t>pháp</w:t>
      </w:r>
      <w:proofErr w:type="spellEnd"/>
      <w:r w:rsidR="009951F2" w:rsidRPr="004247FC">
        <w:rPr>
          <w:rFonts w:ascii="Times New Roman" w:hAnsi="Times New Roman" w:cs="Times New Roman"/>
          <w:b w:val="0"/>
          <w:bCs/>
          <w:sz w:val="24"/>
          <w:szCs w:val="24"/>
        </w:rPr>
        <w:t xml:space="preserve"> boosting – </w:t>
      </w:r>
      <w:proofErr w:type="spellStart"/>
      <w:r w:rsidR="009951F2" w:rsidRPr="004247FC">
        <w:rPr>
          <w:rFonts w:ascii="Times New Roman" w:hAnsi="Times New Roman" w:cs="Times New Roman"/>
          <w:b w:val="0"/>
          <w:bCs/>
          <w:sz w:val="24"/>
          <w:szCs w:val="24"/>
        </w:rPr>
        <w:t>tức</w:t>
      </w:r>
      <w:proofErr w:type="spellEnd"/>
      <w:r w:rsidR="009951F2" w:rsidRPr="004247FC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="009951F2" w:rsidRPr="004247FC">
        <w:rPr>
          <w:rFonts w:ascii="Times New Roman" w:hAnsi="Times New Roman" w:cs="Times New Roman"/>
          <w:b w:val="0"/>
          <w:bCs/>
          <w:sz w:val="24"/>
          <w:szCs w:val="24"/>
        </w:rPr>
        <w:t>là</w:t>
      </w:r>
      <w:proofErr w:type="spellEnd"/>
      <w:r w:rsidR="009951F2" w:rsidRPr="004247FC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="009951F2" w:rsidRPr="004247FC">
        <w:rPr>
          <w:rFonts w:ascii="Times New Roman" w:hAnsi="Times New Roman" w:cs="Times New Roman"/>
          <w:b w:val="0"/>
          <w:bCs/>
          <w:sz w:val="24"/>
          <w:szCs w:val="24"/>
        </w:rPr>
        <w:t>kết</w:t>
      </w:r>
      <w:proofErr w:type="spellEnd"/>
      <w:r w:rsidR="009951F2" w:rsidRPr="004247FC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="009951F2" w:rsidRPr="004247FC">
        <w:rPr>
          <w:rFonts w:ascii="Times New Roman" w:hAnsi="Times New Roman" w:cs="Times New Roman"/>
          <w:b w:val="0"/>
          <w:bCs/>
          <w:sz w:val="24"/>
          <w:szCs w:val="24"/>
        </w:rPr>
        <w:t>hợp</w:t>
      </w:r>
      <w:proofErr w:type="spellEnd"/>
      <w:r w:rsidR="009951F2" w:rsidRPr="004247FC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="009951F2" w:rsidRPr="004247FC">
        <w:rPr>
          <w:rFonts w:ascii="Times New Roman" w:hAnsi="Times New Roman" w:cs="Times New Roman"/>
          <w:b w:val="0"/>
          <w:bCs/>
          <w:sz w:val="24"/>
          <w:szCs w:val="24"/>
        </w:rPr>
        <w:t>nhiều</w:t>
      </w:r>
      <w:proofErr w:type="spellEnd"/>
      <w:r w:rsidR="009951F2" w:rsidRPr="004247FC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="009951F2" w:rsidRPr="004247FC">
        <w:rPr>
          <w:rFonts w:ascii="Times New Roman" w:hAnsi="Times New Roman" w:cs="Times New Roman"/>
          <w:b w:val="0"/>
          <w:bCs/>
          <w:sz w:val="24"/>
          <w:szCs w:val="24"/>
        </w:rPr>
        <w:t>mô</w:t>
      </w:r>
      <w:proofErr w:type="spellEnd"/>
      <w:r w:rsidR="009951F2" w:rsidRPr="004247FC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="009951F2" w:rsidRPr="004247FC">
        <w:rPr>
          <w:rFonts w:ascii="Times New Roman" w:hAnsi="Times New Roman" w:cs="Times New Roman"/>
          <w:b w:val="0"/>
          <w:bCs/>
          <w:sz w:val="24"/>
          <w:szCs w:val="24"/>
        </w:rPr>
        <w:t>hình</w:t>
      </w:r>
      <w:proofErr w:type="spellEnd"/>
      <w:r w:rsidR="009951F2" w:rsidRPr="004247FC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="009951F2" w:rsidRPr="004247FC">
        <w:rPr>
          <w:rFonts w:ascii="Times New Roman" w:hAnsi="Times New Roman" w:cs="Times New Roman"/>
          <w:b w:val="0"/>
          <w:bCs/>
          <w:sz w:val="24"/>
          <w:szCs w:val="24"/>
        </w:rPr>
        <w:t>yếu</w:t>
      </w:r>
      <w:proofErr w:type="spellEnd"/>
      <w:r w:rsidR="009951F2" w:rsidRPr="004247FC">
        <w:rPr>
          <w:rFonts w:ascii="Times New Roman" w:hAnsi="Times New Roman" w:cs="Times New Roman"/>
          <w:b w:val="0"/>
          <w:bCs/>
          <w:sz w:val="24"/>
          <w:szCs w:val="24"/>
        </w:rPr>
        <w:t xml:space="preserve"> (weak learners) </w:t>
      </w:r>
      <w:proofErr w:type="spellStart"/>
      <w:r w:rsidR="009951F2" w:rsidRPr="004247FC">
        <w:rPr>
          <w:rFonts w:ascii="Times New Roman" w:hAnsi="Times New Roman" w:cs="Times New Roman"/>
          <w:b w:val="0"/>
          <w:bCs/>
          <w:sz w:val="24"/>
          <w:szCs w:val="24"/>
        </w:rPr>
        <w:t>thành</w:t>
      </w:r>
      <w:proofErr w:type="spellEnd"/>
      <w:r w:rsidR="009951F2" w:rsidRPr="004247FC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="009951F2" w:rsidRPr="004247FC">
        <w:rPr>
          <w:rFonts w:ascii="Times New Roman" w:hAnsi="Times New Roman" w:cs="Times New Roman"/>
          <w:b w:val="0"/>
          <w:bCs/>
          <w:sz w:val="24"/>
          <w:szCs w:val="24"/>
        </w:rPr>
        <w:t>một</w:t>
      </w:r>
      <w:proofErr w:type="spellEnd"/>
      <w:r w:rsidR="009951F2" w:rsidRPr="004247FC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="009951F2" w:rsidRPr="004247FC">
        <w:rPr>
          <w:rFonts w:ascii="Times New Roman" w:hAnsi="Times New Roman" w:cs="Times New Roman"/>
          <w:b w:val="0"/>
          <w:bCs/>
          <w:sz w:val="24"/>
          <w:szCs w:val="24"/>
        </w:rPr>
        <w:t>mô</w:t>
      </w:r>
      <w:proofErr w:type="spellEnd"/>
      <w:r w:rsidR="009951F2" w:rsidRPr="004247FC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="009951F2" w:rsidRPr="004247FC">
        <w:rPr>
          <w:rFonts w:ascii="Times New Roman" w:hAnsi="Times New Roman" w:cs="Times New Roman"/>
          <w:b w:val="0"/>
          <w:bCs/>
          <w:sz w:val="24"/>
          <w:szCs w:val="24"/>
        </w:rPr>
        <w:t>hình</w:t>
      </w:r>
      <w:proofErr w:type="spellEnd"/>
      <w:r w:rsidR="009951F2" w:rsidRPr="004247FC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="009951F2" w:rsidRPr="004247FC">
        <w:rPr>
          <w:rFonts w:ascii="Times New Roman" w:hAnsi="Times New Roman" w:cs="Times New Roman"/>
          <w:b w:val="0"/>
          <w:bCs/>
          <w:sz w:val="24"/>
          <w:szCs w:val="24"/>
        </w:rPr>
        <w:t>mạnh</w:t>
      </w:r>
      <w:proofErr w:type="spellEnd"/>
      <w:r w:rsidR="009951F2" w:rsidRPr="004247FC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="009951F2" w:rsidRPr="004247FC">
        <w:rPr>
          <w:rFonts w:ascii="Times New Roman" w:hAnsi="Times New Roman" w:cs="Times New Roman"/>
          <w:b w:val="0"/>
          <w:bCs/>
          <w:sz w:val="24"/>
          <w:szCs w:val="24"/>
        </w:rPr>
        <w:t>để</w:t>
      </w:r>
      <w:proofErr w:type="spellEnd"/>
      <w:r w:rsidR="009951F2" w:rsidRPr="004247FC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="009951F2" w:rsidRPr="004247FC">
        <w:rPr>
          <w:rFonts w:ascii="Times New Roman" w:hAnsi="Times New Roman" w:cs="Times New Roman"/>
          <w:b w:val="0"/>
          <w:bCs/>
          <w:sz w:val="24"/>
          <w:szCs w:val="24"/>
        </w:rPr>
        <w:t>nâng</w:t>
      </w:r>
      <w:proofErr w:type="spellEnd"/>
      <w:r w:rsidR="009951F2" w:rsidRPr="004247FC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="009951F2" w:rsidRPr="004247FC">
        <w:rPr>
          <w:rFonts w:ascii="Times New Roman" w:hAnsi="Times New Roman" w:cs="Times New Roman"/>
          <w:b w:val="0"/>
          <w:bCs/>
          <w:sz w:val="24"/>
          <w:szCs w:val="24"/>
        </w:rPr>
        <w:t>cao</w:t>
      </w:r>
      <w:proofErr w:type="spellEnd"/>
      <w:r w:rsidR="009951F2" w:rsidRPr="004247FC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="009951F2" w:rsidRPr="004247FC">
        <w:rPr>
          <w:rFonts w:ascii="Times New Roman" w:hAnsi="Times New Roman" w:cs="Times New Roman"/>
          <w:b w:val="0"/>
          <w:bCs/>
          <w:sz w:val="24"/>
          <w:szCs w:val="24"/>
        </w:rPr>
        <w:t>độ</w:t>
      </w:r>
      <w:proofErr w:type="spellEnd"/>
      <w:r w:rsidR="009951F2" w:rsidRPr="004247FC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="009951F2" w:rsidRPr="004247FC">
        <w:rPr>
          <w:rFonts w:ascii="Times New Roman" w:hAnsi="Times New Roman" w:cs="Times New Roman"/>
          <w:b w:val="0"/>
          <w:bCs/>
          <w:sz w:val="24"/>
          <w:szCs w:val="24"/>
        </w:rPr>
        <w:t>chính</w:t>
      </w:r>
      <w:proofErr w:type="spellEnd"/>
      <w:r w:rsidR="009951F2" w:rsidRPr="004247FC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="009951F2" w:rsidRPr="004247FC">
        <w:rPr>
          <w:rFonts w:ascii="Times New Roman" w:hAnsi="Times New Roman" w:cs="Times New Roman"/>
          <w:b w:val="0"/>
          <w:bCs/>
          <w:sz w:val="24"/>
          <w:szCs w:val="24"/>
        </w:rPr>
        <w:t>xác</w:t>
      </w:r>
      <w:proofErr w:type="spellEnd"/>
      <w:r w:rsidR="009951F2" w:rsidRPr="004247FC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="009951F2" w:rsidRPr="004247FC">
        <w:rPr>
          <w:rFonts w:ascii="Times New Roman" w:hAnsi="Times New Roman" w:cs="Times New Roman"/>
          <w:b w:val="0"/>
          <w:bCs/>
          <w:sz w:val="24"/>
          <w:szCs w:val="24"/>
        </w:rPr>
        <w:t>dự</w:t>
      </w:r>
      <w:proofErr w:type="spellEnd"/>
      <w:r w:rsidR="009951F2" w:rsidRPr="004247FC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="009951F2" w:rsidRPr="004247FC">
        <w:rPr>
          <w:rFonts w:ascii="Times New Roman" w:hAnsi="Times New Roman" w:cs="Times New Roman"/>
          <w:b w:val="0"/>
          <w:bCs/>
          <w:sz w:val="24"/>
          <w:szCs w:val="24"/>
        </w:rPr>
        <w:t>đoán</w:t>
      </w:r>
      <w:proofErr w:type="spellEnd"/>
      <w:r w:rsidR="00081B0F" w:rsidRPr="004247FC">
        <w:rPr>
          <w:rFonts w:ascii="Times New Roman" w:hAnsi="Times New Roman" w:cs="Times New Roman"/>
          <w:b w:val="0"/>
          <w:bCs/>
          <w:sz w:val="24"/>
          <w:szCs w:val="24"/>
        </w:rPr>
        <w:t>.</w:t>
      </w:r>
      <w:r w:rsidR="00081B0F" w:rsidRPr="004247FC">
        <w:rPr>
          <w:rFonts w:ascii="Times New Roman" w:hAnsi="Times New Roman" w:cs="Times New Roman"/>
          <w:b w:val="0"/>
          <w:bCs/>
        </w:rPr>
        <w:t xml:space="preserve"> </w:t>
      </w:r>
      <w:proofErr w:type="spellStart"/>
      <w:r w:rsidR="00081B0F" w:rsidRPr="004247FC">
        <w:rPr>
          <w:rFonts w:ascii="Times New Roman" w:hAnsi="Times New Roman" w:cs="Times New Roman"/>
          <w:b w:val="0"/>
          <w:bCs/>
          <w:sz w:val="24"/>
          <w:szCs w:val="24"/>
        </w:rPr>
        <w:t>C</w:t>
      </w:r>
      <w:r w:rsidR="00081B0F" w:rsidRPr="004247FC">
        <w:rPr>
          <w:rFonts w:ascii="Times New Roman" w:hAnsi="Times New Roman" w:cs="Times New Roman"/>
          <w:b w:val="0"/>
          <w:bCs/>
          <w:sz w:val="24"/>
          <w:szCs w:val="24"/>
        </w:rPr>
        <w:t>ụ</w:t>
      </w:r>
      <w:proofErr w:type="spellEnd"/>
      <w:r w:rsidR="00081B0F" w:rsidRPr="004247FC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="00081B0F" w:rsidRPr="004247FC">
        <w:rPr>
          <w:rFonts w:ascii="Times New Roman" w:hAnsi="Times New Roman" w:cs="Times New Roman"/>
          <w:b w:val="0"/>
          <w:bCs/>
          <w:sz w:val="24"/>
          <w:szCs w:val="24"/>
        </w:rPr>
        <w:t>thể</w:t>
      </w:r>
      <w:proofErr w:type="spellEnd"/>
      <w:r w:rsidR="00081B0F" w:rsidRPr="004247FC">
        <w:rPr>
          <w:rFonts w:ascii="Times New Roman" w:hAnsi="Times New Roman" w:cs="Times New Roman"/>
          <w:b w:val="0"/>
          <w:bCs/>
          <w:sz w:val="24"/>
          <w:szCs w:val="24"/>
        </w:rPr>
        <w:t xml:space="preserve">, </w:t>
      </w:r>
      <w:proofErr w:type="spellStart"/>
      <w:r w:rsidR="00081B0F" w:rsidRPr="004247FC">
        <w:rPr>
          <w:rFonts w:ascii="Times New Roman" w:hAnsi="Times New Roman" w:cs="Times New Roman"/>
          <w:b w:val="0"/>
          <w:bCs/>
          <w:sz w:val="24"/>
          <w:szCs w:val="24"/>
        </w:rPr>
        <w:t>XGBoost</w:t>
      </w:r>
      <w:proofErr w:type="spellEnd"/>
      <w:r w:rsidR="00081B0F" w:rsidRPr="004247FC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="00081B0F" w:rsidRPr="004247FC">
        <w:rPr>
          <w:rFonts w:ascii="Times New Roman" w:hAnsi="Times New Roman" w:cs="Times New Roman"/>
          <w:b w:val="0"/>
          <w:bCs/>
          <w:sz w:val="24"/>
          <w:szCs w:val="24"/>
        </w:rPr>
        <w:t>thường</w:t>
      </w:r>
      <w:proofErr w:type="spellEnd"/>
      <w:r w:rsidR="00081B0F" w:rsidRPr="004247FC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="00081B0F" w:rsidRPr="004247FC">
        <w:rPr>
          <w:rFonts w:ascii="Times New Roman" w:hAnsi="Times New Roman" w:cs="Times New Roman"/>
          <w:b w:val="0"/>
          <w:bCs/>
          <w:sz w:val="24"/>
          <w:szCs w:val="24"/>
        </w:rPr>
        <w:t>sử</w:t>
      </w:r>
      <w:proofErr w:type="spellEnd"/>
      <w:r w:rsidR="00081B0F" w:rsidRPr="004247FC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="00081B0F" w:rsidRPr="004247FC">
        <w:rPr>
          <w:rFonts w:ascii="Times New Roman" w:hAnsi="Times New Roman" w:cs="Times New Roman"/>
          <w:b w:val="0"/>
          <w:bCs/>
          <w:sz w:val="24"/>
          <w:szCs w:val="24"/>
        </w:rPr>
        <w:t>dụng</w:t>
      </w:r>
      <w:proofErr w:type="spellEnd"/>
      <w:r w:rsidR="00081B0F" w:rsidRPr="004247FC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="00081B0F" w:rsidRPr="004247FC">
        <w:rPr>
          <w:rFonts w:ascii="Times New Roman" w:hAnsi="Times New Roman" w:cs="Times New Roman"/>
          <w:b w:val="0"/>
          <w:bCs/>
          <w:sz w:val="24"/>
          <w:szCs w:val="24"/>
        </w:rPr>
        <w:t>các</w:t>
      </w:r>
      <w:proofErr w:type="spellEnd"/>
      <w:r w:rsidR="00081B0F" w:rsidRPr="004247FC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="00081B0F" w:rsidRPr="004247FC">
        <w:rPr>
          <w:rFonts w:ascii="Times New Roman" w:hAnsi="Times New Roman" w:cs="Times New Roman"/>
          <w:b w:val="0"/>
          <w:bCs/>
          <w:sz w:val="24"/>
          <w:szCs w:val="24"/>
        </w:rPr>
        <w:t>cây</w:t>
      </w:r>
      <w:proofErr w:type="spellEnd"/>
      <w:r w:rsidR="00081B0F" w:rsidRPr="004247FC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="00081B0F" w:rsidRPr="004247FC">
        <w:rPr>
          <w:rFonts w:ascii="Times New Roman" w:hAnsi="Times New Roman" w:cs="Times New Roman"/>
          <w:b w:val="0"/>
          <w:bCs/>
          <w:sz w:val="24"/>
          <w:szCs w:val="24"/>
        </w:rPr>
        <w:t>quyết</w:t>
      </w:r>
      <w:proofErr w:type="spellEnd"/>
      <w:r w:rsidR="00081B0F" w:rsidRPr="004247FC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="00081B0F" w:rsidRPr="004247FC">
        <w:rPr>
          <w:rFonts w:ascii="Times New Roman" w:hAnsi="Times New Roman" w:cs="Times New Roman"/>
          <w:b w:val="0"/>
          <w:bCs/>
          <w:sz w:val="24"/>
          <w:szCs w:val="24"/>
        </w:rPr>
        <w:t>định</w:t>
      </w:r>
      <w:proofErr w:type="spellEnd"/>
      <w:r w:rsidR="00081B0F" w:rsidRPr="004247FC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="00081B0F" w:rsidRPr="004247FC">
        <w:rPr>
          <w:rFonts w:ascii="Times New Roman" w:hAnsi="Times New Roman" w:cs="Times New Roman"/>
          <w:b w:val="0"/>
          <w:bCs/>
          <w:sz w:val="24"/>
          <w:szCs w:val="24"/>
        </w:rPr>
        <w:t>nhỏ</w:t>
      </w:r>
      <w:proofErr w:type="spellEnd"/>
      <w:r w:rsidR="00081B0F" w:rsidRPr="004247FC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="00081B0F" w:rsidRPr="004247FC">
        <w:rPr>
          <w:rFonts w:ascii="Times New Roman" w:hAnsi="Times New Roman" w:cs="Times New Roman"/>
          <w:b w:val="0"/>
          <w:bCs/>
          <w:sz w:val="24"/>
          <w:szCs w:val="24"/>
        </w:rPr>
        <w:t>làm</w:t>
      </w:r>
      <w:proofErr w:type="spellEnd"/>
      <w:r w:rsidR="00081B0F" w:rsidRPr="004247FC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="00081B0F" w:rsidRPr="004247FC">
        <w:rPr>
          <w:rFonts w:ascii="Times New Roman" w:hAnsi="Times New Roman" w:cs="Times New Roman"/>
          <w:b w:val="0"/>
          <w:bCs/>
          <w:sz w:val="24"/>
          <w:szCs w:val="24"/>
        </w:rPr>
        <w:t>mô</w:t>
      </w:r>
      <w:proofErr w:type="spellEnd"/>
      <w:r w:rsidR="00081B0F" w:rsidRPr="004247FC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="00081B0F" w:rsidRPr="004247FC">
        <w:rPr>
          <w:rFonts w:ascii="Times New Roman" w:hAnsi="Times New Roman" w:cs="Times New Roman"/>
          <w:b w:val="0"/>
          <w:bCs/>
          <w:sz w:val="24"/>
          <w:szCs w:val="24"/>
        </w:rPr>
        <w:t>hình</w:t>
      </w:r>
      <w:proofErr w:type="spellEnd"/>
      <w:r w:rsidR="00081B0F" w:rsidRPr="004247FC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="00081B0F" w:rsidRPr="004247FC">
        <w:rPr>
          <w:rFonts w:ascii="Times New Roman" w:hAnsi="Times New Roman" w:cs="Times New Roman"/>
          <w:b w:val="0"/>
          <w:bCs/>
          <w:sz w:val="24"/>
          <w:szCs w:val="24"/>
        </w:rPr>
        <w:t>yếu</w:t>
      </w:r>
      <w:proofErr w:type="spellEnd"/>
      <w:r w:rsidR="00081B0F" w:rsidRPr="004247FC">
        <w:rPr>
          <w:rFonts w:ascii="Times New Roman" w:hAnsi="Times New Roman" w:cs="Times New Roman"/>
          <w:b w:val="0"/>
          <w:bCs/>
          <w:sz w:val="24"/>
          <w:szCs w:val="24"/>
        </w:rPr>
        <w:t xml:space="preserve">, </w:t>
      </w:r>
      <w:proofErr w:type="spellStart"/>
      <w:r w:rsidR="00081B0F" w:rsidRPr="004247FC">
        <w:rPr>
          <w:rFonts w:ascii="Times New Roman" w:hAnsi="Times New Roman" w:cs="Times New Roman"/>
          <w:b w:val="0"/>
          <w:bCs/>
          <w:sz w:val="24"/>
          <w:szCs w:val="24"/>
        </w:rPr>
        <w:t>huấn</w:t>
      </w:r>
      <w:proofErr w:type="spellEnd"/>
      <w:r w:rsidR="00081B0F" w:rsidRPr="004247FC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="00081B0F" w:rsidRPr="004247FC">
        <w:rPr>
          <w:rFonts w:ascii="Times New Roman" w:hAnsi="Times New Roman" w:cs="Times New Roman"/>
          <w:b w:val="0"/>
          <w:bCs/>
          <w:sz w:val="24"/>
          <w:szCs w:val="24"/>
        </w:rPr>
        <w:t>luyện</w:t>
      </w:r>
      <w:proofErr w:type="spellEnd"/>
      <w:r w:rsidR="00081B0F" w:rsidRPr="004247FC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="00081B0F" w:rsidRPr="004247FC">
        <w:rPr>
          <w:rFonts w:ascii="Times New Roman" w:hAnsi="Times New Roman" w:cs="Times New Roman"/>
          <w:b w:val="0"/>
          <w:bCs/>
          <w:sz w:val="24"/>
          <w:szCs w:val="24"/>
        </w:rPr>
        <w:t>chúng</w:t>
      </w:r>
      <w:proofErr w:type="spellEnd"/>
      <w:r w:rsidR="00081B0F" w:rsidRPr="004247FC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="00081B0F" w:rsidRPr="004247FC">
        <w:rPr>
          <w:rFonts w:ascii="Times New Roman" w:hAnsi="Times New Roman" w:cs="Times New Roman"/>
          <w:b w:val="0"/>
          <w:bCs/>
          <w:sz w:val="24"/>
          <w:szCs w:val="24"/>
        </w:rPr>
        <w:t>một</w:t>
      </w:r>
      <w:proofErr w:type="spellEnd"/>
      <w:r w:rsidR="00081B0F" w:rsidRPr="004247FC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="00081B0F" w:rsidRPr="004247FC">
        <w:rPr>
          <w:rFonts w:ascii="Times New Roman" w:hAnsi="Times New Roman" w:cs="Times New Roman"/>
          <w:b w:val="0"/>
          <w:bCs/>
          <w:sz w:val="24"/>
          <w:szCs w:val="24"/>
        </w:rPr>
        <w:t>cách</w:t>
      </w:r>
      <w:proofErr w:type="spellEnd"/>
      <w:r w:rsidR="00081B0F" w:rsidRPr="004247FC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="00081B0F" w:rsidRPr="004247FC">
        <w:rPr>
          <w:rFonts w:ascii="Times New Roman" w:hAnsi="Times New Roman" w:cs="Times New Roman"/>
          <w:b w:val="0"/>
          <w:bCs/>
          <w:sz w:val="24"/>
          <w:szCs w:val="24"/>
        </w:rPr>
        <w:t>tuần</w:t>
      </w:r>
      <w:proofErr w:type="spellEnd"/>
      <w:r w:rsidR="00081B0F" w:rsidRPr="004247FC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="00081B0F" w:rsidRPr="004247FC">
        <w:rPr>
          <w:rFonts w:ascii="Times New Roman" w:hAnsi="Times New Roman" w:cs="Times New Roman"/>
          <w:b w:val="0"/>
          <w:bCs/>
          <w:sz w:val="24"/>
          <w:szCs w:val="24"/>
        </w:rPr>
        <w:t>tự</w:t>
      </w:r>
      <w:proofErr w:type="spellEnd"/>
      <w:r w:rsidR="00081B0F" w:rsidRPr="004247FC">
        <w:rPr>
          <w:rFonts w:ascii="Times New Roman" w:hAnsi="Times New Roman" w:cs="Times New Roman"/>
          <w:b w:val="0"/>
          <w:bCs/>
          <w:sz w:val="24"/>
          <w:szCs w:val="24"/>
        </w:rPr>
        <w:t xml:space="preserve">: </w:t>
      </w:r>
      <w:proofErr w:type="spellStart"/>
      <w:r w:rsidR="00081B0F" w:rsidRPr="004247FC">
        <w:rPr>
          <w:rFonts w:ascii="Times New Roman" w:hAnsi="Times New Roman" w:cs="Times New Roman"/>
          <w:b w:val="0"/>
          <w:bCs/>
          <w:sz w:val="24"/>
          <w:szCs w:val="24"/>
        </w:rPr>
        <w:t>mỗi</w:t>
      </w:r>
      <w:proofErr w:type="spellEnd"/>
      <w:r w:rsidR="00081B0F" w:rsidRPr="004247FC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="00081B0F" w:rsidRPr="004247FC">
        <w:rPr>
          <w:rFonts w:ascii="Times New Roman" w:hAnsi="Times New Roman" w:cs="Times New Roman"/>
          <w:b w:val="0"/>
          <w:bCs/>
          <w:sz w:val="24"/>
          <w:szCs w:val="24"/>
        </w:rPr>
        <w:t>cây</w:t>
      </w:r>
      <w:proofErr w:type="spellEnd"/>
      <w:r w:rsidR="00081B0F" w:rsidRPr="004247FC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="00081B0F" w:rsidRPr="004247FC">
        <w:rPr>
          <w:rFonts w:ascii="Times New Roman" w:hAnsi="Times New Roman" w:cs="Times New Roman"/>
          <w:b w:val="0"/>
          <w:bCs/>
          <w:sz w:val="24"/>
          <w:szCs w:val="24"/>
        </w:rPr>
        <w:t>mới</w:t>
      </w:r>
      <w:proofErr w:type="spellEnd"/>
      <w:r w:rsidR="00081B0F" w:rsidRPr="004247FC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="00081B0F" w:rsidRPr="004247FC">
        <w:rPr>
          <w:rFonts w:ascii="Times New Roman" w:hAnsi="Times New Roman" w:cs="Times New Roman"/>
          <w:b w:val="0"/>
          <w:bCs/>
          <w:sz w:val="24"/>
          <w:szCs w:val="24"/>
        </w:rPr>
        <w:t>được</w:t>
      </w:r>
      <w:proofErr w:type="spellEnd"/>
      <w:r w:rsidR="00081B0F" w:rsidRPr="004247FC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="00081B0F" w:rsidRPr="004247FC">
        <w:rPr>
          <w:rFonts w:ascii="Times New Roman" w:hAnsi="Times New Roman" w:cs="Times New Roman"/>
          <w:b w:val="0"/>
          <w:bCs/>
          <w:sz w:val="24"/>
          <w:szCs w:val="24"/>
        </w:rPr>
        <w:t>thêm</w:t>
      </w:r>
      <w:proofErr w:type="spellEnd"/>
      <w:r w:rsidR="00081B0F" w:rsidRPr="004247FC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="00081B0F" w:rsidRPr="004247FC">
        <w:rPr>
          <w:rFonts w:ascii="Times New Roman" w:hAnsi="Times New Roman" w:cs="Times New Roman"/>
          <w:b w:val="0"/>
          <w:bCs/>
          <w:sz w:val="24"/>
          <w:szCs w:val="24"/>
        </w:rPr>
        <w:t>vào</w:t>
      </w:r>
      <w:proofErr w:type="spellEnd"/>
      <w:r w:rsidR="00081B0F" w:rsidRPr="004247FC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="00081B0F" w:rsidRPr="004247FC">
        <w:rPr>
          <w:rFonts w:ascii="Times New Roman" w:hAnsi="Times New Roman" w:cs="Times New Roman"/>
          <w:b w:val="0"/>
          <w:bCs/>
          <w:sz w:val="24"/>
          <w:szCs w:val="24"/>
        </w:rPr>
        <w:t>sẽ</w:t>
      </w:r>
      <w:proofErr w:type="spellEnd"/>
      <w:r w:rsidR="00081B0F" w:rsidRPr="004247FC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="00081B0F" w:rsidRPr="004247FC">
        <w:rPr>
          <w:rFonts w:ascii="Times New Roman" w:hAnsi="Times New Roman" w:cs="Times New Roman"/>
          <w:b w:val="0"/>
          <w:bCs/>
          <w:sz w:val="24"/>
          <w:szCs w:val="24"/>
        </w:rPr>
        <w:t>tập</w:t>
      </w:r>
      <w:proofErr w:type="spellEnd"/>
      <w:r w:rsidR="00081B0F" w:rsidRPr="004247FC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="00081B0F" w:rsidRPr="004247FC">
        <w:rPr>
          <w:rFonts w:ascii="Times New Roman" w:hAnsi="Times New Roman" w:cs="Times New Roman"/>
          <w:b w:val="0"/>
          <w:bCs/>
          <w:sz w:val="24"/>
          <w:szCs w:val="24"/>
        </w:rPr>
        <w:t>trung</w:t>
      </w:r>
      <w:proofErr w:type="spellEnd"/>
      <w:r w:rsidR="00081B0F" w:rsidRPr="004247FC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="00081B0F" w:rsidRPr="004247FC">
        <w:rPr>
          <w:rFonts w:ascii="Times New Roman" w:hAnsi="Times New Roman" w:cs="Times New Roman"/>
          <w:b w:val="0"/>
          <w:bCs/>
          <w:sz w:val="24"/>
          <w:szCs w:val="24"/>
        </w:rPr>
        <w:t>sửa</w:t>
      </w:r>
      <w:proofErr w:type="spellEnd"/>
      <w:r w:rsidR="00081B0F" w:rsidRPr="004247FC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="00081B0F" w:rsidRPr="004247FC">
        <w:rPr>
          <w:rFonts w:ascii="Times New Roman" w:hAnsi="Times New Roman" w:cs="Times New Roman"/>
          <w:b w:val="0"/>
          <w:bCs/>
          <w:sz w:val="24"/>
          <w:szCs w:val="24"/>
        </w:rPr>
        <w:t>những</w:t>
      </w:r>
      <w:proofErr w:type="spellEnd"/>
      <w:r w:rsidR="00081B0F" w:rsidRPr="004247FC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="00081B0F" w:rsidRPr="004247FC">
        <w:rPr>
          <w:rFonts w:ascii="Times New Roman" w:hAnsi="Times New Roman" w:cs="Times New Roman"/>
          <w:b w:val="0"/>
          <w:bCs/>
          <w:sz w:val="24"/>
          <w:szCs w:val="24"/>
        </w:rPr>
        <w:t>lỗi</w:t>
      </w:r>
      <w:proofErr w:type="spellEnd"/>
      <w:r w:rsidR="00081B0F" w:rsidRPr="004247FC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="00081B0F" w:rsidRPr="004247FC">
        <w:rPr>
          <w:rFonts w:ascii="Times New Roman" w:hAnsi="Times New Roman" w:cs="Times New Roman"/>
          <w:b w:val="0"/>
          <w:bCs/>
          <w:sz w:val="24"/>
          <w:szCs w:val="24"/>
        </w:rPr>
        <w:t>dự</w:t>
      </w:r>
      <w:proofErr w:type="spellEnd"/>
      <w:r w:rsidR="00081B0F" w:rsidRPr="004247FC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="00081B0F" w:rsidRPr="004247FC">
        <w:rPr>
          <w:rFonts w:ascii="Times New Roman" w:hAnsi="Times New Roman" w:cs="Times New Roman"/>
          <w:b w:val="0"/>
          <w:bCs/>
          <w:sz w:val="24"/>
          <w:szCs w:val="24"/>
        </w:rPr>
        <w:t>đoán</w:t>
      </w:r>
      <w:proofErr w:type="spellEnd"/>
      <w:r w:rsidR="00081B0F" w:rsidRPr="004247FC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="00081B0F" w:rsidRPr="004247FC">
        <w:rPr>
          <w:rFonts w:ascii="Times New Roman" w:hAnsi="Times New Roman" w:cs="Times New Roman"/>
          <w:b w:val="0"/>
          <w:bCs/>
          <w:sz w:val="24"/>
          <w:szCs w:val="24"/>
        </w:rPr>
        <w:t>mà</w:t>
      </w:r>
      <w:proofErr w:type="spellEnd"/>
      <w:r w:rsidR="00081B0F" w:rsidRPr="004247FC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="00081B0F" w:rsidRPr="004247FC">
        <w:rPr>
          <w:rFonts w:ascii="Times New Roman" w:hAnsi="Times New Roman" w:cs="Times New Roman"/>
          <w:b w:val="0"/>
          <w:bCs/>
          <w:sz w:val="24"/>
          <w:szCs w:val="24"/>
        </w:rPr>
        <w:t>mô</w:t>
      </w:r>
      <w:proofErr w:type="spellEnd"/>
      <w:r w:rsidR="00081B0F" w:rsidRPr="004247FC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="00081B0F" w:rsidRPr="004247FC">
        <w:rPr>
          <w:rFonts w:ascii="Times New Roman" w:hAnsi="Times New Roman" w:cs="Times New Roman"/>
          <w:b w:val="0"/>
          <w:bCs/>
          <w:sz w:val="24"/>
          <w:szCs w:val="24"/>
        </w:rPr>
        <w:t>hình</w:t>
      </w:r>
      <w:proofErr w:type="spellEnd"/>
      <w:r w:rsidR="00081B0F" w:rsidRPr="004247FC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="00081B0F" w:rsidRPr="004247FC">
        <w:rPr>
          <w:rFonts w:ascii="Times New Roman" w:hAnsi="Times New Roman" w:cs="Times New Roman"/>
          <w:b w:val="0"/>
          <w:bCs/>
          <w:sz w:val="24"/>
          <w:szCs w:val="24"/>
        </w:rPr>
        <w:t>hiện</w:t>
      </w:r>
      <w:proofErr w:type="spellEnd"/>
      <w:r w:rsidR="00081B0F" w:rsidRPr="004247FC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="00081B0F" w:rsidRPr="004247FC">
        <w:rPr>
          <w:rFonts w:ascii="Times New Roman" w:hAnsi="Times New Roman" w:cs="Times New Roman"/>
          <w:b w:val="0"/>
          <w:bCs/>
          <w:sz w:val="24"/>
          <w:szCs w:val="24"/>
        </w:rPr>
        <w:t>tại</w:t>
      </w:r>
      <w:proofErr w:type="spellEnd"/>
      <w:r w:rsidR="00081B0F" w:rsidRPr="004247FC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="00081B0F" w:rsidRPr="004247FC">
        <w:rPr>
          <w:rFonts w:ascii="Times New Roman" w:hAnsi="Times New Roman" w:cs="Times New Roman"/>
          <w:b w:val="0"/>
          <w:bCs/>
          <w:sz w:val="24"/>
          <w:szCs w:val="24"/>
        </w:rPr>
        <w:t>còn</w:t>
      </w:r>
      <w:proofErr w:type="spellEnd"/>
      <w:r w:rsidR="00081B0F" w:rsidRPr="004247FC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="00081B0F" w:rsidRPr="004247FC">
        <w:rPr>
          <w:rFonts w:ascii="Times New Roman" w:hAnsi="Times New Roman" w:cs="Times New Roman"/>
          <w:b w:val="0"/>
          <w:bCs/>
          <w:sz w:val="24"/>
          <w:szCs w:val="24"/>
        </w:rPr>
        <w:t>mắc</w:t>
      </w:r>
      <w:proofErr w:type="spellEnd"/>
      <w:r w:rsidR="00081B0F" w:rsidRPr="004247FC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="00081B0F" w:rsidRPr="004247FC">
        <w:rPr>
          <w:rFonts w:ascii="Times New Roman" w:hAnsi="Times New Roman" w:cs="Times New Roman"/>
          <w:b w:val="0"/>
          <w:bCs/>
          <w:sz w:val="24"/>
          <w:szCs w:val="24"/>
        </w:rPr>
        <w:t>phải</w:t>
      </w:r>
      <w:proofErr w:type="spellEnd"/>
      <w:r w:rsidR="00784486" w:rsidRPr="004247FC">
        <w:rPr>
          <w:rFonts w:ascii="Times New Roman" w:hAnsi="Times New Roman" w:cs="Times New Roman"/>
          <w:b w:val="0"/>
          <w:bCs/>
          <w:sz w:val="24"/>
          <w:szCs w:val="24"/>
        </w:rPr>
        <w:t>:</w:t>
      </w:r>
    </w:p>
    <w:p w14:paraId="0649102B" w14:textId="1AF7CB2A" w:rsidR="00784486" w:rsidRDefault="008D169C" w:rsidP="00652094">
      <w:pPr>
        <w:rPr>
          <w:rFonts w:ascii="Times New Roman" w:hAnsi="Times New Roman" w:cs="Times New Roman"/>
          <w:b w:val="0"/>
          <w:bCs/>
          <w:sz w:val="24"/>
          <w:szCs w:val="24"/>
        </w:rPr>
      </w:pPr>
      <w:r>
        <w:rPr>
          <w:noProof/>
        </w:rPr>
        <w:drawing>
          <wp:inline distT="0" distB="0" distL="0" distR="0" wp14:anchorId="46BFB202" wp14:editId="58F89958">
            <wp:extent cx="4983480" cy="3234071"/>
            <wp:effectExtent l="0" t="0" r="7620" b="4445"/>
            <wp:docPr id="999507076" name="Picture 1" descr="A diagram of a tre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507076" name="Picture 1" descr="A diagram of a tre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6417" cy="32359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0EC928" w14:textId="6C6C128A" w:rsidR="0092775F" w:rsidRDefault="004260BF" w:rsidP="008743E6">
      <w:pPr>
        <w:rPr>
          <w:rFonts w:ascii="Times New Roman" w:hAnsi="Times New Roman" w:cs="Times New Roman"/>
          <w:b w:val="0"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 w:val="0"/>
          <w:bCs/>
          <w:sz w:val="24"/>
          <w:szCs w:val="24"/>
        </w:rPr>
        <w:t>XGBoost</w:t>
      </w:r>
      <w:proofErr w:type="spellEnd"/>
      <w:r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="0092775F">
        <w:rPr>
          <w:rFonts w:ascii="Times New Roman" w:hAnsi="Times New Roman" w:cs="Times New Roman"/>
          <w:b w:val="0"/>
          <w:bCs/>
          <w:sz w:val="24"/>
          <w:szCs w:val="24"/>
        </w:rPr>
        <w:t>dự</w:t>
      </w:r>
      <w:proofErr w:type="spellEnd"/>
      <w:r w:rsidR="0092775F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="0092775F">
        <w:rPr>
          <w:rFonts w:ascii="Times New Roman" w:hAnsi="Times New Roman" w:cs="Times New Roman"/>
          <w:b w:val="0"/>
          <w:bCs/>
          <w:sz w:val="24"/>
          <w:szCs w:val="24"/>
        </w:rPr>
        <w:t>đoán</w:t>
      </w:r>
      <w:proofErr w:type="spellEnd"/>
      <w:r w:rsidR="0092775F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="0092775F">
        <w:rPr>
          <w:rFonts w:ascii="Times New Roman" w:hAnsi="Times New Roman" w:cs="Times New Roman"/>
          <w:b w:val="0"/>
          <w:bCs/>
          <w:sz w:val="24"/>
          <w:szCs w:val="24"/>
        </w:rPr>
        <w:t>đầu</w:t>
      </w:r>
      <w:proofErr w:type="spellEnd"/>
      <w:r w:rsidR="0092775F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="0092775F">
        <w:rPr>
          <w:rFonts w:ascii="Times New Roman" w:hAnsi="Times New Roman" w:cs="Times New Roman"/>
          <w:b w:val="0"/>
          <w:bCs/>
          <w:sz w:val="24"/>
          <w:szCs w:val="24"/>
        </w:rPr>
        <w:t>ra</w:t>
      </w:r>
      <w:proofErr w:type="spellEnd"/>
      <w:r w:rsidR="0092775F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="0092775F">
        <w:rPr>
          <w:rFonts w:ascii="Times New Roman" w:hAnsi="Times New Roman" w:cs="Times New Roman"/>
          <w:b w:val="0"/>
          <w:bCs/>
          <w:sz w:val="24"/>
          <w:szCs w:val="24"/>
        </w:rPr>
        <w:t>bằng</w:t>
      </w:r>
      <w:proofErr w:type="spellEnd"/>
      <w:r w:rsidR="0092775F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="0092775F">
        <w:rPr>
          <w:rFonts w:ascii="Times New Roman" w:hAnsi="Times New Roman" w:cs="Times New Roman"/>
          <w:b w:val="0"/>
          <w:bCs/>
          <w:sz w:val="24"/>
          <w:szCs w:val="24"/>
        </w:rPr>
        <w:t>cách</w:t>
      </w:r>
      <w:proofErr w:type="spellEnd"/>
      <w:r w:rsidR="0092775F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="0092775F">
        <w:rPr>
          <w:rFonts w:ascii="Times New Roman" w:hAnsi="Times New Roman" w:cs="Times New Roman"/>
          <w:b w:val="0"/>
          <w:bCs/>
          <w:sz w:val="24"/>
          <w:szCs w:val="24"/>
        </w:rPr>
        <w:t>cộng</w:t>
      </w:r>
      <w:proofErr w:type="spellEnd"/>
      <w:r w:rsidR="0092775F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="0092775F">
        <w:rPr>
          <w:rFonts w:ascii="Times New Roman" w:hAnsi="Times New Roman" w:cs="Times New Roman"/>
          <w:b w:val="0"/>
          <w:bCs/>
          <w:sz w:val="24"/>
          <w:szCs w:val="24"/>
        </w:rPr>
        <w:t>kết</w:t>
      </w:r>
      <w:proofErr w:type="spellEnd"/>
      <w:r w:rsidR="0092775F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="0092775F">
        <w:rPr>
          <w:rFonts w:ascii="Times New Roman" w:hAnsi="Times New Roman" w:cs="Times New Roman"/>
          <w:b w:val="0"/>
          <w:bCs/>
          <w:sz w:val="24"/>
          <w:szCs w:val="24"/>
        </w:rPr>
        <w:t>quả</w:t>
      </w:r>
      <w:proofErr w:type="spellEnd"/>
      <w:r w:rsidR="0092775F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="0092775F">
        <w:rPr>
          <w:rFonts w:ascii="Times New Roman" w:hAnsi="Times New Roman" w:cs="Times New Roman"/>
          <w:b w:val="0"/>
          <w:bCs/>
          <w:sz w:val="24"/>
          <w:szCs w:val="24"/>
        </w:rPr>
        <w:t>của</w:t>
      </w:r>
      <w:proofErr w:type="spellEnd"/>
      <w:r w:rsidR="0092775F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="0092775F">
        <w:rPr>
          <w:rFonts w:ascii="Times New Roman" w:hAnsi="Times New Roman" w:cs="Times New Roman"/>
          <w:b w:val="0"/>
          <w:bCs/>
          <w:sz w:val="24"/>
          <w:szCs w:val="24"/>
        </w:rPr>
        <w:t>nhiều</w:t>
      </w:r>
      <w:proofErr w:type="spellEnd"/>
      <w:r w:rsidR="0092775F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="0092775F">
        <w:rPr>
          <w:rFonts w:ascii="Times New Roman" w:hAnsi="Times New Roman" w:cs="Times New Roman"/>
          <w:b w:val="0"/>
          <w:bCs/>
          <w:sz w:val="24"/>
          <w:szCs w:val="24"/>
        </w:rPr>
        <w:t>cây</w:t>
      </w:r>
      <w:proofErr w:type="spellEnd"/>
      <w:r w:rsidR="0092775F">
        <w:rPr>
          <w:rFonts w:ascii="Times New Roman" w:hAnsi="Times New Roman" w:cs="Times New Roman"/>
          <w:b w:val="0"/>
          <w:bCs/>
          <w:sz w:val="24"/>
          <w:szCs w:val="24"/>
        </w:rPr>
        <w:t>:</w:t>
      </w:r>
    </w:p>
    <w:p w14:paraId="18B36823" w14:textId="56DECAE6" w:rsidR="006E4C22" w:rsidRDefault="006E4C22" w:rsidP="006E4C22">
      <w:pPr>
        <w:jc w:val="center"/>
        <w:rPr>
          <w:rFonts w:ascii="Times New Roman" w:hAnsi="Times New Roman" w:cs="Times New Roman"/>
          <w:sz w:val="24"/>
          <w:szCs w:val="24"/>
        </w:rPr>
      </w:pPr>
      <w:r w:rsidRPr="006E4C22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98E0D58" wp14:editId="791C27A8">
            <wp:extent cx="1280160" cy="616944"/>
            <wp:effectExtent l="0" t="0" r="0" b="0"/>
            <wp:docPr id="2046939140" name="Picture 1" descr="A mathematical equation with numbers and symbol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939140" name="Picture 1" descr="A mathematical equation with numbers and symbols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292677" cy="622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2D844" w14:textId="7F863AE4" w:rsidR="00815F13" w:rsidRDefault="00363C58" w:rsidP="00363C58">
      <w:pPr>
        <w:jc w:val="left"/>
        <w:rPr>
          <w:rFonts w:ascii="Times New Roman" w:hAnsi="Times New Roman" w:cs="Times New Roman"/>
          <w:b w:val="0"/>
          <w:bCs/>
          <w:sz w:val="24"/>
          <w:szCs w:val="24"/>
        </w:rPr>
      </w:pPr>
      <w:r>
        <w:rPr>
          <w:rFonts w:ascii="Times New Roman" w:hAnsi="Times New Roman" w:cs="Times New Roman"/>
          <w:b w:val="0"/>
          <w:bCs/>
          <w:sz w:val="24"/>
          <w:szCs w:val="24"/>
        </w:rPr>
        <w:t xml:space="preserve">Trong </w:t>
      </w:r>
      <w:proofErr w:type="spellStart"/>
      <w:r>
        <w:rPr>
          <w:rFonts w:ascii="Times New Roman" w:hAnsi="Times New Roman" w:cs="Times New Roman"/>
          <w:b w:val="0"/>
          <w:bCs/>
          <w:sz w:val="24"/>
          <w:szCs w:val="24"/>
        </w:rPr>
        <w:t>đó</w:t>
      </w:r>
      <w:proofErr w:type="spellEnd"/>
      <w:r>
        <w:rPr>
          <w:rFonts w:ascii="Times New Roman" w:hAnsi="Times New Roman" w:cs="Times New Roman"/>
          <w:b w:val="0"/>
          <w:bCs/>
          <w:sz w:val="24"/>
          <w:szCs w:val="24"/>
        </w:rPr>
        <w:t>:</w:t>
      </w:r>
    </w:p>
    <w:p w14:paraId="4D48BB82" w14:textId="55C61DBF" w:rsidR="00363C58" w:rsidRPr="00D910F8" w:rsidRDefault="009D7615" w:rsidP="00363C58">
      <w:pPr>
        <w:jc w:val="left"/>
        <w:rPr>
          <w:rFonts w:ascii="Times New Roman" w:hAnsi="Times New Roman" w:cs="Times New Roman"/>
          <w:b w:val="0"/>
          <w:bCs/>
          <w:i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ins w:id="12" w:author="Microsoft Word" w:date="2025-12-01T00:08:00Z" w16du:dateUtc="2025-12-01T08:08:00Z">
                  <w:rPr>
                    <w:rFonts w:ascii="Cambria Math" w:hAnsi="Cambria Math" w:cs="Times New Roman"/>
                    <w:b w:val="0"/>
                    <w:bCs/>
                    <w:i/>
                    <w:sz w:val="24"/>
                    <w:szCs w:val="24"/>
                  </w:rPr>
                </w:ins>
              </m:ctrlPr>
            </m:sSubPr>
            <m:e>
              <m:r>
                <w:ins w:id="13" w:author="Microsoft Word" w:date="2025-12-01T00:08:00Z" w16du:dateUtc="2025-12-01T08:08:00Z">
                  <m:rPr>
                    <m:sty m:val="bi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w:ins>
              </m:r>
            </m:e>
            <m:sub>
              <m:r>
                <w:ins w:id="14" w:author="Microsoft Word" w:date="2025-12-01T00:08:00Z" w16du:dateUtc="2025-12-01T08:08:00Z">
                  <m:rPr>
                    <m:sty m:val="bi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i</m:t>
                </w:ins>
              </m:r>
            </m:sub>
          </m:sSub>
          <m:r>
            <w:ins w:id="15" w:author="Microsoft Word" w:date="2025-12-01T00:08:00Z" w16du:dateUtc="2025-12-01T08:08:00Z"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:mẫu dữ liệu thứ i</m:t>
            </w:ins>
          </m:r>
        </m:oMath>
      </m:oMathPara>
    </w:p>
    <w:p w14:paraId="3D390415" w14:textId="211A30FB" w:rsidR="00D370BB" w:rsidRPr="00D370BB" w:rsidRDefault="00705EFC" w:rsidP="00363C58">
      <w:pPr>
        <w:jc w:val="left"/>
        <w:rPr>
          <w:rFonts w:ascii="Times New Roman" w:hAnsi="Times New Roman" w:cs="Times New Roman"/>
          <w:b w:val="0"/>
          <w:bCs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b w:val="0"/>
                  <w:bCs/>
                  <w:i/>
                  <w:sz w:val="24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</w:rPr>
                <m:t>f</m:t>
              </m:r>
            </m:e>
            <m:sub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</w:rPr>
                <m:t>k</m:t>
              </m:r>
            </m:sub>
          </m:sSub>
          <m:r>
            <m:rPr>
              <m:sty m:val="bi"/>
            </m:rPr>
            <w:rPr>
              <w:rFonts w:ascii="Cambria Math" w:hAnsi="Cambria Math" w:cs="Times New Roman"/>
              <w:sz w:val="24"/>
              <w:szCs w:val="24"/>
            </w:rPr>
            <m:t>:cây quyết định thứ k</m:t>
          </m:r>
        </m:oMath>
      </m:oMathPara>
    </w:p>
    <w:p w14:paraId="4B3FF288" w14:textId="1113635E" w:rsidR="00D370BB" w:rsidRPr="004247FC" w:rsidRDefault="00D370BB" w:rsidP="00363C58">
      <w:pPr>
        <w:jc w:val="left"/>
        <w:rPr>
          <w:rFonts w:ascii="Times New Roman" w:hAnsi="Times New Roman" w:cs="Times New Roman"/>
          <w:b w:val="0"/>
          <w:bCs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4"/>
              <w:szCs w:val="24"/>
            </w:rPr>
            <m:t>K: tổng số cây</m:t>
          </m:r>
        </m:oMath>
      </m:oMathPara>
    </w:p>
    <w:p w14:paraId="7B4C16F1" w14:textId="6104DBB0" w:rsidR="00D704F8" w:rsidRDefault="00E352F9" w:rsidP="00E352F9">
      <w:pPr>
        <w:rPr>
          <w:rFonts w:ascii="Times New Roman" w:hAnsi="Times New Roman" w:cs="Times New Roman"/>
          <w:b w:val="0"/>
          <w:sz w:val="24"/>
          <w:szCs w:val="24"/>
        </w:rPr>
      </w:pPr>
      <w:r>
        <w:rPr>
          <w:rFonts w:ascii="Times New Roman" w:hAnsi="Times New Roman" w:cs="Times New Roman"/>
          <w:b w:val="0"/>
          <w:sz w:val="24"/>
          <w:szCs w:val="24"/>
        </w:rPr>
        <w:tab/>
        <w:t xml:space="preserve">Tiến </w:t>
      </w:r>
      <w:proofErr w:type="spellStart"/>
      <w:r>
        <w:rPr>
          <w:rFonts w:ascii="Times New Roman" w:hAnsi="Times New Roman" w:cs="Times New Roman"/>
          <w:b w:val="0"/>
          <w:sz w:val="24"/>
          <w:szCs w:val="24"/>
        </w:rPr>
        <w:t>trình</w:t>
      </w:r>
      <w:proofErr w:type="spellEnd"/>
      <w:r>
        <w:rPr>
          <w:rFonts w:ascii="Times New Roman" w:hAnsi="Times New Roman" w:cs="Times New Roman"/>
          <w:b w:val="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sz w:val="24"/>
          <w:szCs w:val="24"/>
        </w:rPr>
        <w:t>của</w:t>
      </w:r>
      <w:proofErr w:type="spellEnd"/>
      <w:r>
        <w:rPr>
          <w:rFonts w:ascii="Times New Roman" w:hAnsi="Times New Roman" w:cs="Times New Roman"/>
          <w:b w:val="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sz w:val="24"/>
          <w:szCs w:val="24"/>
        </w:rPr>
        <w:t>mô</w:t>
      </w:r>
      <w:proofErr w:type="spellEnd"/>
      <w:r>
        <w:rPr>
          <w:rFonts w:ascii="Times New Roman" w:hAnsi="Times New Roman" w:cs="Times New Roman"/>
          <w:b w:val="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sz w:val="24"/>
          <w:szCs w:val="24"/>
        </w:rPr>
        <w:t>hình</w:t>
      </w:r>
      <w:proofErr w:type="spellEnd"/>
      <w:r>
        <w:rPr>
          <w:rFonts w:ascii="Times New Roman" w:hAnsi="Times New Roman" w:cs="Times New Roman"/>
          <w:b w:val="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sz w:val="24"/>
          <w:szCs w:val="24"/>
        </w:rPr>
        <w:t>thực</w:t>
      </w:r>
      <w:proofErr w:type="spellEnd"/>
      <w:r>
        <w:rPr>
          <w:rFonts w:ascii="Times New Roman" w:hAnsi="Times New Roman" w:cs="Times New Roman"/>
          <w:b w:val="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sz w:val="24"/>
          <w:szCs w:val="24"/>
        </w:rPr>
        <w:t>hiện</w:t>
      </w:r>
      <w:proofErr w:type="spellEnd"/>
      <w:r>
        <w:rPr>
          <w:rFonts w:ascii="Times New Roman" w:hAnsi="Times New Roman" w:cs="Times New Roman"/>
          <w:b w:val="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sz w:val="24"/>
          <w:szCs w:val="24"/>
        </w:rPr>
        <w:t>theo</w:t>
      </w:r>
      <w:proofErr w:type="spellEnd"/>
      <w:r>
        <w:rPr>
          <w:rFonts w:ascii="Times New Roman" w:hAnsi="Times New Roman" w:cs="Times New Roman"/>
          <w:b w:val="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sz w:val="24"/>
          <w:szCs w:val="24"/>
        </w:rPr>
        <w:t>các</w:t>
      </w:r>
      <w:proofErr w:type="spellEnd"/>
      <w:r>
        <w:rPr>
          <w:rFonts w:ascii="Times New Roman" w:hAnsi="Times New Roman" w:cs="Times New Roman"/>
          <w:b w:val="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sz w:val="24"/>
          <w:szCs w:val="24"/>
        </w:rPr>
        <w:t>quy</w:t>
      </w:r>
      <w:proofErr w:type="spellEnd"/>
      <w:r>
        <w:rPr>
          <w:rFonts w:ascii="Times New Roman" w:hAnsi="Times New Roman" w:cs="Times New Roman"/>
          <w:b w:val="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sz w:val="24"/>
          <w:szCs w:val="24"/>
        </w:rPr>
        <w:t>trình</w:t>
      </w:r>
      <w:proofErr w:type="spellEnd"/>
      <w:r>
        <w:rPr>
          <w:rFonts w:ascii="Times New Roman" w:hAnsi="Times New Roman" w:cs="Times New Roman"/>
          <w:b w:val="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sz w:val="24"/>
          <w:szCs w:val="24"/>
        </w:rPr>
        <w:t>sau</w:t>
      </w:r>
      <w:proofErr w:type="spellEnd"/>
      <w:r>
        <w:rPr>
          <w:rFonts w:ascii="Times New Roman" w:hAnsi="Times New Roman" w:cs="Times New Roman"/>
          <w:b w:val="0"/>
          <w:sz w:val="24"/>
          <w:szCs w:val="24"/>
        </w:rPr>
        <w:t>:</w:t>
      </w:r>
    </w:p>
    <w:p w14:paraId="72764AED" w14:textId="75F62F9D" w:rsidR="00E352F9" w:rsidRDefault="00E352F9" w:rsidP="00E352F9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 w:val="0"/>
          <w:sz w:val="24"/>
          <w:szCs w:val="24"/>
        </w:rPr>
      </w:pPr>
      <w:proofErr w:type="spellStart"/>
      <w:r>
        <w:rPr>
          <w:rFonts w:ascii="Times New Roman" w:hAnsi="Times New Roman" w:cs="Times New Roman"/>
          <w:b w:val="0"/>
          <w:sz w:val="24"/>
          <w:szCs w:val="24"/>
        </w:rPr>
        <w:lastRenderedPageBreak/>
        <w:t>Bước</w:t>
      </w:r>
      <w:proofErr w:type="spellEnd"/>
      <w:r>
        <w:rPr>
          <w:rFonts w:ascii="Times New Roman" w:hAnsi="Times New Roman" w:cs="Times New Roman"/>
          <w:b w:val="0"/>
          <w:sz w:val="24"/>
          <w:szCs w:val="24"/>
        </w:rPr>
        <w:t xml:space="preserve"> 1: </w:t>
      </w:r>
      <w:proofErr w:type="spellStart"/>
      <w:r w:rsidR="00CE2E5B">
        <w:rPr>
          <w:rFonts w:ascii="Times New Roman" w:hAnsi="Times New Roman" w:cs="Times New Roman"/>
          <w:b w:val="0"/>
          <w:sz w:val="24"/>
          <w:szCs w:val="24"/>
        </w:rPr>
        <w:t>Mô</w:t>
      </w:r>
      <w:proofErr w:type="spellEnd"/>
      <w:r w:rsidR="00CE2E5B">
        <w:rPr>
          <w:rFonts w:ascii="Times New Roman" w:hAnsi="Times New Roman" w:cs="Times New Roman"/>
          <w:b w:val="0"/>
          <w:sz w:val="24"/>
          <w:szCs w:val="24"/>
        </w:rPr>
        <w:t xml:space="preserve"> </w:t>
      </w:r>
      <w:proofErr w:type="spellStart"/>
      <w:r w:rsidR="00CE2E5B">
        <w:rPr>
          <w:rFonts w:ascii="Times New Roman" w:hAnsi="Times New Roman" w:cs="Times New Roman"/>
          <w:b w:val="0"/>
          <w:sz w:val="24"/>
          <w:szCs w:val="24"/>
        </w:rPr>
        <w:t>hình</w:t>
      </w:r>
      <w:proofErr w:type="spellEnd"/>
      <w:r w:rsidR="00CE2E5B">
        <w:rPr>
          <w:rFonts w:ascii="Times New Roman" w:hAnsi="Times New Roman" w:cs="Times New Roman"/>
          <w:b w:val="0"/>
          <w:sz w:val="24"/>
          <w:szCs w:val="24"/>
        </w:rPr>
        <w:t xml:space="preserve"> ban </w:t>
      </w:r>
      <w:proofErr w:type="spellStart"/>
      <w:r w:rsidR="00CE2E5B">
        <w:rPr>
          <w:rFonts w:ascii="Times New Roman" w:hAnsi="Times New Roman" w:cs="Times New Roman"/>
          <w:b w:val="0"/>
          <w:sz w:val="24"/>
          <w:szCs w:val="24"/>
        </w:rPr>
        <w:t>đầu</w:t>
      </w:r>
      <w:proofErr w:type="spellEnd"/>
      <w:r w:rsidR="00CE2E5B">
        <w:rPr>
          <w:rFonts w:ascii="Times New Roman" w:hAnsi="Times New Roman" w:cs="Times New Roman"/>
          <w:b w:val="0"/>
          <w:sz w:val="24"/>
          <w:szCs w:val="24"/>
        </w:rPr>
        <w:t xml:space="preserve"> </w:t>
      </w:r>
    </w:p>
    <w:p w14:paraId="5050BB3D" w14:textId="3A8F2386" w:rsidR="00CE2E5B" w:rsidRDefault="00CE2E5B" w:rsidP="00CE2E5B">
      <w:pPr>
        <w:ind w:left="360"/>
        <w:rPr>
          <w:rFonts w:ascii="Times New Roman" w:hAnsi="Times New Roman" w:cs="Times New Roman"/>
          <w:b w:val="0"/>
          <w:sz w:val="24"/>
          <w:szCs w:val="24"/>
        </w:rPr>
      </w:pPr>
      <w:proofErr w:type="spellStart"/>
      <w:r>
        <w:rPr>
          <w:rFonts w:ascii="Times New Roman" w:hAnsi="Times New Roman" w:cs="Times New Roman"/>
          <w:b w:val="0"/>
          <w:sz w:val="24"/>
          <w:szCs w:val="24"/>
        </w:rPr>
        <w:t>Khởi</w:t>
      </w:r>
      <w:proofErr w:type="spellEnd"/>
      <w:r>
        <w:rPr>
          <w:rFonts w:ascii="Times New Roman" w:hAnsi="Times New Roman" w:cs="Times New Roman"/>
          <w:b w:val="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sz w:val="24"/>
          <w:szCs w:val="24"/>
        </w:rPr>
        <w:t>tạo</w:t>
      </w:r>
      <w:proofErr w:type="spellEnd"/>
      <w:r>
        <w:rPr>
          <w:rFonts w:ascii="Times New Roman" w:hAnsi="Times New Roman" w:cs="Times New Roman"/>
          <w:b w:val="0"/>
          <w:sz w:val="24"/>
          <w:szCs w:val="24"/>
        </w:rPr>
        <w:t xml:space="preserve"> </w:t>
      </w:r>
      <w:proofErr w:type="spellStart"/>
      <w:r w:rsidR="00302A43">
        <w:rPr>
          <w:rFonts w:ascii="Times New Roman" w:hAnsi="Times New Roman" w:cs="Times New Roman"/>
          <w:b w:val="0"/>
          <w:sz w:val="24"/>
          <w:szCs w:val="24"/>
        </w:rPr>
        <w:t>hàm</w:t>
      </w:r>
      <w:proofErr w:type="spellEnd"/>
      <w:r w:rsidR="00302A43">
        <w:rPr>
          <w:rFonts w:ascii="Times New Roman" w:hAnsi="Times New Roman" w:cs="Times New Roman"/>
          <w:b w:val="0"/>
          <w:sz w:val="24"/>
          <w:szCs w:val="24"/>
        </w:rPr>
        <w:t xml:space="preserve"> ban </w:t>
      </w:r>
      <w:proofErr w:type="spellStart"/>
      <w:r w:rsidR="00302A43">
        <w:rPr>
          <w:rFonts w:ascii="Times New Roman" w:hAnsi="Times New Roman" w:cs="Times New Roman"/>
          <w:b w:val="0"/>
          <w:sz w:val="24"/>
          <w:szCs w:val="24"/>
        </w:rPr>
        <w:t>đầu</w:t>
      </w:r>
      <w:proofErr w:type="spellEnd"/>
      <w:r w:rsidR="00302A43">
        <w:rPr>
          <w:rFonts w:ascii="Times New Roman" w:hAnsi="Times New Roman" w:cs="Times New Roman"/>
          <w:b w:val="0"/>
          <w:sz w:val="24"/>
          <w:szCs w:val="24"/>
        </w:rPr>
        <w:t xml:space="preserve"> </w:t>
      </w:r>
      <w:proofErr w:type="spellStart"/>
      <w:r w:rsidR="00302A43">
        <w:rPr>
          <w:rFonts w:ascii="Times New Roman" w:hAnsi="Times New Roman" w:cs="Times New Roman"/>
          <w:b w:val="0"/>
          <w:sz w:val="24"/>
          <w:szCs w:val="24"/>
        </w:rPr>
        <w:t>bằng</w:t>
      </w:r>
      <w:proofErr w:type="spellEnd"/>
      <w:r w:rsidR="00302A43">
        <w:rPr>
          <w:rFonts w:ascii="Times New Roman" w:hAnsi="Times New Roman" w:cs="Times New Roman"/>
          <w:b w:val="0"/>
          <w:sz w:val="24"/>
          <w:szCs w:val="24"/>
        </w:rPr>
        <w:t xml:space="preserve"> </w:t>
      </w:r>
      <w:proofErr w:type="spellStart"/>
      <w:r w:rsidR="00324D90">
        <w:rPr>
          <w:rFonts w:ascii="Times New Roman" w:hAnsi="Times New Roman" w:cs="Times New Roman"/>
          <w:b w:val="0"/>
          <w:sz w:val="24"/>
          <w:szCs w:val="24"/>
        </w:rPr>
        <w:t>hàm</w:t>
      </w:r>
      <w:proofErr w:type="spellEnd"/>
      <w:r w:rsidR="00324D90">
        <w:rPr>
          <w:rFonts w:ascii="Times New Roman" w:hAnsi="Times New Roman" w:cs="Times New Roman"/>
          <w:b w:val="0"/>
          <w:sz w:val="24"/>
          <w:szCs w:val="24"/>
        </w:rPr>
        <w:t xml:space="preserve"> </w:t>
      </w:r>
      <w:proofErr w:type="spellStart"/>
      <w:r w:rsidR="00324D90">
        <w:rPr>
          <w:rFonts w:ascii="Times New Roman" w:hAnsi="Times New Roman" w:cs="Times New Roman"/>
          <w:b w:val="0"/>
          <w:sz w:val="24"/>
          <w:szCs w:val="24"/>
        </w:rPr>
        <w:t>mất</w:t>
      </w:r>
      <w:proofErr w:type="spellEnd"/>
      <w:r w:rsidR="00324D90">
        <w:rPr>
          <w:rFonts w:ascii="Times New Roman" w:hAnsi="Times New Roman" w:cs="Times New Roman"/>
          <w:b w:val="0"/>
          <w:sz w:val="24"/>
          <w:szCs w:val="24"/>
        </w:rPr>
        <w:t xml:space="preserve"> </w:t>
      </w:r>
      <w:proofErr w:type="spellStart"/>
      <w:r w:rsidR="00324D90">
        <w:rPr>
          <w:rFonts w:ascii="Times New Roman" w:hAnsi="Times New Roman" w:cs="Times New Roman"/>
          <w:b w:val="0"/>
          <w:sz w:val="24"/>
          <w:szCs w:val="24"/>
        </w:rPr>
        <w:t>mát</w:t>
      </w:r>
      <w:proofErr w:type="spellEnd"/>
      <w:r w:rsidR="00324D90">
        <w:rPr>
          <w:rFonts w:ascii="Times New Roman" w:hAnsi="Times New Roman" w:cs="Times New Roman"/>
          <w:b w:val="0"/>
          <w:sz w:val="24"/>
          <w:szCs w:val="24"/>
        </w:rPr>
        <w:t xml:space="preserve"> </w:t>
      </w:r>
      <w:proofErr w:type="spellStart"/>
      <w:r w:rsidR="00324D90">
        <w:rPr>
          <w:rFonts w:ascii="Times New Roman" w:hAnsi="Times New Roman" w:cs="Times New Roman"/>
          <w:b w:val="0"/>
          <w:sz w:val="24"/>
          <w:szCs w:val="24"/>
        </w:rPr>
        <w:t>với</w:t>
      </w:r>
      <w:proofErr w:type="spellEnd"/>
      <w:r w:rsidR="00324D90">
        <w:rPr>
          <w:rFonts w:ascii="Times New Roman" w:hAnsi="Times New Roman" w:cs="Times New Roman"/>
          <w:b w:val="0"/>
          <w:sz w:val="24"/>
          <w:szCs w:val="24"/>
        </w:rPr>
        <w:t xml:space="preserve"> </w:t>
      </w:r>
      <w:proofErr w:type="spellStart"/>
      <w:r w:rsidR="00324D90">
        <w:rPr>
          <w:rFonts w:ascii="Times New Roman" w:hAnsi="Times New Roman" w:cs="Times New Roman"/>
          <w:b w:val="0"/>
          <w:sz w:val="24"/>
          <w:szCs w:val="24"/>
        </w:rPr>
        <w:t>bộ</w:t>
      </w:r>
      <w:proofErr w:type="spellEnd"/>
      <w:r w:rsidR="00324D90">
        <w:rPr>
          <w:rFonts w:ascii="Times New Roman" w:hAnsi="Times New Roman" w:cs="Times New Roman"/>
          <w:b w:val="0"/>
          <w:sz w:val="24"/>
          <w:szCs w:val="24"/>
        </w:rPr>
        <w:t xml:space="preserve"> </w:t>
      </w:r>
      <w:proofErr w:type="spellStart"/>
      <w:r w:rsidR="00324D90">
        <w:rPr>
          <w:rFonts w:ascii="Times New Roman" w:hAnsi="Times New Roman" w:cs="Times New Roman"/>
          <w:b w:val="0"/>
          <w:sz w:val="24"/>
          <w:szCs w:val="24"/>
        </w:rPr>
        <w:t>dữ</w:t>
      </w:r>
      <w:proofErr w:type="spellEnd"/>
      <w:r w:rsidR="00324D90">
        <w:rPr>
          <w:rFonts w:ascii="Times New Roman" w:hAnsi="Times New Roman" w:cs="Times New Roman"/>
          <w:b w:val="0"/>
          <w:sz w:val="24"/>
          <w:szCs w:val="24"/>
        </w:rPr>
        <w:t xml:space="preserve"> </w:t>
      </w:r>
      <w:proofErr w:type="spellStart"/>
      <w:r w:rsidR="00324D90">
        <w:rPr>
          <w:rFonts w:ascii="Times New Roman" w:hAnsi="Times New Roman" w:cs="Times New Roman"/>
          <w:b w:val="0"/>
          <w:sz w:val="24"/>
          <w:szCs w:val="24"/>
        </w:rPr>
        <w:t>liệu</w:t>
      </w:r>
      <w:proofErr w:type="spellEnd"/>
      <w:r w:rsidR="00324D90">
        <w:rPr>
          <w:rFonts w:ascii="Times New Roman" w:hAnsi="Times New Roman" w:cs="Times New Roman"/>
          <w:b w:val="0"/>
          <w:sz w:val="24"/>
          <w:szCs w:val="24"/>
        </w:rPr>
        <w:t xml:space="preserve"> </w:t>
      </w:r>
      <w:proofErr w:type="spellStart"/>
      <w:r w:rsidR="00324D90">
        <w:rPr>
          <w:rFonts w:ascii="Times New Roman" w:hAnsi="Times New Roman" w:cs="Times New Roman"/>
          <w:b w:val="0"/>
          <w:sz w:val="24"/>
          <w:szCs w:val="24"/>
        </w:rPr>
        <w:t>của</w:t>
      </w:r>
      <w:proofErr w:type="spellEnd"/>
      <w:r w:rsidR="00324D90">
        <w:rPr>
          <w:rFonts w:ascii="Times New Roman" w:hAnsi="Times New Roman" w:cs="Times New Roman"/>
          <w:b w:val="0"/>
          <w:sz w:val="24"/>
          <w:szCs w:val="24"/>
        </w:rPr>
        <w:t xml:space="preserve"> </w:t>
      </w:r>
      <w:proofErr w:type="spellStart"/>
      <w:r w:rsidR="00324D90">
        <w:rPr>
          <w:rFonts w:ascii="Times New Roman" w:hAnsi="Times New Roman" w:cs="Times New Roman"/>
          <w:b w:val="0"/>
          <w:sz w:val="24"/>
          <w:szCs w:val="24"/>
        </w:rPr>
        <w:t>chương</w:t>
      </w:r>
      <w:proofErr w:type="spellEnd"/>
      <w:r w:rsidR="00324D90">
        <w:rPr>
          <w:rFonts w:ascii="Times New Roman" w:hAnsi="Times New Roman" w:cs="Times New Roman"/>
          <w:b w:val="0"/>
          <w:sz w:val="24"/>
          <w:szCs w:val="24"/>
        </w:rPr>
        <w:t xml:space="preserve"> </w:t>
      </w:r>
      <w:proofErr w:type="spellStart"/>
      <w:r w:rsidR="00324D90">
        <w:rPr>
          <w:rFonts w:ascii="Times New Roman" w:hAnsi="Times New Roman" w:cs="Times New Roman"/>
          <w:b w:val="0"/>
          <w:sz w:val="24"/>
          <w:szCs w:val="24"/>
        </w:rPr>
        <w:t>trình</w:t>
      </w:r>
      <w:proofErr w:type="spellEnd"/>
      <w:r w:rsidR="00324D90">
        <w:rPr>
          <w:rFonts w:ascii="Times New Roman" w:hAnsi="Times New Roman" w:cs="Times New Roman"/>
          <w:b w:val="0"/>
          <w:sz w:val="24"/>
          <w:szCs w:val="24"/>
        </w:rPr>
        <w:t xml:space="preserve"> </w:t>
      </w:r>
    </w:p>
    <w:p w14:paraId="1C825E0D" w14:textId="641A993A" w:rsidR="00324D90" w:rsidRDefault="00F53026" w:rsidP="00F53026">
      <w:pPr>
        <w:ind w:left="360"/>
        <w:jc w:val="center"/>
        <w:rPr>
          <w:rFonts w:ascii="Times New Roman" w:hAnsi="Times New Roman" w:cs="Times New Roman"/>
          <w:b w:val="0"/>
          <w:sz w:val="24"/>
          <w:szCs w:val="24"/>
        </w:rPr>
      </w:pPr>
      <w:r w:rsidRPr="00F53026">
        <w:rPr>
          <w:rFonts w:ascii="Times New Roman" w:hAnsi="Times New Roman" w:cs="Times New Roman"/>
          <w:b w:val="0"/>
          <w:sz w:val="24"/>
          <w:szCs w:val="24"/>
        </w:rPr>
        <w:drawing>
          <wp:inline distT="0" distB="0" distL="0" distR="0" wp14:anchorId="6B754140" wp14:editId="6AE88CED">
            <wp:extent cx="1965960" cy="376158"/>
            <wp:effectExtent l="0" t="0" r="0" b="5080"/>
            <wp:docPr id="836531770" name="Picture 1" descr="A black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531770" name="Picture 1" descr="A black text on a white background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005235" cy="383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BA6EE" w14:textId="32E19930" w:rsidR="009C5184" w:rsidRDefault="009C5184" w:rsidP="009C5184">
      <w:pPr>
        <w:ind w:left="360"/>
        <w:jc w:val="left"/>
        <w:rPr>
          <w:rFonts w:ascii="Times New Roman" w:hAnsi="Times New Roman" w:cs="Times New Roman"/>
          <w:b w:val="0"/>
          <w:sz w:val="24"/>
          <w:szCs w:val="24"/>
        </w:rPr>
      </w:pPr>
      <w:r>
        <w:rPr>
          <w:rFonts w:ascii="Times New Roman" w:hAnsi="Times New Roman" w:cs="Times New Roman"/>
          <w:b w:val="0"/>
          <w:sz w:val="24"/>
          <w:szCs w:val="24"/>
        </w:rPr>
        <w:t xml:space="preserve">Ta </w:t>
      </w:r>
      <w:proofErr w:type="spellStart"/>
      <w:r>
        <w:rPr>
          <w:rFonts w:ascii="Times New Roman" w:hAnsi="Times New Roman" w:cs="Times New Roman"/>
          <w:b w:val="0"/>
          <w:sz w:val="24"/>
          <w:szCs w:val="24"/>
        </w:rPr>
        <w:t>có</w:t>
      </w:r>
      <w:proofErr w:type="spellEnd"/>
      <w:r>
        <w:rPr>
          <w:rFonts w:ascii="Times New Roman" w:hAnsi="Times New Roman" w:cs="Times New Roman"/>
          <w:b w:val="0"/>
          <w:sz w:val="24"/>
          <w:szCs w:val="24"/>
        </w:rPr>
        <w:t>:</w:t>
      </w:r>
    </w:p>
    <w:p w14:paraId="3F656835" w14:textId="59D36F6B" w:rsidR="009C5184" w:rsidRPr="00F94437" w:rsidRDefault="009D7615" w:rsidP="009C5184">
      <w:pPr>
        <w:jc w:val="left"/>
        <w:rPr>
          <w:rFonts w:ascii="Times New Roman" w:hAnsi="Times New Roman" w:cs="Times New Roman"/>
          <w:b w:val="0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b w:val="0"/>
                  <w:i/>
                  <w:sz w:val="24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</w:rPr>
                <m:t>f</m:t>
              </m:r>
            </m:e>
            <m:sub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</w:rPr>
                <m:t>0</m:t>
              </m:r>
            </m:sub>
          </m:sSub>
          <m:d>
            <m:dPr>
              <m:ctrlPr>
                <w:rPr>
                  <w:rFonts w:ascii="Cambria Math" w:hAnsi="Cambria Math" w:cs="Times New Roman"/>
                  <w:b w:val="0"/>
                  <w:i/>
                  <w:sz w:val="24"/>
                  <w:szCs w:val="24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</m:d>
          <m:r>
            <m:rPr>
              <m:sty m:val="bi"/>
            </m:rPr>
            <w:rPr>
              <w:rFonts w:ascii="Cambria Math" w:hAnsi="Cambria Math" w:cs="Times New Roman"/>
              <w:sz w:val="24"/>
              <w:szCs w:val="24"/>
            </w:rPr>
            <m:t>: hàm ban đầu</m:t>
          </m:r>
        </m:oMath>
      </m:oMathPara>
    </w:p>
    <w:p w14:paraId="71D1FABD" w14:textId="262B1C99" w:rsidR="00473F1C" w:rsidRPr="00F94437" w:rsidRDefault="009D7615" w:rsidP="009C5184">
      <w:pPr>
        <w:jc w:val="left"/>
        <w:rPr>
          <w:rFonts w:ascii="Times New Roman" w:hAnsi="Times New Roman" w:cs="Times New Roman"/>
          <w:b w:val="0"/>
          <w:sz w:val="24"/>
          <w:szCs w:val="24"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hAnsi="Cambria Math" w:cs="Times New Roman"/>
              <w:sz w:val="24"/>
              <w:szCs w:val="24"/>
            </w:rPr>
            <m:t>L</m:t>
          </m:r>
          <m:d>
            <m:dPr>
              <m:ctrlPr>
                <w:rPr>
                  <w:rFonts w:ascii="Cambria Math" w:hAnsi="Cambria Math" w:cs="Times New Roman"/>
                  <w:b w:val="0"/>
                  <w:i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b w:val="0"/>
                      <w:i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</w:rPr>
                <m:t>,c</m:t>
              </m:r>
            </m:e>
          </m:d>
          <m:r>
            <m:rPr>
              <m:sty m:val="bi"/>
            </m:rPr>
            <w:rPr>
              <w:rFonts w:ascii="Cambria Math" w:hAnsi="Cambria Math" w:cs="Times New Roman"/>
              <w:sz w:val="24"/>
              <w:szCs w:val="24"/>
            </w:rPr>
            <m:t>:hàm mất mát</m:t>
          </m:r>
        </m:oMath>
      </m:oMathPara>
    </w:p>
    <w:p w14:paraId="33D322FE" w14:textId="009C9D71" w:rsidR="00473F1C" w:rsidRPr="00F94437" w:rsidRDefault="009D7615" w:rsidP="009C5184">
      <w:pPr>
        <w:jc w:val="left"/>
        <w:rPr>
          <w:rFonts w:ascii="Times New Roman" w:hAnsi="Times New Roman" w:cs="Times New Roman"/>
          <w:b w:val="0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b w:val="0"/>
                  <w:i/>
                  <w:sz w:val="24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e>
            <m:sub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i </m:t>
              </m:r>
            </m:sub>
          </m:sSub>
          <m:r>
            <m:rPr>
              <m:sty m:val="bi"/>
            </m:rPr>
            <w:rPr>
              <w:rFonts w:ascii="Cambria Math" w:hAnsi="Cambria Math" w:cs="Times New Roman"/>
              <w:sz w:val="24"/>
              <w:szCs w:val="24"/>
            </w:rPr>
            <m:t>:giá trị thực tế</m:t>
          </m:r>
        </m:oMath>
      </m:oMathPara>
    </w:p>
    <w:p w14:paraId="5C3C684F" w14:textId="197F349B" w:rsidR="007F71FF" w:rsidRPr="00D370BB" w:rsidRDefault="009D7615" w:rsidP="007F71FF">
      <w:pPr>
        <w:jc w:val="left"/>
        <w:rPr>
          <w:rFonts w:ascii="Times New Roman" w:hAnsi="Times New Roman" w:cs="Times New Roman"/>
          <w:b w:val="0"/>
          <w:sz w:val="24"/>
          <w:szCs w:val="24"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hAnsi="Cambria Math" w:cs="Times New Roman"/>
              <w:sz w:val="24"/>
              <w:szCs w:val="24"/>
            </w:rPr>
            <m:t xml:space="preserve">c:giá trị mô hình dự đoán </m:t>
          </m:r>
        </m:oMath>
      </m:oMathPara>
    </w:p>
    <w:p w14:paraId="74B91C8A" w14:textId="7AEE4D04" w:rsidR="00387D9D" w:rsidRPr="0038482C" w:rsidRDefault="004A3D25" w:rsidP="004A3D2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b w:val="0"/>
          <w:bCs/>
          <w:sz w:val="24"/>
          <w:szCs w:val="24"/>
        </w:rPr>
        <w:t>Bước</w:t>
      </w:r>
      <w:proofErr w:type="spellEnd"/>
      <w:r>
        <w:rPr>
          <w:rFonts w:ascii="Times New Roman" w:hAnsi="Times New Roman" w:cs="Times New Roman"/>
          <w:b w:val="0"/>
          <w:bCs/>
          <w:sz w:val="24"/>
          <w:szCs w:val="24"/>
        </w:rPr>
        <w:t xml:space="preserve"> 2: </w:t>
      </w:r>
      <w:proofErr w:type="spellStart"/>
      <w:r w:rsidR="0026713D">
        <w:rPr>
          <w:rFonts w:ascii="Times New Roman" w:hAnsi="Times New Roman" w:cs="Times New Roman"/>
          <w:b w:val="0"/>
          <w:bCs/>
          <w:sz w:val="24"/>
          <w:szCs w:val="24"/>
        </w:rPr>
        <w:t>Tính</w:t>
      </w:r>
      <w:proofErr w:type="spellEnd"/>
      <w:r w:rsidR="0026713D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="0026713D">
        <w:rPr>
          <w:rFonts w:ascii="Times New Roman" w:hAnsi="Times New Roman" w:cs="Times New Roman"/>
          <w:b w:val="0"/>
          <w:bCs/>
          <w:sz w:val="24"/>
          <w:szCs w:val="24"/>
        </w:rPr>
        <w:t>sai</w:t>
      </w:r>
      <w:proofErr w:type="spellEnd"/>
      <w:r w:rsidR="0026713D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="0026713D">
        <w:rPr>
          <w:rFonts w:ascii="Times New Roman" w:hAnsi="Times New Roman" w:cs="Times New Roman"/>
          <w:b w:val="0"/>
          <w:bCs/>
          <w:sz w:val="24"/>
          <w:szCs w:val="24"/>
        </w:rPr>
        <w:t>sô</w:t>
      </w:r>
      <w:proofErr w:type="spellEnd"/>
      <w:r w:rsidR="0026713D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="0026713D">
        <w:rPr>
          <w:rFonts w:ascii="Times New Roman" w:hAnsi="Times New Roman" w:cs="Times New Roman"/>
          <w:b w:val="0"/>
          <w:bCs/>
          <w:sz w:val="24"/>
          <w:szCs w:val="24"/>
        </w:rPr>
        <w:t>của</w:t>
      </w:r>
      <w:proofErr w:type="spellEnd"/>
      <w:r w:rsidR="0026713D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="0026713D">
        <w:rPr>
          <w:rFonts w:ascii="Times New Roman" w:hAnsi="Times New Roman" w:cs="Times New Roman"/>
          <w:b w:val="0"/>
          <w:bCs/>
          <w:sz w:val="24"/>
          <w:szCs w:val="24"/>
        </w:rPr>
        <w:t>hiện</w:t>
      </w:r>
      <w:proofErr w:type="spellEnd"/>
      <w:r w:rsidR="0026713D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="0026713D">
        <w:rPr>
          <w:rFonts w:ascii="Times New Roman" w:hAnsi="Times New Roman" w:cs="Times New Roman"/>
          <w:b w:val="0"/>
          <w:bCs/>
          <w:sz w:val="24"/>
          <w:szCs w:val="24"/>
        </w:rPr>
        <w:t>tại</w:t>
      </w:r>
      <w:proofErr w:type="spellEnd"/>
    </w:p>
    <w:p w14:paraId="60FF0C4F" w14:textId="0E8B96CD" w:rsidR="000B337A" w:rsidRDefault="0038482C" w:rsidP="0038482C">
      <w:pPr>
        <w:rPr>
          <w:rFonts w:ascii="Times New Roman" w:hAnsi="Times New Roman" w:cs="Times New Roman"/>
          <w:b w:val="0"/>
          <w:bCs/>
          <w:sz w:val="24"/>
          <w:szCs w:val="24"/>
        </w:rPr>
      </w:pPr>
      <w:r>
        <w:rPr>
          <w:rFonts w:ascii="Times New Roman" w:hAnsi="Times New Roman" w:cs="Times New Roman"/>
          <w:b w:val="0"/>
          <w:bCs/>
          <w:sz w:val="24"/>
          <w:szCs w:val="24"/>
        </w:rPr>
        <w:t xml:space="preserve">Sau </w:t>
      </w:r>
      <w:proofErr w:type="spellStart"/>
      <w:r>
        <w:rPr>
          <w:rFonts w:ascii="Times New Roman" w:hAnsi="Times New Roman" w:cs="Times New Roman"/>
          <w:b w:val="0"/>
          <w:bCs/>
          <w:sz w:val="24"/>
          <w:szCs w:val="24"/>
        </w:rPr>
        <w:t>khi</w:t>
      </w:r>
      <w:proofErr w:type="spellEnd"/>
      <w:r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bCs/>
          <w:sz w:val="24"/>
          <w:szCs w:val="24"/>
        </w:rPr>
        <w:t>huấn</w:t>
      </w:r>
      <w:proofErr w:type="spellEnd"/>
      <w:r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bCs/>
          <w:sz w:val="24"/>
          <w:szCs w:val="24"/>
        </w:rPr>
        <w:t>luy</w:t>
      </w:r>
      <w:r w:rsidR="002F6503">
        <w:rPr>
          <w:rFonts w:ascii="Times New Roman" w:hAnsi="Times New Roman" w:cs="Times New Roman"/>
          <w:b w:val="0"/>
          <w:bCs/>
          <w:sz w:val="24"/>
          <w:szCs w:val="24"/>
        </w:rPr>
        <w:t>ện</w:t>
      </w:r>
      <w:proofErr w:type="spellEnd"/>
      <w:r w:rsidR="002F6503">
        <w:rPr>
          <w:rFonts w:ascii="Times New Roman" w:hAnsi="Times New Roman" w:cs="Times New Roman"/>
          <w:b w:val="0"/>
          <w:bCs/>
          <w:sz w:val="24"/>
          <w:szCs w:val="24"/>
        </w:rPr>
        <w:t xml:space="preserve"> ở </w:t>
      </w:r>
      <w:proofErr w:type="spellStart"/>
      <w:r w:rsidR="002F6503">
        <w:rPr>
          <w:rFonts w:ascii="Times New Roman" w:hAnsi="Times New Roman" w:cs="Times New Roman"/>
          <w:b w:val="0"/>
          <w:bCs/>
          <w:sz w:val="24"/>
          <w:szCs w:val="24"/>
        </w:rPr>
        <w:t>cây</w:t>
      </w:r>
      <w:proofErr w:type="spellEnd"/>
      <w:r w:rsidR="002F6503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="002F6503">
        <w:rPr>
          <w:rFonts w:ascii="Times New Roman" w:hAnsi="Times New Roman" w:cs="Times New Roman"/>
          <w:b w:val="0"/>
          <w:bCs/>
          <w:sz w:val="24"/>
          <w:szCs w:val="24"/>
        </w:rPr>
        <w:t>đầu</w:t>
      </w:r>
      <w:proofErr w:type="spellEnd"/>
      <w:r w:rsidR="002F6503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="002F6503">
        <w:rPr>
          <w:rFonts w:ascii="Times New Roman" w:hAnsi="Times New Roman" w:cs="Times New Roman"/>
          <w:b w:val="0"/>
          <w:bCs/>
          <w:sz w:val="24"/>
          <w:szCs w:val="24"/>
        </w:rPr>
        <w:t>tiên</w:t>
      </w:r>
      <w:proofErr w:type="spellEnd"/>
      <w:r w:rsidR="002F6503">
        <w:rPr>
          <w:rFonts w:ascii="Times New Roman" w:hAnsi="Times New Roman" w:cs="Times New Roman"/>
          <w:b w:val="0"/>
          <w:bCs/>
          <w:sz w:val="24"/>
          <w:szCs w:val="24"/>
        </w:rPr>
        <w:t xml:space="preserve">, </w:t>
      </w:r>
      <w:proofErr w:type="spellStart"/>
      <w:r w:rsidR="00474335">
        <w:rPr>
          <w:rFonts w:ascii="Times New Roman" w:hAnsi="Times New Roman" w:cs="Times New Roman"/>
          <w:b w:val="0"/>
          <w:bCs/>
          <w:sz w:val="24"/>
          <w:szCs w:val="24"/>
        </w:rPr>
        <w:t>sẽ</w:t>
      </w:r>
      <w:proofErr w:type="spellEnd"/>
      <w:r w:rsidR="00474335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="00474335">
        <w:rPr>
          <w:rFonts w:ascii="Times New Roman" w:hAnsi="Times New Roman" w:cs="Times New Roman"/>
          <w:b w:val="0"/>
          <w:bCs/>
          <w:sz w:val="24"/>
          <w:szCs w:val="24"/>
        </w:rPr>
        <w:t>có</w:t>
      </w:r>
      <w:proofErr w:type="spellEnd"/>
      <w:r w:rsidR="00474335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="00782715">
        <w:rPr>
          <w:rFonts w:ascii="Times New Roman" w:hAnsi="Times New Roman" w:cs="Times New Roman"/>
          <w:b w:val="0"/>
          <w:bCs/>
          <w:sz w:val="24"/>
          <w:szCs w:val="24"/>
        </w:rPr>
        <w:t>lỗi</w:t>
      </w:r>
      <w:proofErr w:type="spellEnd"/>
      <w:r w:rsidR="00782715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="00782715">
        <w:rPr>
          <w:rFonts w:ascii="Times New Roman" w:hAnsi="Times New Roman" w:cs="Times New Roman"/>
          <w:b w:val="0"/>
          <w:bCs/>
          <w:sz w:val="24"/>
          <w:szCs w:val="24"/>
        </w:rPr>
        <w:t>giữa</w:t>
      </w:r>
      <w:proofErr w:type="spellEnd"/>
      <w:r w:rsidR="00782715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="00D85337">
        <w:rPr>
          <w:rFonts w:ascii="Times New Roman" w:hAnsi="Times New Roman" w:cs="Times New Roman"/>
          <w:b w:val="0"/>
          <w:bCs/>
          <w:sz w:val="24"/>
          <w:szCs w:val="24"/>
        </w:rPr>
        <w:t>giá</w:t>
      </w:r>
      <w:proofErr w:type="spellEnd"/>
      <w:r w:rsidR="00D85337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="00D85337">
        <w:rPr>
          <w:rFonts w:ascii="Times New Roman" w:hAnsi="Times New Roman" w:cs="Times New Roman"/>
          <w:b w:val="0"/>
          <w:bCs/>
          <w:sz w:val="24"/>
          <w:szCs w:val="24"/>
        </w:rPr>
        <w:t>trị</w:t>
      </w:r>
      <w:proofErr w:type="spellEnd"/>
      <w:r w:rsidR="00D85337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="00D85337">
        <w:rPr>
          <w:rFonts w:ascii="Times New Roman" w:hAnsi="Times New Roman" w:cs="Times New Roman"/>
          <w:b w:val="0"/>
          <w:bCs/>
          <w:sz w:val="24"/>
          <w:szCs w:val="24"/>
        </w:rPr>
        <w:t>dự</w:t>
      </w:r>
      <w:proofErr w:type="spellEnd"/>
      <w:r w:rsidR="00D85337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="00D85337">
        <w:rPr>
          <w:rFonts w:ascii="Times New Roman" w:hAnsi="Times New Roman" w:cs="Times New Roman"/>
          <w:b w:val="0"/>
          <w:bCs/>
          <w:sz w:val="24"/>
          <w:szCs w:val="24"/>
        </w:rPr>
        <w:t>đoán</w:t>
      </w:r>
      <w:proofErr w:type="spellEnd"/>
      <w:r w:rsidR="00D85337">
        <w:rPr>
          <w:rFonts w:ascii="Times New Roman" w:hAnsi="Times New Roman" w:cs="Times New Roman"/>
          <w:b w:val="0"/>
          <w:bCs/>
          <w:sz w:val="24"/>
          <w:szCs w:val="24"/>
        </w:rPr>
        <w:t xml:space="preserve"> so </w:t>
      </w:r>
      <w:proofErr w:type="spellStart"/>
      <w:r w:rsidR="00D85337">
        <w:rPr>
          <w:rFonts w:ascii="Times New Roman" w:hAnsi="Times New Roman" w:cs="Times New Roman"/>
          <w:b w:val="0"/>
          <w:bCs/>
          <w:sz w:val="24"/>
          <w:szCs w:val="24"/>
        </w:rPr>
        <w:t>với</w:t>
      </w:r>
      <w:proofErr w:type="spellEnd"/>
      <w:r w:rsidR="00D85337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="00D85337">
        <w:rPr>
          <w:rFonts w:ascii="Times New Roman" w:hAnsi="Times New Roman" w:cs="Times New Roman"/>
          <w:b w:val="0"/>
          <w:bCs/>
          <w:sz w:val="24"/>
          <w:szCs w:val="24"/>
        </w:rPr>
        <w:t>giá</w:t>
      </w:r>
      <w:proofErr w:type="spellEnd"/>
      <w:r w:rsidR="00D85337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="00D85337">
        <w:rPr>
          <w:rFonts w:ascii="Times New Roman" w:hAnsi="Times New Roman" w:cs="Times New Roman"/>
          <w:b w:val="0"/>
          <w:bCs/>
          <w:sz w:val="24"/>
          <w:szCs w:val="24"/>
        </w:rPr>
        <w:t>trị</w:t>
      </w:r>
      <w:proofErr w:type="spellEnd"/>
      <w:r w:rsidR="00D85337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="00D85337">
        <w:rPr>
          <w:rFonts w:ascii="Times New Roman" w:hAnsi="Times New Roman" w:cs="Times New Roman"/>
          <w:b w:val="0"/>
          <w:bCs/>
          <w:sz w:val="24"/>
          <w:szCs w:val="24"/>
        </w:rPr>
        <w:t>thự</w:t>
      </w:r>
      <w:r w:rsidR="00B137B3">
        <w:rPr>
          <w:rFonts w:ascii="Times New Roman" w:hAnsi="Times New Roman" w:cs="Times New Roman"/>
          <w:b w:val="0"/>
          <w:bCs/>
          <w:sz w:val="24"/>
          <w:szCs w:val="24"/>
        </w:rPr>
        <w:t>c</w:t>
      </w:r>
      <w:proofErr w:type="spellEnd"/>
      <w:r w:rsidR="00B137B3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="0096374D">
        <w:rPr>
          <w:rFonts w:ascii="Times New Roman" w:hAnsi="Times New Roman" w:cs="Times New Roman"/>
          <w:b w:val="0"/>
          <w:bCs/>
          <w:sz w:val="24"/>
          <w:szCs w:val="24"/>
        </w:rPr>
        <w:t>là</w:t>
      </w:r>
      <w:proofErr w:type="spellEnd"/>
      <w:r w:rsidR="0096374D">
        <w:rPr>
          <w:rFonts w:ascii="Times New Roman" w:hAnsi="Times New Roman" w:cs="Times New Roman"/>
          <w:b w:val="0"/>
          <w:bCs/>
          <w:sz w:val="24"/>
          <w:szCs w:val="24"/>
        </w:rPr>
        <w:t xml:space="preserve"> do </w:t>
      </w:r>
      <w:proofErr w:type="spellStart"/>
      <w:r w:rsidR="0096374D">
        <w:rPr>
          <w:rFonts w:ascii="Times New Roman" w:hAnsi="Times New Roman" w:cs="Times New Roman"/>
          <w:b w:val="0"/>
          <w:bCs/>
          <w:sz w:val="24"/>
          <w:szCs w:val="24"/>
        </w:rPr>
        <w:t>tính</w:t>
      </w:r>
      <w:proofErr w:type="spellEnd"/>
      <w:r w:rsidR="0096374D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="0096374D">
        <w:rPr>
          <w:rFonts w:ascii="Times New Roman" w:hAnsi="Times New Roman" w:cs="Times New Roman"/>
          <w:b w:val="0"/>
          <w:bCs/>
          <w:sz w:val="24"/>
          <w:szCs w:val="24"/>
        </w:rPr>
        <w:t>toán</w:t>
      </w:r>
      <w:proofErr w:type="spellEnd"/>
      <w:r w:rsidR="0096374D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="0096374D">
        <w:rPr>
          <w:rFonts w:ascii="Times New Roman" w:hAnsi="Times New Roman" w:cs="Times New Roman"/>
          <w:b w:val="0"/>
          <w:bCs/>
          <w:sz w:val="24"/>
          <w:szCs w:val="24"/>
        </w:rPr>
        <w:t>sai</w:t>
      </w:r>
      <w:proofErr w:type="spellEnd"/>
      <w:r w:rsidR="0096374D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="0096374D">
        <w:rPr>
          <w:rFonts w:ascii="Times New Roman" w:hAnsi="Times New Roman" w:cs="Times New Roman"/>
          <w:b w:val="0"/>
          <w:bCs/>
          <w:sz w:val="24"/>
          <w:szCs w:val="24"/>
        </w:rPr>
        <w:t>số</w:t>
      </w:r>
      <w:proofErr w:type="spellEnd"/>
      <w:r w:rsidR="0096374D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="0096374D">
        <w:rPr>
          <w:rFonts w:ascii="Times New Roman" w:hAnsi="Times New Roman" w:cs="Times New Roman"/>
          <w:b w:val="0"/>
          <w:bCs/>
          <w:sz w:val="24"/>
          <w:szCs w:val="24"/>
        </w:rPr>
        <w:t>xảy</w:t>
      </w:r>
      <w:proofErr w:type="spellEnd"/>
      <w:r w:rsidR="0096374D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="0096374D">
        <w:rPr>
          <w:rFonts w:ascii="Times New Roman" w:hAnsi="Times New Roman" w:cs="Times New Roman"/>
          <w:b w:val="0"/>
          <w:bCs/>
          <w:sz w:val="24"/>
          <w:szCs w:val="24"/>
        </w:rPr>
        <w:t>ra</w:t>
      </w:r>
      <w:r w:rsidR="00622641">
        <w:rPr>
          <w:rFonts w:ascii="Times New Roman" w:hAnsi="Times New Roman" w:cs="Times New Roman"/>
          <w:b w:val="0"/>
          <w:bCs/>
          <w:sz w:val="24"/>
          <w:szCs w:val="24"/>
        </w:rPr>
        <w:t>.</w:t>
      </w:r>
      <w:proofErr w:type="spellEnd"/>
      <w:r w:rsidR="00622641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="00622641">
        <w:rPr>
          <w:rFonts w:ascii="Times New Roman" w:hAnsi="Times New Roman" w:cs="Times New Roman"/>
          <w:b w:val="0"/>
          <w:bCs/>
          <w:sz w:val="24"/>
          <w:szCs w:val="24"/>
        </w:rPr>
        <w:t>Vì</w:t>
      </w:r>
      <w:proofErr w:type="spellEnd"/>
      <w:r w:rsidR="00622641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="00622641">
        <w:rPr>
          <w:rFonts w:ascii="Times New Roman" w:hAnsi="Times New Roman" w:cs="Times New Roman"/>
          <w:b w:val="0"/>
          <w:bCs/>
          <w:sz w:val="24"/>
          <w:szCs w:val="24"/>
        </w:rPr>
        <w:t>XGBoost</w:t>
      </w:r>
      <w:proofErr w:type="spellEnd"/>
      <w:r w:rsidR="00622641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="00622641">
        <w:rPr>
          <w:rFonts w:ascii="Times New Roman" w:hAnsi="Times New Roman" w:cs="Times New Roman"/>
          <w:b w:val="0"/>
          <w:bCs/>
          <w:sz w:val="24"/>
          <w:szCs w:val="24"/>
        </w:rPr>
        <w:t>không</w:t>
      </w:r>
      <w:proofErr w:type="spellEnd"/>
      <w:r w:rsidR="00622641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="00622641">
        <w:rPr>
          <w:rFonts w:ascii="Times New Roman" w:hAnsi="Times New Roman" w:cs="Times New Roman"/>
          <w:b w:val="0"/>
          <w:bCs/>
          <w:sz w:val="24"/>
          <w:szCs w:val="24"/>
        </w:rPr>
        <w:t>chỉ</w:t>
      </w:r>
      <w:proofErr w:type="spellEnd"/>
      <w:r w:rsidR="00622641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="00622641">
        <w:rPr>
          <w:rFonts w:ascii="Times New Roman" w:hAnsi="Times New Roman" w:cs="Times New Roman"/>
          <w:b w:val="0"/>
          <w:bCs/>
          <w:sz w:val="24"/>
          <w:szCs w:val="24"/>
        </w:rPr>
        <w:t>tính</w:t>
      </w:r>
      <w:proofErr w:type="spellEnd"/>
      <w:r w:rsidR="00622641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="00622641">
        <w:rPr>
          <w:rFonts w:ascii="Times New Roman" w:hAnsi="Times New Roman" w:cs="Times New Roman"/>
          <w:b w:val="0"/>
          <w:bCs/>
          <w:sz w:val="24"/>
          <w:szCs w:val="24"/>
        </w:rPr>
        <w:t>sai</w:t>
      </w:r>
      <w:proofErr w:type="spellEnd"/>
      <w:r w:rsidR="00622641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="00622641">
        <w:rPr>
          <w:rFonts w:ascii="Times New Roman" w:hAnsi="Times New Roman" w:cs="Times New Roman"/>
          <w:b w:val="0"/>
          <w:bCs/>
          <w:sz w:val="24"/>
          <w:szCs w:val="24"/>
        </w:rPr>
        <w:t>số</w:t>
      </w:r>
      <w:proofErr w:type="spellEnd"/>
      <w:r w:rsidR="00622641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="00622641">
        <w:rPr>
          <w:rFonts w:ascii="Times New Roman" w:hAnsi="Times New Roman" w:cs="Times New Roman"/>
          <w:b w:val="0"/>
          <w:bCs/>
          <w:sz w:val="24"/>
          <w:szCs w:val="24"/>
        </w:rPr>
        <w:t>đơn</w:t>
      </w:r>
      <w:proofErr w:type="spellEnd"/>
      <w:r w:rsidR="00622641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="00622641">
        <w:rPr>
          <w:rFonts w:ascii="Times New Roman" w:hAnsi="Times New Roman" w:cs="Times New Roman"/>
          <w:b w:val="0"/>
          <w:bCs/>
          <w:sz w:val="24"/>
          <w:szCs w:val="24"/>
        </w:rPr>
        <w:t>thuần</w:t>
      </w:r>
      <w:proofErr w:type="spellEnd"/>
      <w:r w:rsidR="00622641">
        <w:rPr>
          <w:rFonts w:ascii="Times New Roman" w:hAnsi="Times New Roman" w:cs="Times New Roman"/>
          <w:b w:val="0"/>
          <w:bCs/>
          <w:sz w:val="24"/>
          <w:szCs w:val="24"/>
        </w:rPr>
        <w:t xml:space="preserve">, </w:t>
      </w:r>
      <w:proofErr w:type="spellStart"/>
      <w:r w:rsidR="00622641">
        <w:rPr>
          <w:rFonts w:ascii="Times New Roman" w:hAnsi="Times New Roman" w:cs="Times New Roman"/>
          <w:b w:val="0"/>
          <w:bCs/>
          <w:sz w:val="24"/>
          <w:szCs w:val="24"/>
        </w:rPr>
        <w:t>mà</w:t>
      </w:r>
      <w:proofErr w:type="spellEnd"/>
      <w:r w:rsidR="00622641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="00622641">
        <w:rPr>
          <w:rFonts w:ascii="Times New Roman" w:hAnsi="Times New Roman" w:cs="Times New Roman"/>
          <w:b w:val="0"/>
          <w:bCs/>
          <w:sz w:val="24"/>
          <w:szCs w:val="24"/>
        </w:rPr>
        <w:t>nó</w:t>
      </w:r>
      <w:proofErr w:type="spellEnd"/>
      <w:r w:rsidR="00622641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="00622641">
        <w:rPr>
          <w:rFonts w:ascii="Times New Roman" w:hAnsi="Times New Roman" w:cs="Times New Roman"/>
          <w:b w:val="0"/>
          <w:bCs/>
          <w:sz w:val="24"/>
          <w:szCs w:val="24"/>
        </w:rPr>
        <w:t>còn</w:t>
      </w:r>
      <w:proofErr w:type="spellEnd"/>
      <w:r w:rsidR="00622641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="00622641">
        <w:rPr>
          <w:rFonts w:ascii="Times New Roman" w:hAnsi="Times New Roman" w:cs="Times New Roman"/>
          <w:b w:val="0"/>
          <w:bCs/>
          <w:sz w:val="24"/>
          <w:szCs w:val="24"/>
        </w:rPr>
        <w:t>thực</w:t>
      </w:r>
      <w:proofErr w:type="spellEnd"/>
      <w:r w:rsidR="00622641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="00622641">
        <w:rPr>
          <w:rFonts w:ascii="Times New Roman" w:hAnsi="Times New Roman" w:cs="Times New Roman"/>
          <w:b w:val="0"/>
          <w:bCs/>
          <w:sz w:val="24"/>
          <w:szCs w:val="24"/>
        </w:rPr>
        <w:t>hiện</w:t>
      </w:r>
      <w:proofErr w:type="spellEnd"/>
      <w:r w:rsidR="00622641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="00622641">
        <w:rPr>
          <w:rFonts w:ascii="Times New Roman" w:hAnsi="Times New Roman" w:cs="Times New Roman"/>
          <w:b w:val="0"/>
          <w:bCs/>
          <w:sz w:val="24"/>
          <w:szCs w:val="24"/>
        </w:rPr>
        <w:t>thêm</w:t>
      </w:r>
      <w:proofErr w:type="spellEnd"/>
      <w:r w:rsidR="00622641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="00622641">
        <w:rPr>
          <w:rFonts w:ascii="Times New Roman" w:hAnsi="Times New Roman" w:cs="Times New Roman"/>
          <w:b w:val="0"/>
          <w:bCs/>
          <w:sz w:val="24"/>
          <w:szCs w:val="24"/>
        </w:rPr>
        <w:t>các</w:t>
      </w:r>
      <w:proofErr w:type="spellEnd"/>
      <w:r w:rsidR="00622641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="00622641">
        <w:rPr>
          <w:rFonts w:ascii="Times New Roman" w:hAnsi="Times New Roman" w:cs="Times New Roman"/>
          <w:b w:val="0"/>
          <w:bCs/>
          <w:sz w:val="24"/>
          <w:szCs w:val="24"/>
        </w:rPr>
        <w:t>bước</w:t>
      </w:r>
      <w:proofErr w:type="spellEnd"/>
      <w:r w:rsidR="00622641">
        <w:rPr>
          <w:rFonts w:ascii="Times New Roman" w:hAnsi="Times New Roman" w:cs="Times New Roman"/>
          <w:b w:val="0"/>
          <w:bCs/>
          <w:sz w:val="24"/>
          <w:szCs w:val="24"/>
        </w:rPr>
        <w:t xml:space="preserve"> Gradient</w:t>
      </w:r>
      <w:r w:rsidR="00211569">
        <w:rPr>
          <w:rFonts w:ascii="Times New Roman" w:hAnsi="Times New Roman" w:cs="Times New Roman"/>
          <w:b w:val="0"/>
          <w:bCs/>
          <w:sz w:val="24"/>
          <w:szCs w:val="24"/>
        </w:rPr>
        <w:t xml:space="preserve"> (</w:t>
      </w:r>
      <w:proofErr w:type="spellStart"/>
      <w:r w:rsidR="00211569">
        <w:rPr>
          <w:rFonts w:ascii="Times New Roman" w:hAnsi="Times New Roman" w:cs="Times New Roman"/>
          <w:b w:val="0"/>
          <w:bCs/>
          <w:sz w:val="24"/>
          <w:szCs w:val="24"/>
        </w:rPr>
        <w:t>đạo</w:t>
      </w:r>
      <w:proofErr w:type="spellEnd"/>
      <w:r w:rsidR="00211569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="00211569">
        <w:rPr>
          <w:rFonts w:ascii="Times New Roman" w:hAnsi="Times New Roman" w:cs="Times New Roman"/>
          <w:b w:val="0"/>
          <w:bCs/>
          <w:sz w:val="24"/>
          <w:szCs w:val="24"/>
        </w:rPr>
        <w:t>hàm</w:t>
      </w:r>
      <w:proofErr w:type="spellEnd"/>
      <w:r w:rsidR="00211569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="00211569">
        <w:rPr>
          <w:rFonts w:ascii="Times New Roman" w:hAnsi="Times New Roman" w:cs="Times New Roman"/>
          <w:b w:val="0"/>
          <w:bCs/>
          <w:sz w:val="24"/>
          <w:szCs w:val="24"/>
        </w:rPr>
        <w:t>bậc</w:t>
      </w:r>
      <w:proofErr w:type="spellEnd"/>
      <w:r w:rsidR="00211569">
        <w:rPr>
          <w:rFonts w:ascii="Times New Roman" w:hAnsi="Times New Roman" w:cs="Times New Roman"/>
          <w:b w:val="0"/>
          <w:bCs/>
          <w:sz w:val="24"/>
          <w:szCs w:val="24"/>
        </w:rPr>
        <w:t xml:space="preserve"> 1)</w:t>
      </w:r>
      <w:r w:rsidR="00622641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="00622641">
        <w:rPr>
          <w:rFonts w:ascii="Times New Roman" w:hAnsi="Times New Roman" w:cs="Times New Roman"/>
          <w:b w:val="0"/>
          <w:bCs/>
          <w:sz w:val="24"/>
          <w:szCs w:val="24"/>
        </w:rPr>
        <w:t>và</w:t>
      </w:r>
      <w:proofErr w:type="spellEnd"/>
      <w:r w:rsidR="00622641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r w:rsidR="00211569">
        <w:rPr>
          <w:rFonts w:ascii="Times New Roman" w:hAnsi="Times New Roman" w:cs="Times New Roman"/>
          <w:b w:val="0"/>
          <w:bCs/>
          <w:sz w:val="24"/>
          <w:szCs w:val="24"/>
        </w:rPr>
        <w:t>Hessian (</w:t>
      </w:r>
      <w:proofErr w:type="spellStart"/>
      <w:r w:rsidR="00211569">
        <w:rPr>
          <w:rFonts w:ascii="Times New Roman" w:hAnsi="Times New Roman" w:cs="Times New Roman"/>
          <w:b w:val="0"/>
          <w:bCs/>
          <w:sz w:val="24"/>
          <w:szCs w:val="24"/>
        </w:rPr>
        <w:t>đạo</w:t>
      </w:r>
      <w:proofErr w:type="spellEnd"/>
      <w:r w:rsidR="00211569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="00211569">
        <w:rPr>
          <w:rFonts w:ascii="Times New Roman" w:hAnsi="Times New Roman" w:cs="Times New Roman"/>
          <w:b w:val="0"/>
          <w:bCs/>
          <w:sz w:val="24"/>
          <w:szCs w:val="24"/>
        </w:rPr>
        <w:t>hàm</w:t>
      </w:r>
      <w:proofErr w:type="spellEnd"/>
      <w:r w:rsidR="00211569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="00211569">
        <w:rPr>
          <w:rFonts w:ascii="Times New Roman" w:hAnsi="Times New Roman" w:cs="Times New Roman"/>
          <w:b w:val="0"/>
          <w:bCs/>
          <w:sz w:val="24"/>
          <w:szCs w:val="24"/>
        </w:rPr>
        <w:t>bậc</w:t>
      </w:r>
      <w:proofErr w:type="spellEnd"/>
      <w:r w:rsidR="00211569">
        <w:rPr>
          <w:rFonts w:ascii="Times New Roman" w:hAnsi="Times New Roman" w:cs="Times New Roman"/>
          <w:b w:val="0"/>
          <w:bCs/>
          <w:sz w:val="24"/>
          <w:szCs w:val="24"/>
        </w:rPr>
        <w:t xml:space="preserve"> 2).</w:t>
      </w:r>
      <w:r w:rsidR="0075569D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="0075569D">
        <w:rPr>
          <w:rFonts w:ascii="Times New Roman" w:hAnsi="Times New Roman" w:cs="Times New Roman"/>
          <w:b w:val="0"/>
          <w:bCs/>
          <w:sz w:val="24"/>
          <w:szCs w:val="24"/>
        </w:rPr>
        <w:t>Với</w:t>
      </w:r>
      <w:proofErr w:type="spellEnd"/>
      <w:r w:rsidR="0075569D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="0075569D">
        <w:rPr>
          <w:rFonts w:ascii="Times New Roman" w:hAnsi="Times New Roman" w:cs="Times New Roman"/>
          <w:b w:val="0"/>
          <w:bCs/>
          <w:sz w:val="24"/>
          <w:szCs w:val="24"/>
        </w:rPr>
        <w:t>mỗi</w:t>
      </w:r>
      <w:proofErr w:type="spellEnd"/>
      <w:r w:rsidR="0075569D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="0075569D">
        <w:rPr>
          <w:rFonts w:ascii="Times New Roman" w:hAnsi="Times New Roman" w:cs="Times New Roman"/>
          <w:b w:val="0"/>
          <w:bCs/>
          <w:sz w:val="24"/>
          <w:szCs w:val="24"/>
        </w:rPr>
        <w:t>điểm</w:t>
      </w:r>
      <w:proofErr w:type="spellEnd"/>
      <w:r w:rsidR="0075569D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="0075569D">
        <w:rPr>
          <w:rFonts w:ascii="Times New Roman" w:hAnsi="Times New Roman" w:cs="Times New Roman"/>
          <w:b w:val="0"/>
          <w:bCs/>
          <w:sz w:val="24"/>
          <w:szCs w:val="24"/>
        </w:rPr>
        <w:t>dữ</w:t>
      </w:r>
      <w:proofErr w:type="spellEnd"/>
      <w:r w:rsidR="0075569D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="0075569D">
        <w:rPr>
          <w:rFonts w:ascii="Times New Roman" w:hAnsi="Times New Roman" w:cs="Times New Roman"/>
          <w:b w:val="0"/>
          <w:bCs/>
          <w:sz w:val="24"/>
          <w:szCs w:val="24"/>
        </w:rPr>
        <w:t>liệu</w:t>
      </w:r>
      <w:proofErr w:type="spellEnd"/>
      <w:r w:rsidR="0075569D">
        <w:rPr>
          <w:rFonts w:ascii="Times New Roman" w:hAnsi="Times New Roman" w:cs="Times New Roman"/>
          <w:b w:val="0"/>
          <w:bCs/>
          <w:sz w:val="24"/>
          <w:szCs w:val="24"/>
        </w:rPr>
        <w:t xml:space="preserve"> i:</w:t>
      </w:r>
    </w:p>
    <w:p w14:paraId="671F7FA5" w14:textId="471615CB" w:rsidR="00CF6ABB" w:rsidRPr="00CF6ABB" w:rsidRDefault="000825A3" w:rsidP="00CF6ABB">
      <w:pPr>
        <w:jc w:val="center"/>
        <w:rPr>
          <w:rFonts w:ascii="Times New Roman" w:hAnsi="Times New Roman" w:cs="Times New Roman"/>
          <w:b w:val="0"/>
          <w:bCs/>
          <w:sz w:val="32"/>
          <w:szCs w:val="32"/>
        </w:rPr>
      </w:pPr>
      <m:oMath>
        <m:sSub>
          <m:sSubPr>
            <m:ctrlPr>
              <w:rPr>
                <w:rFonts w:ascii="Cambria Math" w:hAnsi="Cambria Math" w:cs="Times New Roman"/>
                <w:b w:val="0"/>
                <w:bCs/>
                <w:i/>
                <w:sz w:val="32"/>
                <w:szCs w:val="32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 w:val="32"/>
                <w:szCs w:val="32"/>
              </w:rPr>
              <m:t>g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sz w:val="32"/>
                <w:szCs w:val="32"/>
              </w:rPr>
              <m:t>i</m:t>
            </m:r>
          </m:sub>
        </m:sSub>
        <m:r>
          <m:rPr>
            <m:sty m:val="bi"/>
          </m:rPr>
          <w:rPr>
            <w:rFonts w:ascii="Cambria Math" w:hAnsi="Cambria Math" w:cs="Times New Roman"/>
            <w:sz w:val="32"/>
            <w:szCs w:val="32"/>
          </w:rPr>
          <m:t>=</m:t>
        </m:r>
        <m:f>
          <m:fPr>
            <m:ctrlPr>
              <w:rPr>
                <w:rFonts w:ascii="Cambria Math" w:hAnsi="Cambria Math" w:cs="Times New Roman"/>
                <w:b w:val="0"/>
                <w:bCs/>
                <w:i/>
                <w:sz w:val="32"/>
                <w:szCs w:val="32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="Times New Roman"/>
                <w:sz w:val="32"/>
                <w:szCs w:val="32"/>
              </w:rPr>
              <m:t>∂L(</m:t>
            </m:r>
            <m:sSub>
              <m:sSubPr>
                <m:ctrlPr>
                  <w:rPr>
                    <w:rFonts w:ascii="Cambria Math" w:hAnsi="Cambria Math" w:cs="Times New Roman"/>
                    <w:b w:val="0"/>
                    <w:bCs/>
                    <w:i/>
                    <w:sz w:val="32"/>
                    <w:szCs w:val="32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="Times New Roman"/>
                    <w:sz w:val="32"/>
                    <w:szCs w:val="32"/>
                  </w:rPr>
                  <m:t>y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="Times New Roman"/>
                    <w:sz w:val="32"/>
                    <w:szCs w:val="32"/>
                  </w:rPr>
                  <m:t>i</m:t>
                </m:r>
              </m:sub>
            </m:sSub>
            <m:r>
              <m:rPr>
                <m:sty m:val="bi"/>
              </m:rPr>
              <w:rPr>
                <w:rFonts w:ascii="Cambria Math" w:hAnsi="Cambria Math" w:cs="Times New Roman"/>
                <w:sz w:val="32"/>
                <w:szCs w:val="32"/>
              </w:rPr>
              <m:t>,</m:t>
            </m:r>
            <m:sSub>
              <m:sSubPr>
                <m:ctrlPr>
                  <w:rPr>
                    <w:rFonts w:ascii="Cambria Math" w:hAnsi="Cambria Math" w:cs="Times New Roman"/>
                    <w:b w:val="0"/>
                    <w:bCs/>
                    <w:i/>
                    <w:sz w:val="32"/>
                    <w:szCs w:val="32"/>
                  </w:rPr>
                </m:ctrlPr>
              </m:sSubPr>
              <m:e>
                <m:acc>
                  <m:accPr>
                    <m:ctrlPr>
                      <w:rPr>
                        <w:rFonts w:ascii="Cambria Math" w:hAnsi="Cambria Math" w:cs="Times New Roman"/>
                        <w:b w:val="0"/>
                        <w:bCs/>
                        <w:i/>
                        <w:sz w:val="32"/>
                        <w:szCs w:val="32"/>
                      </w:rPr>
                    </m:ctrlPr>
                  </m:acc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32"/>
                        <w:szCs w:val="32"/>
                      </w:rPr>
                      <m:t>y</m:t>
                    </m:r>
                  </m:e>
                </m:acc>
              </m:e>
              <m:sub>
                <m:r>
                  <m:rPr>
                    <m:sty m:val="bi"/>
                  </m:rPr>
                  <w:rPr>
                    <w:rFonts w:ascii="Cambria Math" w:hAnsi="Cambria Math" w:cs="Times New Roman"/>
                    <w:sz w:val="32"/>
                    <w:szCs w:val="32"/>
                  </w:rPr>
                  <m:t>i</m:t>
                </m:r>
              </m:sub>
            </m:sSub>
            <m:r>
              <m:rPr>
                <m:sty m:val="bi"/>
              </m:rPr>
              <w:rPr>
                <w:rFonts w:ascii="Cambria Math" w:hAnsi="Cambria Math" w:cs="Times New Roman"/>
                <w:sz w:val="32"/>
                <w:szCs w:val="32"/>
              </w:rPr>
              <m:t>)</m:t>
            </m:r>
          </m:num>
          <m:den>
            <m:r>
              <m:rPr>
                <m:sty m:val="bi"/>
              </m:rPr>
              <w:rPr>
                <w:rFonts w:ascii="Cambria Math" w:hAnsi="Cambria Math" w:cs="Times New Roman"/>
                <w:sz w:val="32"/>
                <w:szCs w:val="32"/>
              </w:rPr>
              <m:t>∂</m:t>
            </m:r>
            <m:sSub>
              <m:sSubPr>
                <m:ctrlPr>
                  <w:rPr>
                    <w:rFonts w:ascii="Cambria Math" w:hAnsi="Cambria Math" w:cs="Times New Roman"/>
                    <w:b w:val="0"/>
                    <w:bCs/>
                    <w:i/>
                    <w:sz w:val="32"/>
                    <w:szCs w:val="32"/>
                  </w:rPr>
                </m:ctrlPr>
              </m:sSubPr>
              <m:e>
                <m:acc>
                  <m:accPr>
                    <m:ctrlPr>
                      <w:rPr>
                        <w:rFonts w:ascii="Cambria Math" w:hAnsi="Cambria Math" w:cs="Times New Roman"/>
                        <w:b w:val="0"/>
                        <w:bCs/>
                        <w:i/>
                        <w:sz w:val="32"/>
                        <w:szCs w:val="32"/>
                      </w:rPr>
                    </m:ctrlPr>
                  </m:acc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32"/>
                        <w:szCs w:val="32"/>
                      </w:rPr>
                      <m:t>y</m:t>
                    </m:r>
                  </m:e>
                </m:acc>
              </m:e>
              <m:sub>
                <m:r>
                  <m:rPr>
                    <m:sty m:val="bi"/>
                  </m:rPr>
                  <w:rPr>
                    <w:rFonts w:ascii="Cambria Math" w:hAnsi="Cambria Math" w:cs="Times New Roman"/>
                    <w:sz w:val="32"/>
                    <w:szCs w:val="32"/>
                  </w:rPr>
                  <m:t>i</m:t>
                </m:r>
              </m:sub>
            </m:sSub>
          </m:den>
        </m:f>
      </m:oMath>
      <w:r w:rsidR="00CF6ABB" w:rsidRPr="00CF6ABB">
        <w:rPr>
          <w:rFonts w:ascii="Times New Roman" w:hAnsi="Times New Roman" w:cs="Times New Roman"/>
          <w:b w:val="0"/>
          <w:bCs/>
          <w:sz w:val="32"/>
          <w:szCs w:val="32"/>
        </w:rPr>
        <w:t>,</w:t>
      </w:r>
      <w:r w:rsidR="00CF6ABB">
        <w:rPr>
          <w:rFonts w:ascii="Times New Roman" w:hAnsi="Times New Roman" w:cs="Times New Roman"/>
          <w:b w:val="0"/>
          <w:bCs/>
          <w:sz w:val="32"/>
          <w:szCs w:val="32"/>
        </w:rPr>
        <w:t xml:space="preserve">  </w:t>
      </w:r>
      <w:r w:rsidR="00CF6ABB" w:rsidRPr="00CF6ABB">
        <w:rPr>
          <w:rFonts w:ascii="Times New Roman" w:hAnsi="Times New Roman" w:cs="Times New Roman"/>
          <w:b w:val="0"/>
          <w:bCs/>
          <w:sz w:val="32"/>
          <w:szCs w:val="32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b w:val="0"/>
                <w:bCs/>
                <w:i/>
                <w:sz w:val="32"/>
                <w:szCs w:val="32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 w:val="32"/>
                <w:szCs w:val="32"/>
              </w:rPr>
              <m:t>h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sz w:val="32"/>
                <w:szCs w:val="32"/>
              </w:rPr>
              <m:t>i</m:t>
            </m:r>
          </m:sub>
        </m:sSub>
        <m:r>
          <m:rPr>
            <m:sty m:val="bi"/>
          </m:rPr>
          <w:rPr>
            <w:rFonts w:ascii="Cambria Math" w:hAnsi="Cambria Math" w:cs="Times New Roman"/>
            <w:sz w:val="32"/>
            <w:szCs w:val="32"/>
          </w:rPr>
          <m:t>=</m:t>
        </m:r>
        <m:f>
          <m:fPr>
            <m:ctrlPr>
              <w:rPr>
                <w:rFonts w:ascii="Cambria Math" w:hAnsi="Cambria Math" w:cs="Times New Roman"/>
                <w:b w:val="0"/>
                <w:bCs/>
                <w:i/>
                <w:sz w:val="32"/>
                <w:szCs w:val="32"/>
              </w:rPr>
            </m:ctrlPr>
          </m:fPr>
          <m:num>
            <m:sSup>
              <m:sSupPr>
                <m:ctrlPr>
                  <w:rPr>
                    <w:rFonts w:ascii="Cambria Math" w:hAnsi="Cambria Math" w:cs="Times New Roman"/>
                    <w:b w:val="0"/>
                    <w:bCs/>
                    <w:i/>
                    <w:sz w:val="32"/>
                    <w:szCs w:val="32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 w:cs="Times New Roman"/>
                    <w:sz w:val="32"/>
                    <w:szCs w:val="32"/>
                  </w:rPr>
                  <m:t>∂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 w:cs="Times New Roman"/>
                    <w:sz w:val="32"/>
                    <w:szCs w:val="32"/>
                  </w:rPr>
                  <m:t>2</m:t>
                </m:r>
              </m:sup>
            </m:sSup>
            <m:r>
              <m:rPr>
                <m:sty m:val="bi"/>
              </m:rPr>
              <w:rPr>
                <w:rFonts w:ascii="Cambria Math" w:hAnsi="Cambria Math" w:cs="Times New Roman"/>
                <w:sz w:val="32"/>
                <w:szCs w:val="32"/>
              </w:rPr>
              <m:t>L(</m:t>
            </m:r>
            <m:sSub>
              <m:sSubPr>
                <m:ctrlPr>
                  <w:rPr>
                    <w:rFonts w:ascii="Cambria Math" w:hAnsi="Cambria Math" w:cs="Times New Roman"/>
                    <w:b w:val="0"/>
                    <w:bCs/>
                    <w:i/>
                    <w:sz w:val="32"/>
                    <w:szCs w:val="32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="Times New Roman"/>
                    <w:sz w:val="32"/>
                    <w:szCs w:val="32"/>
                  </w:rPr>
                  <m:t>y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="Times New Roman"/>
                    <w:sz w:val="32"/>
                    <w:szCs w:val="32"/>
                  </w:rPr>
                  <m:t>i</m:t>
                </m:r>
              </m:sub>
            </m:sSub>
            <m:r>
              <m:rPr>
                <m:sty m:val="bi"/>
              </m:rPr>
              <w:rPr>
                <w:rFonts w:ascii="Cambria Math" w:hAnsi="Cambria Math" w:cs="Times New Roman"/>
                <w:sz w:val="32"/>
                <w:szCs w:val="32"/>
              </w:rPr>
              <m:t>,</m:t>
            </m:r>
            <m:sSub>
              <m:sSubPr>
                <m:ctrlPr>
                  <w:rPr>
                    <w:rFonts w:ascii="Cambria Math" w:hAnsi="Cambria Math" w:cs="Times New Roman"/>
                    <w:b w:val="0"/>
                    <w:bCs/>
                    <w:i/>
                    <w:sz w:val="32"/>
                    <w:szCs w:val="32"/>
                  </w:rPr>
                </m:ctrlPr>
              </m:sSubPr>
              <m:e>
                <m:acc>
                  <m:accPr>
                    <m:ctrlPr>
                      <w:rPr>
                        <w:rFonts w:ascii="Cambria Math" w:hAnsi="Cambria Math" w:cs="Times New Roman"/>
                        <w:b w:val="0"/>
                        <w:bCs/>
                        <w:i/>
                        <w:sz w:val="32"/>
                        <w:szCs w:val="32"/>
                      </w:rPr>
                    </m:ctrlPr>
                  </m:acc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32"/>
                        <w:szCs w:val="32"/>
                      </w:rPr>
                      <m:t>y</m:t>
                    </m:r>
                  </m:e>
                </m:acc>
              </m:e>
              <m:sub>
                <m:r>
                  <m:rPr>
                    <m:sty m:val="bi"/>
                  </m:rPr>
                  <w:rPr>
                    <w:rFonts w:ascii="Cambria Math" w:hAnsi="Cambria Math" w:cs="Times New Roman"/>
                    <w:sz w:val="32"/>
                    <w:szCs w:val="32"/>
                  </w:rPr>
                  <m:t>i</m:t>
                </m:r>
              </m:sub>
            </m:sSub>
            <m:r>
              <m:rPr>
                <m:sty m:val="bi"/>
              </m:rPr>
              <w:rPr>
                <w:rFonts w:ascii="Cambria Math" w:hAnsi="Cambria Math" w:cs="Times New Roman"/>
                <w:sz w:val="32"/>
                <w:szCs w:val="32"/>
              </w:rPr>
              <m:t>)</m:t>
            </m:r>
          </m:num>
          <m:den>
            <m:r>
              <m:rPr>
                <m:sty m:val="bi"/>
              </m:rPr>
              <w:rPr>
                <w:rFonts w:ascii="Cambria Math" w:hAnsi="Cambria Math" w:cs="Times New Roman"/>
                <w:sz w:val="32"/>
                <w:szCs w:val="32"/>
              </w:rPr>
              <m:t>∂</m:t>
            </m:r>
            <m:sSup>
              <m:sSupPr>
                <m:ctrlPr>
                  <w:rPr>
                    <w:rFonts w:ascii="Cambria Math" w:hAnsi="Cambria Math" w:cs="Times New Roman"/>
                    <w:b w:val="0"/>
                    <w:bCs/>
                    <w:i/>
                    <w:sz w:val="32"/>
                    <w:szCs w:val="32"/>
                  </w:rPr>
                </m:ctrlPr>
              </m:sSupPr>
              <m:e>
                <m:sSub>
                  <m:sSubPr>
                    <m:ctrlPr>
                      <w:rPr>
                        <w:rFonts w:ascii="Cambria Math" w:hAnsi="Cambria Math" w:cs="Times New Roman"/>
                        <w:b w:val="0"/>
                        <w:bCs/>
                        <w:i/>
                        <w:sz w:val="32"/>
                        <w:szCs w:val="32"/>
                      </w:rPr>
                    </m:ctrlPr>
                  </m:sSubPr>
                  <m:e>
                    <m:acc>
                      <m:accPr>
                        <m:ctrlPr>
                          <w:rPr>
                            <w:rFonts w:ascii="Cambria Math" w:hAnsi="Cambria Math" w:cs="Times New Roman"/>
                            <w:b w:val="0"/>
                            <w:bCs/>
                            <w:i/>
                            <w:sz w:val="32"/>
                            <w:szCs w:val="32"/>
                          </w:rPr>
                        </m:ctrlPr>
                      </m:acc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="Times New Roman"/>
                            <w:sz w:val="32"/>
                            <w:szCs w:val="32"/>
                          </w:rPr>
                          <m:t>y</m:t>
                        </m:r>
                      </m:e>
                    </m:acc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32"/>
                        <w:szCs w:val="32"/>
                      </w:rPr>
                      <m:t>i</m:t>
                    </m:r>
                  </m:sub>
                </m:sSub>
              </m:e>
              <m:sup>
                <m:r>
                  <m:rPr>
                    <m:sty m:val="bi"/>
                  </m:rPr>
                  <w:rPr>
                    <w:rFonts w:ascii="Cambria Math" w:hAnsi="Cambria Math" w:cs="Times New Roman"/>
                    <w:sz w:val="32"/>
                    <w:szCs w:val="32"/>
                  </w:rPr>
                  <m:t>2</m:t>
                </m:r>
              </m:sup>
            </m:sSup>
          </m:den>
        </m:f>
      </m:oMath>
      <w:r w:rsidR="00CF6ABB" w:rsidRPr="00CF6ABB">
        <w:rPr>
          <w:rFonts w:ascii="Times New Roman" w:hAnsi="Times New Roman" w:cs="Times New Roman"/>
          <w:b w:val="0"/>
          <w:bCs/>
          <w:sz w:val="32"/>
          <w:szCs w:val="32"/>
        </w:rPr>
        <w:t>,</w:t>
      </w:r>
    </w:p>
    <w:p w14:paraId="26EF25CB" w14:textId="3E70BF19" w:rsidR="0075569D" w:rsidRPr="00FF6D1B" w:rsidRDefault="0075569D" w:rsidP="0038482C">
      <w:pPr>
        <w:rPr>
          <w:rFonts w:ascii="Times New Roman" w:hAnsi="Times New Roman" w:cs="Times New Roman"/>
          <w:b w:val="0"/>
          <w:bCs/>
          <w:sz w:val="24"/>
          <w:szCs w:val="24"/>
        </w:rPr>
      </w:pPr>
    </w:p>
    <w:p w14:paraId="73166D19" w14:textId="77777777" w:rsidR="00FF6D1B" w:rsidRPr="0038482C" w:rsidRDefault="00FF6D1B" w:rsidP="0038482C">
      <w:pPr>
        <w:rPr>
          <w:rFonts w:ascii="Times New Roman" w:hAnsi="Times New Roman" w:cs="Times New Roman"/>
          <w:b w:val="0"/>
          <w:bCs/>
          <w:sz w:val="24"/>
          <w:szCs w:val="24"/>
        </w:rPr>
      </w:pPr>
    </w:p>
    <w:p w14:paraId="1B170537" w14:textId="7A020A4F" w:rsidR="00C4086E" w:rsidRDefault="00C4086E" w:rsidP="00C4086E">
      <w:pPr>
        <w:rPr>
          <w:rFonts w:ascii="Times New Roman" w:hAnsi="Times New Roman" w:cs="Times New Roman"/>
          <w:b w:val="0"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 w:val="0"/>
          <w:bCs/>
          <w:sz w:val="24"/>
          <w:szCs w:val="24"/>
        </w:rPr>
        <w:t>Tại</w:t>
      </w:r>
      <w:proofErr w:type="spellEnd"/>
      <w:r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bCs/>
          <w:sz w:val="24"/>
          <w:szCs w:val="24"/>
        </w:rPr>
        <w:t>vòng</w:t>
      </w:r>
      <w:proofErr w:type="spellEnd"/>
      <w:r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bCs/>
          <w:sz w:val="24"/>
          <w:szCs w:val="24"/>
        </w:rPr>
        <w:t>lặp</w:t>
      </w:r>
      <w:proofErr w:type="spellEnd"/>
      <w:r>
        <w:rPr>
          <w:rFonts w:ascii="Times New Roman" w:hAnsi="Times New Roman" w:cs="Times New Roman"/>
          <w:b w:val="0"/>
          <w:bCs/>
          <w:sz w:val="24"/>
          <w:szCs w:val="24"/>
        </w:rPr>
        <w:t xml:space="preserve"> m:</w:t>
      </w:r>
    </w:p>
    <w:p w14:paraId="4A9FC5CC" w14:textId="2EDA79FE" w:rsidR="00C4086E" w:rsidRDefault="00626478" w:rsidP="00626478">
      <w:pPr>
        <w:jc w:val="center"/>
        <w:rPr>
          <w:rFonts w:ascii="Times New Roman" w:hAnsi="Times New Roman" w:cs="Times New Roman"/>
          <w:b w:val="0"/>
          <w:bCs/>
          <w:sz w:val="24"/>
          <w:szCs w:val="24"/>
        </w:rPr>
      </w:pPr>
      <w:r w:rsidRPr="00626478">
        <w:rPr>
          <w:rFonts w:ascii="Times New Roman" w:hAnsi="Times New Roman" w:cs="Times New Roman"/>
          <w:b w:val="0"/>
          <w:bCs/>
          <w:sz w:val="24"/>
          <w:szCs w:val="24"/>
        </w:rPr>
        <w:drawing>
          <wp:inline distT="0" distB="0" distL="0" distR="0" wp14:anchorId="0E86C3FE" wp14:editId="700033C9">
            <wp:extent cx="1333500" cy="400821"/>
            <wp:effectExtent l="0" t="0" r="0" b="0"/>
            <wp:docPr id="1888507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50755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339065" cy="402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962FA" w14:textId="08C0B50A" w:rsidR="00626478" w:rsidRPr="00C4086E" w:rsidRDefault="004F6FD7" w:rsidP="00626478">
      <w:pPr>
        <w:jc w:val="left"/>
        <w:rPr>
          <w:rFonts w:ascii="Times New Roman" w:hAnsi="Times New Roman" w:cs="Times New Roman"/>
          <w:b w:val="0"/>
          <w:bCs/>
          <w:sz w:val="24"/>
          <w:szCs w:val="24"/>
        </w:rPr>
      </w:pPr>
      <w:r>
        <w:rPr>
          <w:rFonts w:ascii="Times New Roman" w:hAnsi="Times New Roman" w:cs="Times New Roman"/>
          <w:b w:val="0"/>
          <w:bCs/>
          <w:sz w:val="24"/>
          <w:szCs w:val="24"/>
        </w:rPr>
        <w:t xml:space="preserve">Học </w:t>
      </w:r>
      <w:proofErr w:type="spellStart"/>
      <w:r>
        <w:rPr>
          <w:rFonts w:ascii="Times New Roman" w:hAnsi="Times New Roman" w:cs="Times New Roman"/>
          <w:b w:val="0"/>
          <w:bCs/>
          <w:sz w:val="24"/>
          <w:szCs w:val="24"/>
        </w:rPr>
        <w:t>phần</w:t>
      </w:r>
      <w:proofErr w:type="spellEnd"/>
      <w:r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bCs/>
          <w:sz w:val="24"/>
          <w:szCs w:val="24"/>
        </w:rPr>
        <w:t>dư</w:t>
      </w:r>
      <w:proofErr w:type="spellEnd"/>
      <w:r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="00BA6F0F">
        <w:rPr>
          <w:rFonts w:ascii="Times New Roman" w:hAnsi="Times New Roman" w:cs="Times New Roman"/>
          <w:b w:val="0"/>
          <w:bCs/>
          <w:sz w:val="24"/>
          <w:szCs w:val="24"/>
        </w:rPr>
        <w:t>bằng</w:t>
      </w:r>
      <w:proofErr w:type="spellEnd"/>
      <w:r w:rsidR="00BA6F0F">
        <w:rPr>
          <w:rFonts w:ascii="Times New Roman" w:hAnsi="Times New Roman" w:cs="Times New Roman"/>
          <w:b w:val="0"/>
          <w:bCs/>
          <w:sz w:val="24"/>
          <w:szCs w:val="24"/>
        </w:rPr>
        <w:t xml:space="preserve"> gradient </w:t>
      </w:r>
      <w:proofErr w:type="spellStart"/>
      <w:r w:rsidR="00BA6F0F">
        <w:rPr>
          <w:rFonts w:ascii="Times New Roman" w:hAnsi="Times New Roman" w:cs="Times New Roman"/>
          <w:b w:val="0"/>
          <w:bCs/>
          <w:sz w:val="24"/>
          <w:szCs w:val="24"/>
        </w:rPr>
        <w:t>âm</w:t>
      </w:r>
      <w:proofErr w:type="spellEnd"/>
      <w:r w:rsidR="00BA6F0F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="00BA6F0F">
        <w:rPr>
          <w:rFonts w:ascii="Times New Roman" w:hAnsi="Times New Roman" w:cs="Times New Roman"/>
          <w:b w:val="0"/>
          <w:bCs/>
          <w:sz w:val="24"/>
          <w:szCs w:val="24"/>
        </w:rPr>
        <w:t>của</w:t>
      </w:r>
      <w:proofErr w:type="spellEnd"/>
      <w:r w:rsidR="00BA6F0F">
        <w:rPr>
          <w:rFonts w:ascii="Times New Roman" w:hAnsi="Times New Roman" w:cs="Times New Roman"/>
          <w:b w:val="0"/>
          <w:bCs/>
          <w:sz w:val="24"/>
          <w:szCs w:val="24"/>
        </w:rPr>
        <w:t xml:space="preserve"> loss</w:t>
      </w:r>
    </w:p>
    <w:p w14:paraId="2F6C9AFF" w14:textId="60C15A7B" w:rsidR="00594BC1" w:rsidRPr="009951F2" w:rsidRDefault="006E0771" w:rsidP="00652094">
      <w:pPr>
        <w:rPr>
          <w:rFonts w:ascii="Times New Roman" w:hAnsi="Times New Roman" w:cs="Times New Roman"/>
          <w:sz w:val="24"/>
          <w:szCs w:val="24"/>
        </w:rPr>
      </w:pPr>
      <w:r w:rsidRPr="49E1949D">
        <w:rPr>
          <w:rFonts w:ascii="Times New Roman" w:hAnsi="Times New Roman" w:cs="Times New Roman"/>
          <w:sz w:val="24"/>
          <w:szCs w:val="24"/>
        </w:rPr>
        <w:t xml:space="preserve">2.2.2. </w:t>
      </w:r>
      <w:proofErr w:type="spellStart"/>
      <w:r w:rsidR="00247A12" w:rsidRPr="49E1949D">
        <w:rPr>
          <w:rFonts w:ascii="Times New Roman" w:hAnsi="Times New Roman" w:cs="Times New Roman"/>
          <w:sz w:val="24"/>
          <w:szCs w:val="24"/>
        </w:rPr>
        <w:t>Hàm</w:t>
      </w:r>
      <w:proofErr w:type="spellEnd"/>
      <w:r w:rsidR="00247A12" w:rsidRPr="49E194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47A12" w:rsidRPr="49E1949D">
        <w:rPr>
          <w:rFonts w:ascii="Times New Roman" w:hAnsi="Times New Roman" w:cs="Times New Roman"/>
          <w:sz w:val="24"/>
          <w:szCs w:val="24"/>
        </w:rPr>
        <w:t>mất</w:t>
      </w:r>
      <w:proofErr w:type="spellEnd"/>
      <w:r w:rsidR="00247A12" w:rsidRPr="49E194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47A12" w:rsidRPr="49E1949D">
        <w:rPr>
          <w:rFonts w:ascii="Times New Roman" w:hAnsi="Times New Roman" w:cs="Times New Roman"/>
          <w:sz w:val="24"/>
          <w:szCs w:val="24"/>
        </w:rPr>
        <w:t>mát</w:t>
      </w:r>
      <w:proofErr w:type="spellEnd"/>
      <w:r w:rsidR="00247A12" w:rsidRPr="49E194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47A12" w:rsidRPr="49E1949D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="00247A12" w:rsidRPr="49E1949D">
        <w:rPr>
          <w:rFonts w:ascii="Times New Roman" w:hAnsi="Times New Roman" w:cs="Times New Roman"/>
          <w:sz w:val="24"/>
          <w:szCs w:val="24"/>
        </w:rPr>
        <w:t xml:space="preserve"> re</w:t>
      </w:r>
      <w:r w:rsidR="0090765E" w:rsidRPr="49E1949D">
        <w:rPr>
          <w:rFonts w:ascii="Times New Roman" w:hAnsi="Times New Roman" w:cs="Times New Roman"/>
          <w:sz w:val="24"/>
          <w:szCs w:val="24"/>
        </w:rPr>
        <w:t>gula</w:t>
      </w:r>
      <w:r w:rsidR="00FF7C3D" w:rsidRPr="49E1949D">
        <w:rPr>
          <w:rFonts w:ascii="Times New Roman" w:hAnsi="Times New Roman" w:cs="Times New Roman"/>
          <w:sz w:val="24"/>
          <w:szCs w:val="24"/>
        </w:rPr>
        <w:t>rization</w:t>
      </w:r>
    </w:p>
    <w:p w14:paraId="36926F7C" w14:textId="6C6AE92A" w:rsidR="00FF7C3D" w:rsidRDefault="00FF7C3D" w:rsidP="00652094">
      <w:pPr>
        <w:rPr>
          <w:rFonts w:ascii="Times New Roman" w:hAnsi="Times New Roman" w:cs="Times New Roman"/>
          <w:sz w:val="24"/>
          <w:szCs w:val="24"/>
        </w:rPr>
      </w:pPr>
      <w:r w:rsidRPr="49E1949D">
        <w:rPr>
          <w:rFonts w:ascii="Times New Roman" w:hAnsi="Times New Roman" w:cs="Times New Roman"/>
          <w:sz w:val="24"/>
          <w:szCs w:val="24"/>
        </w:rPr>
        <w:t xml:space="preserve">2.2.3. </w:t>
      </w:r>
      <w:proofErr w:type="spellStart"/>
      <w:r w:rsidR="00D97EAB" w:rsidRPr="49E1949D">
        <w:rPr>
          <w:rFonts w:ascii="Times New Roman" w:hAnsi="Times New Roman" w:cs="Times New Roman"/>
          <w:sz w:val="24"/>
          <w:szCs w:val="24"/>
        </w:rPr>
        <w:t>Cách</w:t>
      </w:r>
      <w:proofErr w:type="spellEnd"/>
      <w:r w:rsidR="00D97EAB" w:rsidRPr="49E194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97EAB" w:rsidRPr="49E1949D">
        <w:rPr>
          <w:rFonts w:ascii="Times New Roman" w:hAnsi="Times New Roman" w:cs="Times New Roman"/>
          <w:sz w:val="24"/>
          <w:szCs w:val="24"/>
        </w:rPr>
        <w:t>áp</w:t>
      </w:r>
      <w:proofErr w:type="spellEnd"/>
      <w:r w:rsidR="00D97EAB" w:rsidRPr="49E194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97EAB" w:rsidRPr="49E1949D">
        <w:rPr>
          <w:rFonts w:ascii="Times New Roman" w:hAnsi="Times New Roman" w:cs="Times New Roman"/>
          <w:sz w:val="24"/>
          <w:szCs w:val="24"/>
        </w:rPr>
        <w:t>dụng</w:t>
      </w:r>
      <w:proofErr w:type="spellEnd"/>
      <w:r w:rsidR="00D97EAB" w:rsidRPr="49E194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97EAB" w:rsidRPr="49E1949D">
        <w:rPr>
          <w:rFonts w:ascii="Times New Roman" w:hAnsi="Times New Roman" w:cs="Times New Roman"/>
          <w:sz w:val="24"/>
          <w:szCs w:val="24"/>
        </w:rPr>
        <w:t>XGBoost</w:t>
      </w:r>
      <w:proofErr w:type="spellEnd"/>
      <w:r w:rsidR="00D97EAB" w:rsidRPr="49E194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97EAB" w:rsidRPr="49E1949D">
        <w:rPr>
          <w:rFonts w:ascii="Times New Roman" w:hAnsi="Times New Roman" w:cs="Times New Roman"/>
          <w:sz w:val="24"/>
          <w:szCs w:val="24"/>
        </w:rPr>
        <w:t>chuỗi</w:t>
      </w:r>
      <w:proofErr w:type="spellEnd"/>
      <w:r w:rsidR="00D97EAB" w:rsidRPr="49E194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97EAB" w:rsidRPr="49E1949D">
        <w:rPr>
          <w:rFonts w:ascii="Times New Roman" w:hAnsi="Times New Roman" w:cs="Times New Roman"/>
          <w:sz w:val="24"/>
          <w:szCs w:val="24"/>
        </w:rPr>
        <w:t>thời</w:t>
      </w:r>
      <w:proofErr w:type="spellEnd"/>
      <w:r w:rsidR="00D97EAB" w:rsidRPr="49E194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97EAB" w:rsidRPr="49E1949D">
        <w:rPr>
          <w:rFonts w:ascii="Times New Roman" w:hAnsi="Times New Roman" w:cs="Times New Roman"/>
          <w:sz w:val="24"/>
          <w:szCs w:val="24"/>
        </w:rPr>
        <w:t>gian</w:t>
      </w:r>
      <w:proofErr w:type="spellEnd"/>
    </w:p>
    <w:p w14:paraId="0F4DAC1A" w14:textId="3195A202" w:rsidR="00AA7591" w:rsidRDefault="00D97EAB" w:rsidP="00D97EAB">
      <w:pPr>
        <w:pStyle w:val="Heading2"/>
      </w:pPr>
      <w:r w:rsidRPr="00D97EAB">
        <w:lastRenderedPageBreak/>
        <w:t xml:space="preserve">2.3.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TFT</w:t>
      </w:r>
    </w:p>
    <w:p w14:paraId="2508AA5A" w14:textId="4C384D17" w:rsidR="00D97EAB" w:rsidRPr="00F13549" w:rsidRDefault="00D97EAB" w:rsidP="00D97EAB">
      <w:pPr>
        <w:rPr>
          <w:rFonts w:ascii="Times New Roman" w:hAnsi="Times New Roman" w:cs="Times New Roman"/>
          <w:sz w:val="24"/>
          <w:szCs w:val="24"/>
        </w:rPr>
      </w:pPr>
      <w:r w:rsidRPr="00F13549">
        <w:rPr>
          <w:rFonts w:ascii="Times New Roman" w:hAnsi="Times New Roman" w:cs="Times New Roman"/>
          <w:sz w:val="24"/>
          <w:szCs w:val="24"/>
        </w:rPr>
        <w:t xml:space="preserve">2.2.1. </w:t>
      </w:r>
      <w:proofErr w:type="spellStart"/>
      <w:r w:rsidR="009C731C" w:rsidRPr="00F13549">
        <w:rPr>
          <w:rFonts w:ascii="Times New Roman" w:hAnsi="Times New Roman" w:cs="Times New Roman"/>
          <w:sz w:val="24"/>
          <w:szCs w:val="24"/>
        </w:rPr>
        <w:t>Kiến</w:t>
      </w:r>
      <w:proofErr w:type="spellEnd"/>
      <w:r w:rsidR="009C731C" w:rsidRPr="00F135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C731C" w:rsidRPr="00F13549">
        <w:rPr>
          <w:rFonts w:ascii="Times New Roman" w:hAnsi="Times New Roman" w:cs="Times New Roman"/>
          <w:sz w:val="24"/>
          <w:szCs w:val="24"/>
        </w:rPr>
        <w:t>trúc</w:t>
      </w:r>
      <w:proofErr w:type="spellEnd"/>
      <w:r w:rsidR="009C731C" w:rsidRPr="00F13549">
        <w:rPr>
          <w:rFonts w:ascii="Times New Roman" w:hAnsi="Times New Roman" w:cs="Times New Roman"/>
          <w:sz w:val="24"/>
          <w:szCs w:val="24"/>
        </w:rPr>
        <w:t xml:space="preserve"> Transformer</w:t>
      </w:r>
    </w:p>
    <w:p w14:paraId="0B736AF6" w14:textId="49500B2E" w:rsidR="00D97EAB" w:rsidRPr="00F13549" w:rsidRDefault="00D97EAB" w:rsidP="00D97EAB">
      <w:pPr>
        <w:rPr>
          <w:rFonts w:ascii="Times New Roman" w:hAnsi="Times New Roman" w:cs="Times New Roman"/>
          <w:sz w:val="24"/>
          <w:szCs w:val="24"/>
        </w:rPr>
      </w:pPr>
      <w:r w:rsidRPr="00F13549">
        <w:rPr>
          <w:rFonts w:ascii="Times New Roman" w:hAnsi="Times New Roman" w:cs="Times New Roman"/>
          <w:sz w:val="24"/>
          <w:szCs w:val="24"/>
        </w:rPr>
        <w:t>2.2.</w:t>
      </w:r>
      <w:r w:rsidR="00F13549" w:rsidRPr="00F13549">
        <w:rPr>
          <w:rFonts w:ascii="Times New Roman" w:hAnsi="Times New Roman" w:cs="Times New Roman"/>
          <w:sz w:val="24"/>
          <w:szCs w:val="24"/>
        </w:rPr>
        <w:t xml:space="preserve">2. Các </w:t>
      </w:r>
      <w:proofErr w:type="spellStart"/>
      <w:r w:rsidR="00F13549" w:rsidRPr="00F13549">
        <w:rPr>
          <w:rFonts w:ascii="Times New Roman" w:hAnsi="Times New Roman" w:cs="Times New Roman"/>
          <w:sz w:val="24"/>
          <w:szCs w:val="24"/>
        </w:rPr>
        <w:t>thành</w:t>
      </w:r>
      <w:proofErr w:type="spellEnd"/>
      <w:r w:rsidR="00F13549" w:rsidRPr="00F135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13549" w:rsidRPr="00F13549">
        <w:rPr>
          <w:rFonts w:ascii="Times New Roman" w:hAnsi="Times New Roman" w:cs="Times New Roman"/>
          <w:sz w:val="24"/>
          <w:szCs w:val="24"/>
        </w:rPr>
        <w:t>phần</w:t>
      </w:r>
      <w:proofErr w:type="spellEnd"/>
      <w:r w:rsidR="00F13549" w:rsidRPr="00F135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13549" w:rsidRPr="00F13549">
        <w:rPr>
          <w:rFonts w:ascii="Times New Roman" w:hAnsi="Times New Roman" w:cs="Times New Roman"/>
          <w:sz w:val="24"/>
          <w:szCs w:val="24"/>
        </w:rPr>
        <w:t>chính</w:t>
      </w:r>
      <w:proofErr w:type="spellEnd"/>
      <w:r w:rsidR="00F13549" w:rsidRPr="00F135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13549" w:rsidRPr="00F13549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="00F13549" w:rsidRPr="00F13549">
        <w:rPr>
          <w:rFonts w:ascii="Times New Roman" w:hAnsi="Times New Roman" w:cs="Times New Roman"/>
          <w:sz w:val="24"/>
          <w:szCs w:val="24"/>
        </w:rPr>
        <w:t xml:space="preserve"> TFT</w:t>
      </w:r>
    </w:p>
    <w:p w14:paraId="3E7C24BF" w14:textId="74327357" w:rsidR="00F13549" w:rsidRPr="00F13549" w:rsidRDefault="00F13549" w:rsidP="00D97EAB">
      <w:pPr>
        <w:rPr>
          <w:rFonts w:ascii="Times New Roman" w:hAnsi="Times New Roman" w:cs="Times New Roman"/>
          <w:sz w:val="24"/>
          <w:szCs w:val="24"/>
        </w:rPr>
      </w:pPr>
      <w:r w:rsidRPr="00F13549">
        <w:rPr>
          <w:rFonts w:ascii="Times New Roman" w:hAnsi="Times New Roman" w:cs="Times New Roman"/>
          <w:sz w:val="24"/>
          <w:szCs w:val="24"/>
        </w:rPr>
        <w:t xml:space="preserve">2.2.3. </w:t>
      </w:r>
      <w:proofErr w:type="spellStart"/>
      <w:r w:rsidRPr="00F13549">
        <w:rPr>
          <w:rFonts w:ascii="Times New Roman" w:hAnsi="Times New Roman" w:cs="Times New Roman"/>
          <w:sz w:val="24"/>
          <w:szCs w:val="24"/>
        </w:rPr>
        <w:t>Cơ</w:t>
      </w:r>
      <w:proofErr w:type="spellEnd"/>
      <w:r w:rsidRPr="00F135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3549">
        <w:rPr>
          <w:rFonts w:ascii="Times New Roman" w:hAnsi="Times New Roman" w:cs="Times New Roman"/>
          <w:sz w:val="24"/>
          <w:szCs w:val="24"/>
        </w:rPr>
        <w:t>chế</w:t>
      </w:r>
      <w:proofErr w:type="spellEnd"/>
      <w:r w:rsidRPr="00F13549">
        <w:rPr>
          <w:rFonts w:ascii="Times New Roman" w:hAnsi="Times New Roman" w:cs="Times New Roman"/>
          <w:sz w:val="24"/>
          <w:szCs w:val="24"/>
        </w:rPr>
        <w:t xml:space="preserve"> Attention </w:t>
      </w:r>
      <w:proofErr w:type="spellStart"/>
      <w:r w:rsidRPr="00F13549">
        <w:rPr>
          <w:rFonts w:ascii="Times New Roman" w:hAnsi="Times New Roman" w:cs="Times New Roman"/>
          <w:sz w:val="24"/>
          <w:szCs w:val="24"/>
        </w:rPr>
        <w:t>trong</w:t>
      </w:r>
      <w:proofErr w:type="spellEnd"/>
      <w:r w:rsidRPr="00F135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3549">
        <w:rPr>
          <w:rFonts w:ascii="Times New Roman" w:hAnsi="Times New Roman" w:cs="Times New Roman"/>
          <w:sz w:val="24"/>
          <w:szCs w:val="24"/>
        </w:rPr>
        <w:t>chuỗi</w:t>
      </w:r>
      <w:proofErr w:type="spellEnd"/>
      <w:r w:rsidRPr="00F135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3549">
        <w:rPr>
          <w:rFonts w:ascii="Times New Roman" w:hAnsi="Times New Roman" w:cs="Times New Roman"/>
          <w:sz w:val="24"/>
          <w:szCs w:val="24"/>
        </w:rPr>
        <w:t>thời</w:t>
      </w:r>
      <w:proofErr w:type="spellEnd"/>
      <w:r w:rsidRPr="00F135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3549">
        <w:rPr>
          <w:rFonts w:ascii="Times New Roman" w:hAnsi="Times New Roman" w:cs="Times New Roman"/>
          <w:sz w:val="24"/>
          <w:szCs w:val="24"/>
        </w:rPr>
        <w:t>gian</w:t>
      </w:r>
      <w:proofErr w:type="spellEnd"/>
    </w:p>
    <w:p w14:paraId="5B96CD5F" w14:textId="1611119A" w:rsidR="00375D1B" w:rsidRPr="00E3621D" w:rsidRDefault="00A55B24">
      <w:pPr>
        <w:pStyle w:val="Heading1"/>
        <w:rPr>
          <w:rFonts w:ascii="Times New Roman" w:hAnsi="Times New Roman" w:cs="Times New Roman"/>
          <w:bCs w:val="0"/>
          <w:sz w:val="28"/>
        </w:rPr>
      </w:pPr>
      <w:bookmarkStart w:id="16" w:name="_Toc215469351"/>
      <w:r w:rsidRPr="00E3621D">
        <w:rPr>
          <w:rFonts w:ascii="Times New Roman" w:hAnsi="Times New Roman" w:cs="Times New Roman"/>
          <w:bCs w:val="0"/>
          <w:sz w:val="28"/>
        </w:rPr>
        <w:t xml:space="preserve">CHƯƠNG 3: </w:t>
      </w:r>
      <w:bookmarkEnd w:id="16"/>
      <w:proofErr w:type="spellStart"/>
      <w:r w:rsidR="00AD0AE1" w:rsidRPr="00E3621D">
        <w:rPr>
          <w:rFonts w:ascii="Times New Roman" w:hAnsi="Times New Roman" w:cs="Times New Roman"/>
          <w:bCs w:val="0"/>
          <w:sz w:val="28"/>
        </w:rPr>
        <w:t>Giải</w:t>
      </w:r>
      <w:proofErr w:type="spellEnd"/>
      <w:r w:rsidR="00AD0AE1" w:rsidRPr="00E3621D">
        <w:rPr>
          <w:rFonts w:ascii="Times New Roman" w:hAnsi="Times New Roman" w:cs="Times New Roman"/>
          <w:bCs w:val="0"/>
          <w:sz w:val="28"/>
        </w:rPr>
        <w:t xml:space="preserve"> </w:t>
      </w:r>
      <w:proofErr w:type="spellStart"/>
      <w:r w:rsidR="00AD0AE1" w:rsidRPr="00E3621D">
        <w:rPr>
          <w:rFonts w:ascii="Times New Roman" w:hAnsi="Times New Roman" w:cs="Times New Roman"/>
          <w:bCs w:val="0"/>
          <w:sz w:val="28"/>
        </w:rPr>
        <w:t>pháp</w:t>
      </w:r>
      <w:proofErr w:type="spellEnd"/>
      <w:r w:rsidR="00AD0AE1" w:rsidRPr="00E3621D">
        <w:rPr>
          <w:rFonts w:ascii="Times New Roman" w:hAnsi="Times New Roman" w:cs="Times New Roman"/>
          <w:bCs w:val="0"/>
          <w:sz w:val="28"/>
        </w:rPr>
        <w:t xml:space="preserve"> </w:t>
      </w:r>
      <w:proofErr w:type="spellStart"/>
      <w:r w:rsidR="00AD0AE1" w:rsidRPr="00E3621D">
        <w:rPr>
          <w:rFonts w:ascii="Times New Roman" w:hAnsi="Times New Roman" w:cs="Times New Roman"/>
          <w:bCs w:val="0"/>
          <w:sz w:val="28"/>
        </w:rPr>
        <w:t>thực</w:t>
      </w:r>
      <w:proofErr w:type="spellEnd"/>
      <w:r w:rsidR="00AD0AE1" w:rsidRPr="00E3621D">
        <w:rPr>
          <w:rFonts w:ascii="Times New Roman" w:hAnsi="Times New Roman" w:cs="Times New Roman"/>
          <w:bCs w:val="0"/>
          <w:sz w:val="28"/>
        </w:rPr>
        <w:t xml:space="preserve"> </w:t>
      </w:r>
      <w:proofErr w:type="spellStart"/>
      <w:r w:rsidR="00AD0AE1" w:rsidRPr="00E3621D">
        <w:rPr>
          <w:rFonts w:ascii="Times New Roman" w:hAnsi="Times New Roman" w:cs="Times New Roman"/>
          <w:bCs w:val="0"/>
          <w:sz w:val="28"/>
        </w:rPr>
        <w:t>hiện</w:t>
      </w:r>
      <w:proofErr w:type="spellEnd"/>
      <w:r w:rsidR="00ED2960">
        <w:rPr>
          <w:rFonts w:ascii="Times New Roman" w:hAnsi="Times New Roman" w:cs="Times New Roman"/>
          <w:bCs w:val="0"/>
          <w:sz w:val="28"/>
        </w:rPr>
        <w:t xml:space="preserve"> </w:t>
      </w:r>
      <w:proofErr w:type="spellStart"/>
      <w:r w:rsidR="00ED2960">
        <w:rPr>
          <w:rFonts w:ascii="Times New Roman" w:hAnsi="Times New Roman" w:cs="Times New Roman"/>
          <w:bCs w:val="0"/>
          <w:sz w:val="28"/>
        </w:rPr>
        <w:t>và</w:t>
      </w:r>
      <w:proofErr w:type="spellEnd"/>
      <w:r w:rsidR="00ED2960">
        <w:rPr>
          <w:rFonts w:ascii="Times New Roman" w:hAnsi="Times New Roman" w:cs="Times New Roman"/>
          <w:bCs w:val="0"/>
          <w:sz w:val="28"/>
        </w:rPr>
        <w:t xml:space="preserve"> </w:t>
      </w:r>
      <w:proofErr w:type="spellStart"/>
      <w:r w:rsidR="00ED2960">
        <w:rPr>
          <w:rFonts w:ascii="Times New Roman" w:hAnsi="Times New Roman" w:cs="Times New Roman"/>
          <w:bCs w:val="0"/>
          <w:sz w:val="28"/>
        </w:rPr>
        <w:t>nghiên</w:t>
      </w:r>
      <w:proofErr w:type="spellEnd"/>
      <w:r w:rsidR="00ED2960">
        <w:rPr>
          <w:rFonts w:ascii="Times New Roman" w:hAnsi="Times New Roman" w:cs="Times New Roman"/>
          <w:bCs w:val="0"/>
          <w:sz w:val="28"/>
        </w:rPr>
        <w:t xml:space="preserve"> </w:t>
      </w:r>
      <w:proofErr w:type="spellStart"/>
      <w:r w:rsidR="00ED2960">
        <w:rPr>
          <w:rFonts w:ascii="Times New Roman" w:hAnsi="Times New Roman" w:cs="Times New Roman"/>
          <w:bCs w:val="0"/>
          <w:sz w:val="28"/>
        </w:rPr>
        <w:t>cứu</w:t>
      </w:r>
      <w:proofErr w:type="spellEnd"/>
    </w:p>
    <w:p w14:paraId="43519F3C" w14:textId="77777777" w:rsidR="00375D1B" w:rsidRDefault="00A55B24">
      <w:pPr>
        <w:pStyle w:val="Heading2"/>
        <w:rPr>
          <w:rFonts w:ascii="Times New Roman" w:hAnsi="Times New Roman" w:cs="Times New Roman"/>
          <w:bCs w:val="0"/>
          <w:sz w:val="24"/>
          <w:szCs w:val="24"/>
        </w:rPr>
      </w:pPr>
      <w:bookmarkStart w:id="17" w:name="_Toc215469352"/>
      <w:r w:rsidRPr="00B50D2F">
        <w:rPr>
          <w:rFonts w:ascii="Times New Roman" w:hAnsi="Times New Roman" w:cs="Times New Roman"/>
          <w:bCs w:val="0"/>
          <w:sz w:val="24"/>
          <w:szCs w:val="24"/>
        </w:rPr>
        <w:t xml:space="preserve">3.1. Thu </w:t>
      </w:r>
      <w:proofErr w:type="spellStart"/>
      <w:r w:rsidRPr="00B50D2F">
        <w:rPr>
          <w:rFonts w:ascii="Times New Roman" w:hAnsi="Times New Roman" w:cs="Times New Roman"/>
          <w:bCs w:val="0"/>
          <w:sz w:val="24"/>
          <w:szCs w:val="24"/>
        </w:rPr>
        <w:t>thập</w:t>
      </w:r>
      <w:proofErr w:type="spellEnd"/>
      <w:r w:rsidRPr="00B50D2F">
        <w:rPr>
          <w:rFonts w:ascii="Times New Roman" w:hAnsi="Times New Roman" w:cs="Times New Roman"/>
          <w:bCs w:val="0"/>
          <w:sz w:val="24"/>
          <w:szCs w:val="24"/>
        </w:rPr>
        <w:t xml:space="preserve"> </w:t>
      </w:r>
      <w:proofErr w:type="spellStart"/>
      <w:r w:rsidRPr="00B50D2F">
        <w:rPr>
          <w:rFonts w:ascii="Times New Roman" w:hAnsi="Times New Roman" w:cs="Times New Roman"/>
          <w:bCs w:val="0"/>
          <w:sz w:val="24"/>
          <w:szCs w:val="24"/>
        </w:rPr>
        <w:t>dữ</w:t>
      </w:r>
      <w:proofErr w:type="spellEnd"/>
      <w:r w:rsidRPr="00B50D2F">
        <w:rPr>
          <w:rFonts w:ascii="Times New Roman" w:hAnsi="Times New Roman" w:cs="Times New Roman"/>
          <w:bCs w:val="0"/>
          <w:sz w:val="24"/>
          <w:szCs w:val="24"/>
        </w:rPr>
        <w:t xml:space="preserve"> </w:t>
      </w:r>
      <w:proofErr w:type="spellStart"/>
      <w:r w:rsidRPr="00B50D2F">
        <w:rPr>
          <w:rFonts w:ascii="Times New Roman" w:hAnsi="Times New Roman" w:cs="Times New Roman"/>
          <w:bCs w:val="0"/>
          <w:sz w:val="24"/>
          <w:szCs w:val="24"/>
        </w:rPr>
        <w:t>liệu</w:t>
      </w:r>
      <w:proofErr w:type="spellEnd"/>
      <w:r w:rsidRPr="00B50D2F">
        <w:rPr>
          <w:rFonts w:ascii="Times New Roman" w:hAnsi="Times New Roman" w:cs="Times New Roman"/>
          <w:bCs w:val="0"/>
          <w:sz w:val="24"/>
          <w:szCs w:val="24"/>
        </w:rPr>
        <w:t xml:space="preserve"> (Data Crawling)</w:t>
      </w:r>
      <w:bookmarkEnd w:id="17"/>
    </w:p>
    <w:p w14:paraId="686C8900" w14:textId="369CF94D" w:rsidR="00E3621D" w:rsidRDefault="00E3621D" w:rsidP="00E3621D">
      <w:pPr>
        <w:rPr>
          <w:rFonts w:ascii="Times New Roman" w:hAnsi="Times New Roman" w:cs="Times New Roman"/>
          <w:b w:val="0"/>
          <w:bCs/>
          <w:sz w:val="24"/>
          <w:szCs w:val="24"/>
        </w:rPr>
      </w:pPr>
      <w:r>
        <w:tab/>
      </w:r>
      <w:proofErr w:type="spellStart"/>
      <w:r w:rsidR="003F2E52">
        <w:rPr>
          <w:rFonts w:ascii="Times New Roman" w:hAnsi="Times New Roman" w:cs="Times New Roman"/>
          <w:b w:val="0"/>
          <w:bCs/>
          <w:sz w:val="24"/>
          <w:szCs w:val="24"/>
        </w:rPr>
        <w:t>Dữ</w:t>
      </w:r>
      <w:proofErr w:type="spellEnd"/>
      <w:r w:rsidR="003F2E52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="003F2E52">
        <w:rPr>
          <w:rFonts w:ascii="Times New Roman" w:hAnsi="Times New Roman" w:cs="Times New Roman"/>
          <w:b w:val="0"/>
          <w:bCs/>
          <w:sz w:val="24"/>
          <w:szCs w:val="24"/>
        </w:rPr>
        <w:t>liệu</w:t>
      </w:r>
      <w:proofErr w:type="spellEnd"/>
      <w:r w:rsidR="003F2E52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="003F2E52">
        <w:rPr>
          <w:rFonts w:ascii="Times New Roman" w:hAnsi="Times New Roman" w:cs="Times New Roman"/>
          <w:b w:val="0"/>
          <w:bCs/>
          <w:sz w:val="24"/>
          <w:szCs w:val="24"/>
        </w:rPr>
        <w:t>để</w:t>
      </w:r>
      <w:proofErr w:type="spellEnd"/>
      <w:r w:rsidR="003F2E52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="003F2E52">
        <w:rPr>
          <w:rFonts w:ascii="Times New Roman" w:hAnsi="Times New Roman" w:cs="Times New Roman"/>
          <w:b w:val="0"/>
          <w:bCs/>
          <w:sz w:val="24"/>
          <w:szCs w:val="24"/>
        </w:rPr>
        <w:t>huấn</w:t>
      </w:r>
      <w:proofErr w:type="spellEnd"/>
      <w:r w:rsidR="003F2E52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="003F2E52">
        <w:rPr>
          <w:rFonts w:ascii="Times New Roman" w:hAnsi="Times New Roman" w:cs="Times New Roman"/>
          <w:b w:val="0"/>
          <w:bCs/>
          <w:sz w:val="24"/>
          <w:szCs w:val="24"/>
        </w:rPr>
        <w:t>luyện</w:t>
      </w:r>
      <w:proofErr w:type="spellEnd"/>
      <w:r w:rsidR="003F2E52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="003F2E52">
        <w:rPr>
          <w:rFonts w:ascii="Times New Roman" w:hAnsi="Times New Roman" w:cs="Times New Roman"/>
          <w:b w:val="0"/>
          <w:bCs/>
          <w:sz w:val="24"/>
          <w:szCs w:val="24"/>
        </w:rPr>
        <w:t>mô</w:t>
      </w:r>
      <w:proofErr w:type="spellEnd"/>
      <w:r w:rsidR="003F2E52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="003F2E52">
        <w:rPr>
          <w:rFonts w:ascii="Times New Roman" w:hAnsi="Times New Roman" w:cs="Times New Roman"/>
          <w:b w:val="0"/>
          <w:bCs/>
          <w:sz w:val="24"/>
          <w:szCs w:val="24"/>
        </w:rPr>
        <w:t>hình</w:t>
      </w:r>
      <w:proofErr w:type="spellEnd"/>
      <w:r w:rsidR="003F2E52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="003F2E52">
        <w:rPr>
          <w:rFonts w:ascii="Times New Roman" w:hAnsi="Times New Roman" w:cs="Times New Roman"/>
          <w:b w:val="0"/>
          <w:bCs/>
          <w:sz w:val="24"/>
          <w:szCs w:val="24"/>
        </w:rPr>
        <w:t>luôn</w:t>
      </w:r>
      <w:proofErr w:type="spellEnd"/>
      <w:r w:rsidR="003F2E52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="003F2E52">
        <w:rPr>
          <w:rFonts w:ascii="Times New Roman" w:hAnsi="Times New Roman" w:cs="Times New Roman"/>
          <w:b w:val="0"/>
          <w:bCs/>
          <w:sz w:val="24"/>
          <w:szCs w:val="24"/>
        </w:rPr>
        <w:t>bài</w:t>
      </w:r>
      <w:proofErr w:type="spellEnd"/>
      <w:r w:rsidR="003F2E52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="003F2E52">
        <w:rPr>
          <w:rFonts w:ascii="Times New Roman" w:hAnsi="Times New Roman" w:cs="Times New Roman"/>
          <w:b w:val="0"/>
          <w:bCs/>
          <w:sz w:val="24"/>
          <w:szCs w:val="24"/>
        </w:rPr>
        <w:t>toán</w:t>
      </w:r>
      <w:proofErr w:type="spellEnd"/>
      <w:r w:rsidR="003F2E52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="003F2E52">
        <w:rPr>
          <w:rFonts w:ascii="Times New Roman" w:hAnsi="Times New Roman" w:cs="Times New Roman"/>
          <w:b w:val="0"/>
          <w:bCs/>
          <w:sz w:val="24"/>
          <w:szCs w:val="24"/>
        </w:rPr>
        <w:t>được</w:t>
      </w:r>
      <w:proofErr w:type="spellEnd"/>
      <w:r w:rsidR="003F2E52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="003F2E52">
        <w:rPr>
          <w:rFonts w:ascii="Times New Roman" w:hAnsi="Times New Roman" w:cs="Times New Roman"/>
          <w:b w:val="0"/>
          <w:bCs/>
          <w:sz w:val="24"/>
          <w:szCs w:val="24"/>
        </w:rPr>
        <w:t>đặt</w:t>
      </w:r>
      <w:proofErr w:type="spellEnd"/>
      <w:r w:rsidR="003F2E52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="003F2E52">
        <w:rPr>
          <w:rFonts w:ascii="Times New Roman" w:hAnsi="Times New Roman" w:cs="Times New Roman"/>
          <w:b w:val="0"/>
          <w:bCs/>
          <w:sz w:val="24"/>
          <w:szCs w:val="24"/>
        </w:rPr>
        <w:t>ra</w:t>
      </w:r>
      <w:proofErr w:type="spellEnd"/>
      <w:r w:rsidR="003F2E52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="003F2E52">
        <w:rPr>
          <w:rFonts w:ascii="Times New Roman" w:hAnsi="Times New Roman" w:cs="Times New Roman"/>
          <w:b w:val="0"/>
          <w:bCs/>
          <w:sz w:val="24"/>
          <w:szCs w:val="24"/>
        </w:rPr>
        <w:t>hàng</w:t>
      </w:r>
      <w:proofErr w:type="spellEnd"/>
      <w:r w:rsidR="003F2E52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="003F2E52">
        <w:rPr>
          <w:rFonts w:ascii="Times New Roman" w:hAnsi="Times New Roman" w:cs="Times New Roman"/>
          <w:b w:val="0"/>
          <w:bCs/>
          <w:sz w:val="24"/>
          <w:szCs w:val="24"/>
        </w:rPr>
        <w:t>đầu</w:t>
      </w:r>
      <w:proofErr w:type="spellEnd"/>
      <w:r w:rsidR="003F2E52">
        <w:rPr>
          <w:rFonts w:ascii="Times New Roman" w:hAnsi="Times New Roman" w:cs="Times New Roman"/>
          <w:b w:val="0"/>
          <w:bCs/>
          <w:sz w:val="24"/>
          <w:szCs w:val="24"/>
        </w:rPr>
        <w:t xml:space="preserve">, </w:t>
      </w:r>
      <w:proofErr w:type="spellStart"/>
      <w:r w:rsidR="003F2E52">
        <w:rPr>
          <w:rFonts w:ascii="Times New Roman" w:hAnsi="Times New Roman" w:cs="Times New Roman"/>
          <w:b w:val="0"/>
          <w:bCs/>
          <w:sz w:val="24"/>
          <w:szCs w:val="24"/>
        </w:rPr>
        <w:t>vì</w:t>
      </w:r>
      <w:proofErr w:type="spellEnd"/>
      <w:r w:rsidR="003F2E52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="003F2E52">
        <w:rPr>
          <w:rFonts w:ascii="Times New Roman" w:hAnsi="Times New Roman" w:cs="Times New Roman"/>
          <w:b w:val="0"/>
          <w:bCs/>
          <w:sz w:val="24"/>
          <w:szCs w:val="24"/>
        </w:rPr>
        <w:t>mô</w:t>
      </w:r>
      <w:proofErr w:type="spellEnd"/>
      <w:r w:rsidR="003F2E52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="003F2E52">
        <w:rPr>
          <w:rFonts w:ascii="Times New Roman" w:hAnsi="Times New Roman" w:cs="Times New Roman"/>
          <w:b w:val="0"/>
          <w:bCs/>
          <w:sz w:val="24"/>
          <w:szCs w:val="24"/>
        </w:rPr>
        <w:t>hình</w:t>
      </w:r>
      <w:proofErr w:type="spellEnd"/>
      <w:r w:rsidR="003F2E52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="003F2E52">
        <w:rPr>
          <w:rFonts w:ascii="Times New Roman" w:hAnsi="Times New Roman" w:cs="Times New Roman"/>
          <w:b w:val="0"/>
          <w:bCs/>
          <w:sz w:val="24"/>
          <w:szCs w:val="24"/>
        </w:rPr>
        <w:t>có</w:t>
      </w:r>
      <w:proofErr w:type="spellEnd"/>
      <w:r w:rsidR="003F2E52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="003F2E52">
        <w:rPr>
          <w:rFonts w:ascii="Times New Roman" w:hAnsi="Times New Roman" w:cs="Times New Roman"/>
          <w:b w:val="0"/>
          <w:bCs/>
          <w:sz w:val="24"/>
          <w:szCs w:val="24"/>
        </w:rPr>
        <w:t>chính</w:t>
      </w:r>
      <w:proofErr w:type="spellEnd"/>
      <w:r w:rsidR="003F2E52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="003F2E52">
        <w:rPr>
          <w:rFonts w:ascii="Times New Roman" w:hAnsi="Times New Roman" w:cs="Times New Roman"/>
          <w:b w:val="0"/>
          <w:bCs/>
          <w:sz w:val="24"/>
          <w:szCs w:val="24"/>
        </w:rPr>
        <w:t>xác</w:t>
      </w:r>
      <w:proofErr w:type="spellEnd"/>
      <w:r w:rsidR="003F2E52">
        <w:rPr>
          <w:rFonts w:ascii="Times New Roman" w:hAnsi="Times New Roman" w:cs="Times New Roman"/>
          <w:b w:val="0"/>
          <w:bCs/>
          <w:sz w:val="24"/>
          <w:szCs w:val="24"/>
        </w:rPr>
        <w:t xml:space="preserve">, </w:t>
      </w:r>
      <w:proofErr w:type="spellStart"/>
      <w:r w:rsidR="003F2E52">
        <w:rPr>
          <w:rFonts w:ascii="Times New Roman" w:hAnsi="Times New Roman" w:cs="Times New Roman"/>
          <w:b w:val="0"/>
          <w:bCs/>
          <w:sz w:val="24"/>
          <w:szCs w:val="24"/>
        </w:rPr>
        <w:t>tốt</w:t>
      </w:r>
      <w:proofErr w:type="spellEnd"/>
      <w:r w:rsidR="003F2E52">
        <w:rPr>
          <w:rFonts w:ascii="Times New Roman" w:hAnsi="Times New Roman" w:cs="Times New Roman"/>
          <w:b w:val="0"/>
          <w:bCs/>
          <w:sz w:val="24"/>
          <w:szCs w:val="24"/>
        </w:rPr>
        <w:t xml:space="preserve"> hay </w:t>
      </w:r>
      <w:proofErr w:type="spellStart"/>
      <w:r w:rsidR="003F2E52">
        <w:rPr>
          <w:rFonts w:ascii="Times New Roman" w:hAnsi="Times New Roman" w:cs="Times New Roman"/>
          <w:b w:val="0"/>
          <w:bCs/>
          <w:sz w:val="24"/>
          <w:szCs w:val="24"/>
        </w:rPr>
        <w:t>không</w:t>
      </w:r>
      <w:proofErr w:type="spellEnd"/>
      <w:r w:rsidR="003F2E52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="003F2E52">
        <w:rPr>
          <w:rFonts w:ascii="Times New Roman" w:hAnsi="Times New Roman" w:cs="Times New Roman"/>
          <w:b w:val="0"/>
          <w:bCs/>
          <w:sz w:val="24"/>
          <w:szCs w:val="24"/>
        </w:rPr>
        <w:t>phải</w:t>
      </w:r>
      <w:proofErr w:type="spellEnd"/>
      <w:r w:rsidR="003F2E52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="003F2E52">
        <w:rPr>
          <w:rFonts w:ascii="Times New Roman" w:hAnsi="Times New Roman" w:cs="Times New Roman"/>
          <w:b w:val="0"/>
          <w:bCs/>
          <w:sz w:val="24"/>
          <w:szCs w:val="24"/>
        </w:rPr>
        <w:t>phụ</w:t>
      </w:r>
      <w:proofErr w:type="spellEnd"/>
      <w:r w:rsidR="003F2E52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="003F2E52">
        <w:rPr>
          <w:rFonts w:ascii="Times New Roman" w:hAnsi="Times New Roman" w:cs="Times New Roman"/>
          <w:b w:val="0"/>
          <w:bCs/>
          <w:sz w:val="24"/>
          <w:szCs w:val="24"/>
        </w:rPr>
        <w:t>thuộc</w:t>
      </w:r>
      <w:proofErr w:type="spellEnd"/>
      <w:r w:rsidR="003F2E52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="003F2E52">
        <w:rPr>
          <w:rFonts w:ascii="Times New Roman" w:hAnsi="Times New Roman" w:cs="Times New Roman"/>
          <w:b w:val="0"/>
          <w:bCs/>
          <w:sz w:val="24"/>
          <w:szCs w:val="24"/>
        </w:rPr>
        <w:t>vào</w:t>
      </w:r>
      <w:proofErr w:type="spellEnd"/>
      <w:r w:rsidR="003F2E52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="003F2E52">
        <w:rPr>
          <w:rFonts w:ascii="Times New Roman" w:hAnsi="Times New Roman" w:cs="Times New Roman"/>
          <w:b w:val="0"/>
          <w:bCs/>
          <w:sz w:val="24"/>
          <w:szCs w:val="24"/>
        </w:rPr>
        <w:t>dữ</w:t>
      </w:r>
      <w:proofErr w:type="spellEnd"/>
      <w:r w:rsidR="003F2E52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="003F2E52">
        <w:rPr>
          <w:rFonts w:ascii="Times New Roman" w:hAnsi="Times New Roman" w:cs="Times New Roman"/>
          <w:b w:val="0"/>
          <w:bCs/>
          <w:sz w:val="24"/>
          <w:szCs w:val="24"/>
        </w:rPr>
        <w:t>liệu</w:t>
      </w:r>
      <w:proofErr w:type="spellEnd"/>
      <w:r w:rsidR="003F2E52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="003F2E52">
        <w:rPr>
          <w:rFonts w:ascii="Times New Roman" w:hAnsi="Times New Roman" w:cs="Times New Roman"/>
          <w:b w:val="0"/>
          <w:bCs/>
          <w:sz w:val="24"/>
          <w:szCs w:val="24"/>
        </w:rPr>
        <w:t>uy</w:t>
      </w:r>
      <w:proofErr w:type="spellEnd"/>
      <w:r w:rsidR="003F2E52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="003F2E52">
        <w:rPr>
          <w:rFonts w:ascii="Times New Roman" w:hAnsi="Times New Roman" w:cs="Times New Roman"/>
          <w:b w:val="0"/>
          <w:bCs/>
          <w:sz w:val="24"/>
          <w:szCs w:val="24"/>
        </w:rPr>
        <w:t>tín</w:t>
      </w:r>
      <w:proofErr w:type="spellEnd"/>
      <w:r w:rsidR="003F2E52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="003F2E52">
        <w:rPr>
          <w:rFonts w:ascii="Times New Roman" w:hAnsi="Times New Roman" w:cs="Times New Roman"/>
          <w:b w:val="0"/>
          <w:bCs/>
          <w:sz w:val="24"/>
          <w:szCs w:val="24"/>
        </w:rPr>
        <w:t>tại</w:t>
      </w:r>
      <w:proofErr w:type="spellEnd"/>
      <w:r w:rsidR="003F2E52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="003F2E52">
        <w:rPr>
          <w:rFonts w:ascii="Times New Roman" w:hAnsi="Times New Roman" w:cs="Times New Roman"/>
          <w:b w:val="0"/>
          <w:bCs/>
          <w:sz w:val="24"/>
          <w:szCs w:val="24"/>
        </w:rPr>
        <w:t>đúng</w:t>
      </w:r>
      <w:proofErr w:type="spellEnd"/>
      <w:r w:rsidR="003F2E52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="003F2E52">
        <w:rPr>
          <w:rFonts w:ascii="Times New Roman" w:hAnsi="Times New Roman" w:cs="Times New Roman"/>
          <w:b w:val="0"/>
          <w:bCs/>
          <w:sz w:val="24"/>
          <w:szCs w:val="24"/>
        </w:rPr>
        <w:t>địa</w:t>
      </w:r>
      <w:proofErr w:type="spellEnd"/>
      <w:r w:rsidR="003F2E52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="003F2E52">
        <w:rPr>
          <w:rFonts w:ascii="Times New Roman" w:hAnsi="Times New Roman" w:cs="Times New Roman"/>
          <w:b w:val="0"/>
          <w:bCs/>
          <w:sz w:val="24"/>
          <w:szCs w:val="24"/>
        </w:rPr>
        <w:t>điểm</w:t>
      </w:r>
      <w:proofErr w:type="spellEnd"/>
      <w:r w:rsidR="003F2E52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="003F2E52">
        <w:rPr>
          <w:rFonts w:ascii="Times New Roman" w:hAnsi="Times New Roman" w:cs="Times New Roman"/>
          <w:b w:val="0"/>
          <w:bCs/>
          <w:sz w:val="24"/>
          <w:szCs w:val="24"/>
        </w:rPr>
        <w:t>cần</w:t>
      </w:r>
      <w:proofErr w:type="spellEnd"/>
      <w:r w:rsidR="003F2E52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="003F2E52">
        <w:rPr>
          <w:rFonts w:ascii="Times New Roman" w:hAnsi="Times New Roman" w:cs="Times New Roman"/>
          <w:b w:val="0"/>
          <w:bCs/>
          <w:sz w:val="24"/>
          <w:szCs w:val="24"/>
        </w:rPr>
        <w:t>dự</w:t>
      </w:r>
      <w:proofErr w:type="spellEnd"/>
      <w:r w:rsidR="003F2E52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="003F2E52">
        <w:rPr>
          <w:rFonts w:ascii="Times New Roman" w:hAnsi="Times New Roman" w:cs="Times New Roman"/>
          <w:b w:val="0"/>
          <w:bCs/>
          <w:sz w:val="24"/>
          <w:szCs w:val="24"/>
        </w:rPr>
        <w:t>đoán</w:t>
      </w:r>
      <w:proofErr w:type="spellEnd"/>
      <w:r w:rsidR="002D27FB">
        <w:rPr>
          <w:rFonts w:ascii="Times New Roman" w:hAnsi="Times New Roman" w:cs="Times New Roman"/>
          <w:b w:val="0"/>
          <w:bCs/>
          <w:sz w:val="24"/>
          <w:szCs w:val="24"/>
        </w:rPr>
        <w:t xml:space="preserve">. </w:t>
      </w:r>
      <w:proofErr w:type="spellStart"/>
      <w:r w:rsidR="002D27FB">
        <w:rPr>
          <w:rFonts w:ascii="Times New Roman" w:hAnsi="Times New Roman" w:cs="Times New Roman"/>
          <w:b w:val="0"/>
          <w:bCs/>
          <w:sz w:val="24"/>
          <w:szCs w:val="24"/>
        </w:rPr>
        <w:t>Vì</w:t>
      </w:r>
      <w:proofErr w:type="spellEnd"/>
      <w:r w:rsidR="002D27FB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="002D27FB">
        <w:rPr>
          <w:rFonts w:ascii="Times New Roman" w:hAnsi="Times New Roman" w:cs="Times New Roman"/>
          <w:b w:val="0"/>
          <w:bCs/>
          <w:sz w:val="24"/>
          <w:szCs w:val="24"/>
        </w:rPr>
        <w:t>vậy</w:t>
      </w:r>
      <w:proofErr w:type="spellEnd"/>
      <w:r w:rsidR="002D27FB">
        <w:rPr>
          <w:rFonts w:ascii="Times New Roman" w:hAnsi="Times New Roman" w:cs="Times New Roman"/>
          <w:b w:val="0"/>
          <w:bCs/>
          <w:sz w:val="24"/>
          <w:szCs w:val="24"/>
        </w:rPr>
        <w:t xml:space="preserve"> ta </w:t>
      </w:r>
      <w:proofErr w:type="spellStart"/>
      <w:r w:rsidR="002D27FB">
        <w:rPr>
          <w:rFonts w:ascii="Times New Roman" w:hAnsi="Times New Roman" w:cs="Times New Roman"/>
          <w:b w:val="0"/>
          <w:bCs/>
          <w:sz w:val="24"/>
          <w:szCs w:val="24"/>
        </w:rPr>
        <w:t>sẽ</w:t>
      </w:r>
      <w:proofErr w:type="spellEnd"/>
      <w:r w:rsidR="002D27FB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="002D27FB">
        <w:rPr>
          <w:rFonts w:ascii="Times New Roman" w:hAnsi="Times New Roman" w:cs="Times New Roman"/>
          <w:b w:val="0"/>
          <w:bCs/>
          <w:sz w:val="24"/>
          <w:szCs w:val="24"/>
        </w:rPr>
        <w:t>sử</w:t>
      </w:r>
      <w:proofErr w:type="spellEnd"/>
      <w:r w:rsidR="002D27FB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="002D27FB">
        <w:rPr>
          <w:rFonts w:ascii="Times New Roman" w:hAnsi="Times New Roman" w:cs="Times New Roman"/>
          <w:b w:val="0"/>
          <w:bCs/>
          <w:sz w:val="24"/>
          <w:szCs w:val="24"/>
        </w:rPr>
        <w:t>dụng</w:t>
      </w:r>
      <w:proofErr w:type="spellEnd"/>
      <w:r w:rsidR="002D27FB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="002D27FB">
        <w:rPr>
          <w:rFonts w:ascii="Times New Roman" w:hAnsi="Times New Roman" w:cs="Times New Roman"/>
          <w:b w:val="0"/>
          <w:bCs/>
          <w:sz w:val="24"/>
          <w:szCs w:val="24"/>
        </w:rPr>
        <w:t>dữ</w:t>
      </w:r>
      <w:proofErr w:type="spellEnd"/>
      <w:r w:rsidR="002D27FB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="002D27FB">
        <w:rPr>
          <w:rFonts w:ascii="Times New Roman" w:hAnsi="Times New Roman" w:cs="Times New Roman"/>
          <w:b w:val="0"/>
          <w:bCs/>
          <w:sz w:val="24"/>
          <w:szCs w:val="24"/>
        </w:rPr>
        <w:t>liệu</w:t>
      </w:r>
      <w:proofErr w:type="spellEnd"/>
      <w:r w:rsidR="002D27FB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="002D27FB">
        <w:rPr>
          <w:rFonts w:ascii="Times New Roman" w:hAnsi="Times New Roman" w:cs="Times New Roman"/>
          <w:b w:val="0"/>
          <w:bCs/>
          <w:sz w:val="24"/>
          <w:szCs w:val="24"/>
        </w:rPr>
        <w:t>được</w:t>
      </w:r>
      <w:proofErr w:type="spellEnd"/>
      <w:r w:rsidR="002D27FB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="002D27FB">
        <w:rPr>
          <w:rFonts w:ascii="Times New Roman" w:hAnsi="Times New Roman" w:cs="Times New Roman"/>
          <w:b w:val="0"/>
          <w:bCs/>
          <w:sz w:val="24"/>
          <w:szCs w:val="24"/>
        </w:rPr>
        <w:t>lấy</w:t>
      </w:r>
      <w:proofErr w:type="spellEnd"/>
      <w:r w:rsidR="002D27FB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="002D27FB">
        <w:rPr>
          <w:rFonts w:ascii="Times New Roman" w:hAnsi="Times New Roman" w:cs="Times New Roman"/>
          <w:b w:val="0"/>
          <w:bCs/>
          <w:sz w:val="24"/>
          <w:szCs w:val="24"/>
        </w:rPr>
        <w:t>từ</w:t>
      </w:r>
      <w:proofErr w:type="spellEnd"/>
      <w:r w:rsidR="002D27FB">
        <w:rPr>
          <w:rFonts w:ascii="Times New Roman" w:hAnsi="Times New Roman" w:cs="Times New Roman"/>
          <w:b w:val="0"/>
          <w:bCs/>
          <w:sz w:val="24"/>
          <w:szCs w:val="24"/>
        </w:rPr>
        <w:t xml:space="preserve"> API Open – </w:t>
      </w:r>
      <w:proofErr w:type="spellStart"/>
      <w:r w:rsidR="002D27FB">
        <w:rPr>
          <w:rFonts w:ascii="Times New Roman" w:hAnsi="Times New Roman" w:cs="Times New Roman"/>
          <w:b w:val="0"/>
          <w:bCs/>
          <w:sz w:val="24"/>
          <w:szCs w:val="24"/>
        </w:rPr>
        <w:t>Meteo</w:t>
      </w:r>
      <w:proofErr w:type="spellEnd"/>
      <w:r w:rsidR="002D27FB">
        <w:rPr>
          <w:rFonts w:ascii="Times New Roman" w:hAnsi="Times New Roman" w:cs="Times New Roman"/>
          <w:b w:val="0"/>
          <w:bCs/>
          <w:sz w:val="24"/>
          <w:szCs w:val="24"/>
        </w:rPr>
        <w:t xml:space="preserve">, </w:t>
      </w:r>
      <w:proofErr w:type="spellStart"/>
      <w:r w:rsidR="002D27FB">
        <w:rPr>
          <w:rFonts w:ascii="Times New Roman" w:hAnsi="Times New Roman" w:cs="Times New Roman"/>
          <w:b w:val="0"/>
          <w:bCs/>
          <w:sz w:val="24"/>
          <w:szCs w:val="24"/>
        </w:rPr>
        <w:t>một</w:t>
      </w:r>
      <w:proofErr w:type="spellEnd"/>
      <w:r w:rsidR="002D27FB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="002D27FB">
        <w:rPr>
          <w:rFonts w:ascii="Times New Roman" w:hAnsi="Times New Roman" w:cs="Times New Roman"/>
          <w:b w:val="0"/>
          <w:bCs/>
          <w:sz w:val="24"/>
          <w:szCs w:val="24"/>
        </w:rPr>
        <w:t>trang</w:t>
      </w:r>
      <w:proofErr w:type="spellEnd"/>
      <w:r w:rsidR="002D27FB">
        <w:rPr>
          <w:rFonts w:ascii="Times New Roman" w:hAnsi="Times New Roman" w:cs="Times New Roman"/>
          <w:b w:val="0"/>
          <w:bCs/>
          <w:sz w:val="24"/>
          <w:szCs w:val="24"/>
        </w:rPr>
        <w:t xml:space="preserve"> web </w:t>
      </w:r>
      <w:proofErr w:type="spellStart"/>
      <w:r w:rsidR="002D27FB">
        <w:rPr>
          <w:rFonts w:ascii="Times New Roman" w:hAnsi="Times New Roman" w:cs="Times New Roman"/>
          <w:b w:val="0"/>
          <w:bCs/>
          <w:sz w:val="24"/>
          <w:szCs w:val="24"/>
        </w:rPr>
        <w:t>có</w:t>
      </w:r>
      <w:proofErr w:type="spellEnd"/>
      <w:r w:rsidR="002D27FB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="002D27FB">
        <w:rPr>
          <w:rFonts w:ascii="Times New Roman" w:hAnsi="Times New Roman" w:cs="Times New Roman"/>
          <w:b w:val="0"/>
          <w:bCs/>
          <w:sz w:val="24"/>
          <w:szCs w:val="24"/>
        </w:rPr>
        <w:t>các</w:t>
      </w:r>
      <w:proofErr w:type="spellEnd"/>
      <w:r w:rsidR="002D27FB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="002D27FB">
        <w:rPr>
          <w:rFonts w:ascii="Times New Roman" w:hAnsi="Times New Roman" w:cs="Times New Roman"/>
          <w:b w:val="0"/>
          <w:bCs/>
          <w:sz w:val="24"/>
          <w:szCs w:val="24"/>
        </w:rPr>
        <w:t>thông</w:t>
      </w:r>
      <w:proofErr w:type="spellEnd"/>
      <w:r w:rsidR="002D27FB">
        <w:rPr>
          <w:rFonts w:ascii="Times New Roman" w:hAnsi="Times New Roman" w:cs="Times New Roman"/>
          <w:b w:val="0"/>
          <w:bCs/>
          <w:sz w:val="24"/>
          <w:szCs w:val="24"/>
        </w:rPr>
        <w:t xml:space="preserve"> tin </w:t>
      </w:r>
      <w:proofErr w:type="spellStart"/>
      <w:r w:rsidR="002D27FB">
        <w:rPr>
          <w:rFonts w:ascii="Times New Roman" w:hAnsi="Times New Roman" w:cs="Times New Roman"/>
          <w:b w:val="0"/>
          <w:bCs/>
          <w:sz w:val="24"/>
          <w:szCs w:val="24"/>
        </w:rPr>
        <w:t>về</w:t>
      </w:r>
      <w:proofErr w:type="spellEnd"/>
      <w:r w:rsidR="002D27FB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="002D27FB">
        <w:rPr>
          <w:rFonts w:ascii="Times New Roman" w:hAnsi="Times New Roman" w:cs="Times New Roman"/>
          <w:b w:val="0"/>
          <w:bCs/>
          <w:sz w:val="24"/>
          <w:szCs w:val="24"/>
        </w:rPr>
        <w:t>các</w:t>
      </w:r>
      <w:proofErr w:type="spellEnd"/>
      <w:r w:rsidR="002D27FB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="002D27FB">
        <w:rPr>
          <w:rFonts w:ascii="Times New Roman" w:hAnsi="Times New Roman" w:cs="Times New Roman"/>
          <w:b w:val="0"/>
          <w:bCs/>
          <w:sz w:val="24"/>
          <w:szCs w:val="24"/>
        </w:rPr>
        <w:t>yếu</w:t>
      </w:r>
      <w:proofErr w:type="spellEnd"/>
      <w:r w:rsidR="002D27FB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="002D27FB">
        <w:rPr>
          <w:rFonts w:ascii="Times New Roman" w:hAnsi="Times New Roman" w:cs="Times New Roman"/>
          <w:b w:val="0"/>
          <w:bCs/>
          <w:sz w:val="24"/>
          <w:szCs w:val="24"/>
        </w:rPr>
        <w:t>tố</w:t>
      </w:r>
      <w:proofErr w:type="spellEnd"/>
      <w:r w:rsidR="002D27FB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="002D27FB">
        <w:rPr>
          <w:rFonts w:ascii="Times New Roman" w:hAnsi="Times New Roman" w:cs="Times New Roman"/>
          <w:b w:val="0"/>
          <w:bCs/>
          <w:sz w:val="24"/>
          <w:szCs w:val="24"/>
        </w:rPr>
        <w:t>khí</w:t>
      </w:r>
      <w:proofErr w:type="spellEnd"/>
      <w:r w:rsidR="002D27FB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="002D27FB">
        <w:rPr>
          <w:rFonts w:ascii="Times New Roman" w:hAnsi="Times New Roman" w:cs="Times New Roman"/>
          <w:b w:val="0"/>
          <w:bCs/>
          <w:sz w:val="24"/>
          <w:szCs w:val="24"/>
        </w:rPr>
        <w:t>tượng</w:t>
      </w:r>
      <w:proofErr w:type="spellEnd"/>
      <w:r w:rsidR="002D27FB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="002D27FB">
        <w:rPr>
          <w:rFonts w:ascii="Times New Roman" w:hAnsi="Times New Roman" w:cs="Times New Roman"/>
          <w:b w:val="0"/>
          <w:bCs/>
          <w:sz w:val="24"/>
          <w:szCs w:val="24"/>
        </w:rPr>
        <w:t>được</w:t>
      </w:r>
      <w:proofErr w:type="spellEnd"/>
      <w:r w:rsidR="002D27FB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="002D27FB">
        <w:rPr>
          <w:rFonts w:ascii="Times New Roman" w:hAnsi="Times New Roman" w:cs="Times New Roman"/>
          <w:b w:val="0"/>
          <w:bCs/>
          <w:sz w:val="24"/>
          <w:szCs w:val="24"/>
        </w:rPr>
        <w:t>cung</w:t>
      </w:r>
      <w:proofErr w:type="spellEnd"/>
      <w:r w:rsidR="002D27FB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="002D27FB">
        <w:rPr>
          <w:rFonts w:ascii="Times New Roman" w:hAnsi="Times New Roman" w:cs="Times New Roman"/>
          <w:b w:val="0"/>
          <w:bCs/>
          <w:sz w:val="24"/>
          <w:szCs w:val="24"/>
        </w:rPr>
        <w:t>cấp</w:t>
      </w:r>
      <w:proofErr w:type="spellEnd"/>
      <w:r w:rsidR="002D27FB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="002D27FB">
        <w:rPr>
          <w:rFonts w:ascii="Times New Roman" w:hAnsi="Times New Roman" w:cs="Times New Roman"/>
          <w:b w:val="0"/>
          <w:bCs/>
          <w:sz w:val="24"/>
          <w:szCs w:val="24"/>
        </w:rPr>
        <w:t>từ</w:t>
      </w:r>
      <w:proofErr w:type="spellEnd"/>
      <w:r w:rsidR="002D27FB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="002D27FB">
        <w:rPr>
          <w:rFonts w:ascii="Times New Roman" w:hAnsi="Times New Roman" w:cs="Times New Roman"/>
          <w:b w:val="0"/>
          <w:bCs/>
          <w:sz w:val="24"/>
          <w:szCs w:val="24"/>
        </w:rPr>
        <w:t>nhiều</w:t>
      </w:r>
      <w:proofErr w:type="spellEnd"/>
      <w:r w:rsidR="002D27FB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="002D27FB">
        <w:rPr>
          <w:rFonts w:ascii="Times New Roman" w:hAnsi="Times New Roman" w:cs="Times New Roman"/>
          <w:b w:val="0"/>
          <w:bCs/>
          <w:sz w:val="24"/>
          <w:szCs w:val="24"/>
        </w:rPr>
        <w:t>đài</w:t>
      </w:r>
      <w:proofErr w:type="spellEnd"/>
      <w:r w:rsidR="002D27FB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="002D27FB">
        <w:rPr>
          <w:rFonts w:ascii="Times New Roman" w:hAnsi="Times New Roman" w:cs="Times New Roman"/>
          <w:b w:val="0"/>
          <w:bCs/>
          <w:sz w:val="24"/>
          <w:szCs w:val="24"/>
        </w:rPr>
        <w:t>khí</w:t>
      </w:r>
      <w:proofErr w:type="spellEnd"/>
      <w:r w:rsidR="002D27FB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="002D27FB">
        <w:rPr>
          <w:rFonts w:ascii="Times New Roman" w:hAnsi="Times New Roman" w:cs="Times New Roman"/>
          <w:b w:val="0"/>
          <w:bCs/>
          <w:sz w:val="24"/>
          <w:szCs w:val="24"/>
        </w:rPr>
        <w:t>tượng</w:t>
      </w:r>
      <w:proofErr w:type="spellEnd"/>
      <w:r w:rsidR="002D27FB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="002D27FB">
        <w:rPr>
          <w:rFonts w:ascii="Times New Roman" w:hAnsi="Times New Roman" w:cs="Times New Roman"/>
          <w:b w:val="0"/>
          <w:bCs/>
          <w:sz w:val="24"/>
          <w:szCs w:val="24"/>
        </w:rPr>
        <w:t>thuỷ</w:t>
      </w:r>
      <w:proofErr w:type="spellEnd"/>
      <w:r w:rsidR="002D27FB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="002D27FB">
        <w:rPr>
          <w:rFonts w:ascii="Times New Roman" w:hAnsi="Times New Roman" w:cs="Times New Roman"/>
          <w:b w:val="0"/>
          <w:bCs/>
          <w:sz w:val="24"/>
          <w:szCs w:val="24"/>
        </w:rPr>
        <w:t>văn</w:t>
      </w:r>
      <w:proofErr w:type="spellEnd"/>
      <w:r w:rsidR="002D27FB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="002D27FB">
        <w:rPr>
          <w:rFonts w:ascii="Times New Roman" w:hAnsi="Times New Roman" w:cs="Times New Roman"/>
          <w:b w:val="0"/>
          <w:bCs/>
          <w:sz w:val="24"/>
          <w:szCs w:val="24"/>
        </w:rPr>
        <w:t>khác</w:t>
      </w:r>
      <w:proofErr w:type="spellEnd"/>
      <w:r w:rsidR="002D27FB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="002D27FB">
        <w:rPr>
          <w:rFonts w:ascii="Times New Roman" w:hAnsi="Times New Roman" w:cs="Times New Roman"/>
          <w:b w:val="0"/>
          <w:bCs/>
          <w:sz w:val="24"/>
          <w:szCs w:val="24"/>
        </w:rPr>
        <w:t>nhau</w:t>
      </w:r>
      <w:proofErr w:type="spellEnd"/>
      <w:r w:rsidR="002D27FB">
        <w:rPr>
          <w:rFonts w:ascii="Times New Roman" w:hAnsi="Times New Roman" w:cs="Times New Roman"/>
          <w:b w:val="0"/>
          <w:bCs/>
          <w:sz w:val="24"/>
          <w:szCs w:val="24"/>
        </w:rPr>
        <w:t xml:space="preserve">, </w:t>
      </w:r>
      <w:proofErr w:type="spellStart"/>
      <w:r w:rsidR="002D27FB">
        <w:rPr>
          <w:rFonts w:ascii="Times New Roman" w:hAnsi="Times New Roman" w:cs="Times New Roman"/>
          <w:b w:val="0"/>
          <w:bCs/>
          <w:sz w:val="24"/>
          <w:szCs w:val="24"/>
        </w:rPr>
        <w:t>có</w:t>
      </w:r>
      <w:proofErr w:type="spellEnd"/>
      <w:r w:rsidR="002D27FB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="002D27FB">
        <w:rPr>
          <w:rFonts w:ascii="Times New Roman" w:hAnsi="Times New Roman" w:cs="Times New Roman"/>
          <w:b w:val="0"/>
          <w:bCs/>
          <w:sz w:val="24"/>
          <w:szCs w:val="24"/>
        </w:rPr>
        <w:t>thể</w:t>
      </w:r>
      <w:proofErr w:type="spellEnd"/>
      <w:r w:rsidR="002D27FB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="002D27FB">
        <w:rPr>
          <w:rFonts w:ascii="Times New Roman" w:hAnsi="Times New Roman" w:cs="Times New Roman"/>
          <w:b w:val="0"/>
          <w:bCs/>
          <w:sz w:val="24"/>
          <w:szCs w:val="24"/>
        </w:rPr>
        <w:t>tuỳ</w:t>
      </w:r>
      <w:proofErr w:type="spellEnd"/>
      <w:r w:rsidR="002D27FB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="002D27FB">
        <w:rPr>
          <w:rFonts w:ascii="Times New Roman" w:hAnsi="Times New Roman" w:cs="Times New Roman"/>
          <w:b w:val="0"/>
          <w:bCs/>
          <w:sz w:val="24"/>
          <w:szCs w:val="24"/>
        </w:rPr>
        <w:t>chọn</w:t>
      </w:r>
      <w:proofErr w:type="spellEnd"/>
      <w:r w:rsidR="002D27FB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="002D27FB">
        <w:rPr>
          <w:rFonts w:ascii="Times New Roman" w:hAnsi="Times New Roman" w:cs="Times New Roman"/>
          <w:b w:val="0"/>
          <w:bCs/>
          <w:sz w:val="24"/>
          <w:szCs w:val="24"/>
        </w:rPr>
        <w:t>theo</w:t>
      </w:r>
      <w:proofErr w:type="spellEnd"/>
      <w:r w:rsidR="002D27FB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r w:rsidR="008974DE">
        <w:rPr>
          <w:rFonts w:ascii="Times New Roman" w:hAnsi="Times New Roman" w:cs="Times New Roman"/>
          <w:b w:val="0"/>
          <w:bCs/>
          <w:sz w:val="24"/>
          <w:szCs w:val="24"/>
        </w:rPr>
        <w:t xml:space="preserve">ý </w:t>
      </w:r>
      <w:proofErr w:type="spellStart"/>
      <w:r w:rsidR="008974DE">
        <w:rPr>
          <w:rFonts w:ascii="Times New Roman" w:hAnsi="Times New Roman" w:cs="Times New Roman"/>
          <w:b w:val="0"/>
          <w:bCs/>
          <w:sz w:val="24"/>
          <w:szCs w:val="24"/>
        </w:rPr>
        <w:t>chúng</w:t>
      </w:r>
      <w:proofErr w:type="spellEnd"/>
      <w:r w:rsidR="008974DE">
        <w:rPr>
          <w:rFonts w:ascii="Times New Roman" w:hAnsi="Times New Roman" w:cs="Times New Roman"/>
          <w:b w:val="0"/>
          <w:bCs/>
          <w:sz w:val="24"/>
          <w:szCs w:val="24"/>
        </w:rPr>
        <w:t xml:space="preserve"> ta </w:t>
      </w:r>
      <w:proofErr w:type="spellStart"/>
      <w:r w:rsidR="008974DE">
        <w:rPr>
          <w:rFonts w:ascii="Times New Roman" w:hAnsi="Times New Roman" w:cs="Times New Roman"/>
          <w:b w:val="0"/>
          <w:bCs/>
          <w:sz w:val="24"/>
          <w:szCs w:val="24"/>
        </w:rPr>
        <w:t>thấy</w:t>
      </w:r>
      <w:proofErr w:type="spellEnd"/>
      <w:r w:rsidR="008974DE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="008974DE">
        <w:rPr>
          <w:rFonts w:ascii="Times New Roman" w:hAnsi="Times New Roman" w:cs="Times New Roman"/>
          <w:b w:val="0"/>
          <w:bCs/>
          <w:sz w:val="24"/>
          <w:szCs w:val="24"/>
        </w:rPr>
        <w:t>đáng</w:t>
      </w:r>
      <w:proofErr w:type="spellEnd"/>
      <w:r w:rsidR="008974DE">
        <w:rPr>
          <w:rFonts w:ascii="Times New Roman" w:hAnsi="Times New Roman" w:cs="Times New Roman"/>
          <w:b w:val="0"/>
          <w:bCs/>
          <w:sz w:val="24"/>
          <w:szCs w:val="24"/>
        </w:rPr>
        <w:t xml:space="preserve"> tin </w:t>
      </w:r>
      <w:proofErr w:type="spellStart"/>
      <w:r w:rsidR="008974DE">
        <w:rPr>
          <w:rFonts w:ascii="Times New Roman" w:hAnsi="Times New Roman" w:cs="Times New Roman"/>
          <w:b w:val="0"/>
          <w:bCs/>
          <w:sz w:val="24"/>
          <w:szCs w:val="24"/>
        </w:rPr>
        <w:t>cậy</w:t>
      </w:r>
      <w:proofErr w:type="spellEnd"/>
      <w:r w:rsidR="008974DE">
        <w:rPr>
          <w:rFonts w:ascii="Times New Roman" w:hAnsi="Times New Roman" w:cs="Times New Roman"/>
          <w:b w:val="0"/>
          <w:bCs/>
          <w:sz w:val="24"/>
          <w:szCs w:val="24"/>
        </w:rPr>
        <w:t>.</w:t>
      </w:r>
    </w:p>
    <w:p w14:paraId="1A19DFEA" w14:textId="5AB068AB" w:rsidR="008974DE" w:rsidRPr="00E3621D" w:rsidRDefault="008974DE" w:rsidP="00E3621D">
      <w:pPr>
        <w:rPr>
          <w:rFonts w:ascii="Times New Roman" w:hAnsi="Times New Roman" w:cs="Times New Roman"/>
          <w:b w:val="0"/>
          <w:bCs/>
          <w:sz w:val="24"/>
          <w:szCs w:val="24"/>
        </w:rPr>
      </w:pPr>
      <w:r>
        <w:rPr>
          <w:rFonts w:ascii="Times New Roman" w:hAnsi="Times New Roman" w:cs="Times New Roman"/>
          <w:b w:val="0"/>
          <w:bCs/>
          <w:sz w:val="24"/>
          <w:szCs w:val="24"/>
        </w:rPr>
        <w:tab/>
      </w:r>
      <w:proofErr w:type="spellStart"/>
      <w:r>
        <w:rPr>
          <w:rFonts w:ascii="Times New Roman" w:hAnsi="Times New Roman" w:cs="Times New Roman"/>
          <w:b w:val="0"/>
          <w:bCs/>
          <w:sz w:val="24"/>
          <w:szCs w:val="24"/>
        </w:rPr>
        <w:t>Để</w:t>
      </w:r>
      <w:proofErr w:type="spellEnd"/>
      <w:r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bCs/>
          <w:sz w:val="24"/>
          <w:szCs w:val="24"/>
        </w:rPr>
        <w:t>lấy</w:t>
      </w:r>
      <w:proofErr w:type="spellEnd"/>
      <w:r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bCs/>
          <w:sz w:val="24"/>
          <w:szCs w:val="24"/>
        </w:rPr>
        <w:t>được</w:t>
      </w:r>
      <w:proofErr w:type="spellEnd"/>
      <w:r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bCs/>
          <w:sz w:val="24"/>
          <w:szCs w:val="24"/>
        </w:rPr>
        <w:t>dữ</w:t>
      </w:r>
      <w:proofErr w:type="spellEnd"/>
      <w:r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bCs/>
          <w:sz w:val="24"/>
          <w:szCs w:val="24"/>
        </w:rPr>
        <w:t>liệu</w:t>
      </w:r>
      <w:proofErr w:type="spellEnd"/>
      <w:r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bCs/>
          <w:sz w:val="24"/>
          <w:szCs w:val="24"/>
        </w:rPr>
        <w:t>chúng</w:t>
      </w:r>
      <w:proofErr w:type="spellEnd"/>
      <w:r>
        <w:rPr>
          <w:rFonts w:ascii="Times New Roman" w:hAnsi="Times New Roman" w:cs="Times New Roman"/>
          <w:b w:val="0"/>
          <w:bCs/>
          <w:sz w:val="24"/>
          <w:szCs w:val="24"/>
        </w:rPr>
        <w:t xml:space="preserve"> ta </w:t>
      </w:r>
      <w:proofErr w:type="spellStart"/>
      <w:r>
        <w:rPr>
          <w:rFonts w:ascii="Times New Roman" w:hAnsi="Times New Roman" w:cs="Times New Roman"/>
          <w:b w:val="0"/>
          <w:bCs/>
          <w:sz w:val="24"/>
          <w:szCs w:val="24"/>
        </w:rPr>
        <w:t>sẽ</w:t>
      </w:r>
      <w:proofErr w:type="spellEnd"/>
      <w:r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bCs/>
          <w:sz w:val="24"/>
          <w:szCs w:val="24"/>
        </w:rPr>
        <w:t>dùng</w:t>
      </w:r>
      <w:proofErr w:type="spellEnd"/>
      <w:r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bCs/>
          <w:sz w:val="24"/>
          <w:szCs w:val="24"/>
        </w:rPr>
        <w:t>thư</w:t>
      </w:r>
      <w:proofErr w:type="spellEnd"/>
      <w:r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bCs/>
          <w:sz w:val="24"/>
          <w:szCs w:val="24"/>
        </w:rPr>
        <w:t>v</w:t>
      </w:r>
      <w:r w:rsidR="00151AEA">
        <w:rPr>
          <w:rFonts w:ascii="Times New Roman" w:hAnsi="Times New Roman" w:cs="Times New Roman"/>
          <w:b w:val="0"/>
          <w:bCs/>
          <w:sz w:val="24"/>
          <w:szCs w:val="24"/>
        </w:rPr>
        <w:t>iện</w:t>
      </w:r>
      <w:proofErr w:type="spellEnd"/>
      <w:r w:rsidR="00151AEA">
        <w:rPr>
          <w:rFonts w:ascii="Times New Roman" w:hAnsi="Times New Roman" w:cs="Times New Roman"/>
          <w:b w:val="0"/>
          <w:bCs/>
          <w:sz w:val="24"/>
          <w:szCs w:val="24"/>
        </w:rPr>
        <w:t xml:space="preserve"> request </w:t>
      </w:r>
      <w:proofErr w:type="spellStart"/>
      <w:r w:rsidR="00151AEA">
        <w:rPr>
          <w:rFonts w:ascii="Times New Roman" w:hAnsi="Times New Roman" w:cs="Times New Roman"/>
          <w:b w:val="0"/>
          <w:bCs/>
          <w:sz w:val="24"/>
          <w:szCs w:val="24"/>
        </w:rPr>
        <w:t>để</w:t>
      </w:r>
      <w:proofErr w:type="spellEnd"/>
      <w:r w:rsidR="00151AEA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="00151AEA">
        <w:rPr>
          <w:rFonts w:ascii="Times New Roman" w:hAnsi="Times New Roman" w:cs="Times New Roman"/>
          <w:b w:val="0"/>
          <w:bCs/>
          <w:sz w:val="24"/>
          <w:szCs w:val="24"/>
        </w:rPr>
        <w:t>gọi</w:t>
      </w:r>
      <w:proofErr w:type="spellEnd"/>
      <w:r w:rsidR="00151AEA">
        <w:rPr>
          <w:rFonts w:ascii="Times New Roman" w:hAnsi="Times New Roman" w:cs="Times New Roman"/>
          <w:b w:val="0"/>
          <w:bCs/>
          <w:sz w:val="24"/>
          <w:szCs w:val="24"/>
        </w:rPr>
        <w:t xml:space="preserve"> API </w:t>
      </w:r>
      <w:proofErr w:type="spellStart"/>
      <w:r w:rsidR="00151AEA">
        <w:rPr>
          <w:rFonts w:ascii="Times New Roman" w:hAnsi="Times New Roman" w:cs="Times New Roman"/>
          <w:b w:val="0"/>
          <w:bCs/>
          <w:sz w:val="24"/>
          <w:szCs w:val="24"/>
        </w:rPr>
        <w:t>từ</w:t>
      </w:r>
      <w:proofErr w:type="spellEnd"/>
      <w:r w:rsidR="00151AEA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="00151AEA">
        <w:rPr>
          <w:rFonts w:ascii="Times New Roman" w:hAnsi="Times New Roman" w:cs="Times New Roman"/>
          <w:b w:val="0"/>
          <w:bCs/>
          <w:sz w:val="24"/>
          <w:szCs w:val="24"/>
        </w:rPr>
        <w:t>url</w:t>
      </w:r>
      <w:proofErr w:type="spellEnd"/>
      <w:r w:rsidR="00151AEA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="00151AEA">
        <w:rPr>
          <w:rFonts w:ascii="Times New Roman" w:hAnsi="Times New Roman" w:cs="Times New Roman"/>
          <w:b w:val="0"/>
          <w:bCs/>
          <w:sz w:val="24"/>
          <w:szCs w:val="24"/>
        </w:rPr>
        <w:t>của</w:t>
      </w:r>
      <w:proofErr w:type="spellEnd"/>
      <w:r w:rsidR="00151AEA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="00151AEA">
        <w:rPr>
          <w:rFonts w:ascii="Times New Roman" w:hAnsi="Times New Roman" w:cs="Times New Roman"/>
          <w:b w:val="0"/>
          <w:bCs/>
          <w:sz w:val="24"/>
          <w:szCs w:val="24"/>
        </w:rPr>
        <w:t>trang</w:t>
      </w:r>
      <w:proofErr w:type="spellEnd"/>
      <w:r w:rsidR="00151AEA">
        <w:rPr>
          <w:rFonts w:ascii="Times New Roman" w:hAnsi="Times New Roman" w:cs="Times New Roman"/>
          <w:b w:val="0"/>
          <w:bCs/>
          <w:sz w:val="24"/>
          <w:szCs w:val="24"/>
        </w:rPr>
        <w:t xml:space="preserve"> web,</w:t>
      </w:r>
    </w:p>
    <w:p w14:paraId="5B2CEB24" w14:textId="3B4FEC2B" w:rsidR="00375D1B" w:rsidRPr="00B50D2F" w:rsidRDefault="00A55B24">
      <w:pPr>
        <w:pStyle w:val="Heading1"/>
        <w:rPr>
          <w:rFonts w:ascii="Times New Roman" w:hAnsi="Times New Roman" w:cs="Times New Roman"/>
          <w:b w:val="0"/>
          <w:sz w:val="24"/>
          <w:szCs w:val="24"/>
        </w:rPr>
      </w:pPr>
      <w:bookmarkStart w:id="18" w:name="_Toc215469355"/>
      <w:r w:rsidRPr="00B50D2F">
        <w:rPr>
          <w:rFonts w:ascii="Times New Roman" w:hAnsi="Times New Roman" w:cs="Times New Roman"/>
          <w:b w:val="0"/>
          <w:sz w:val="24"/>
          <w:szCs w:val="24"/>
        </w:rPr>
        <w:t xml:space="preserve">CHƯƠNG 4: </w:t>
      </w:r>
      <w:bookmarkEnd w:id="18"/>
      <w:proofErr w:type="spellStart"/>
      <w:r w:rsidR="004E538E">
        <w:rPr>
          <w:rFonts w:ascii="Times New Roman" w:hAnsi="Times New Roman" w:cs="Times New Roman"/>
          <w:b w:val="0"/>
          <w:sz w:val="24"/>
          <w:szCs w:val="24"/>
        </w:rPr>
        <w:t>Ứng</w:t>
      </w:r>
      <w:proofErr w:type="spellEnd"/>
      <w:r w:rsidR="004E538E">
        <w:rPr>
          <w:rFonts w:ascii="Times New Roman" w:hAnsi="Times New Roman" w:cs="Times New Roman"/>
          <w:b w:val="0"/>
          <w:sz w:val="24"/>
          <w:szCs w:val="24"/>
        </w:rPr>
        <w:t xml:space="preserve"> </w:t>
      </w:r>
      <w:proofErr w:type="spellStart"/>
      <w:r w:rsidR="004E538E">
        <w:rPr>
          <w:rFonts w:ascii="Times New Roman" w:hAnsi="Times New Roman" w:cs="Times New Roman"/>
          <w:b w:val="0"/>
          <w:sz w:val="24"/>
          <w:szCs w:val="24"/>
        </w:rPr>
        <w:t>dụng</w:t>
      </w:r>
      <w:proofErr w:type="spellEnd"/>
      <w:r w:rsidR="004E538E">
        <w:rPr>
          <w:rFonts w:ascii="Times New Roman" w:hAnsi="Times New Roman" w:cs="Times New Roman"/>
          <w:b w:val="0"/>
          <w:sz w:val="24"/>
          <w:szCs w:val="24"/>
        </w:rPr>
        <w:t xml:space="preserve"> </w:t>
      </w:r>
      <w:proofErr w:type="spellStart"/>
      <w:r w:rsidR="004E538E">
        <w:rPr>
          <w:rFonts w:ascii="Times New Roman" w:hAnsi="Times New Roman" w:cs="Times New Roman"/>
          <w:b w:val="0"/>
          <w:sz w:val="24"/>
          <w:szCs w:val="24"/>
        </w:rPr>
        <w:t>mô</w:t>
      </w:r>
      <w:proofErr w:type="spellEnd"/>
      <w:r w:rsidR="004E538E">
        <w:rPr>
          <w:rFonts w:ascii="Times New Roman" w:hAnsi="Times New Roman" w:cs="Times New Roman"/>
          <w:b w:val="0"/>
          <w:sz w:val="24"/>
          <w:szCs w:val="24"/>
        </w:rPr>
        <w:t xml:space="preserve"> </w:t>
      </w:r>
      <w:proofErr w:type="spellStart"/>
      <w:r w:rsidR="004E538E">
        <w:rPr>
          <w:rFonts w:ascii="Times New Roman" w:hAnsi="Times New Roman" w:cs="Times New Roman"/>
          <w:b w:val="0"/>
          <w:sz w:val="24"/>
          <w:szCs w:val="24"/>
        </w:rPr>
        <w:t>hình</w:t>
      </w:r>
      <w:proofErr w:type="spellEnd"/>
      <w:r w:rsidR="004E538E">
        <w:rPr>
          <w:rFonts w:ascii="Times New Roman" w:hAnsi="Times New Roman" w:cs="Times New Roman"/>
          <w:b w:val="0"/>
          <w:sz w:val="24"/>
          <w:szCs w:val="24"/>
        </w:rPr>
        <w:t xml:space="preserve"> </w:t>
      </w:r>
      <w:proofErr w:type="spellStart"/>
      <w:r w:rsidR="004E538E">
        <w:rPr>
          <w:rFonts w:ascii="Times New Roman" w:hAnsi="Times New Roman" w:cs="Times New Roman"/>
          <w:b w:val="0"/>
          <w:sz w:val="24"/>
          <w:szCs w:val="24"/>
        </w:rPr>
        <w:t>vào</w:t>
      </w:r>
      <w:proofErr w:type="spellEnd"/>
      <w:r w:rsidR="004E538E">
        <w:rPr>
          <w:rFonts w:ascii="Times New Roman" w:hAnsi="Times New Roman" w:cs="Times New Roman"/>
          <w:b w:val="0"/>
          <w:sz w:val="24"/>
          <w:szCs w:val="24"/>
        </w:rPr>
        <w:t xml:space="preserve"> </w:t>
      </w:r>
      <w:proofErr w:type="spellStart"/>
      <w:r w:rsidR="004E538E">
        <w:rPr>
          <w:rFonts w:ascii="Times New Roman" w:hAnsi="Times New Roman" w:cs="Times New Roman"/>
          <w:b w:val="0"/>
          <w:sz w:val="24"/>
          <w:szCs w:val="24"/>
        </w:rPr>
        <w:t>bài</w:t>
      </w:r>
      <w:proofErr w:type="spellEnd"/>
      <w:r w:rsidR="004E538E">
        <w:rPr>
          <w:rFonts w:ascii="Times New Roman" w:hAnsi="Times New Roman" w:cs="Times New Roman"/>
          <w:b w:val="0"/>
          <w:sz w:val="24"/>
          <w:szCs w:val="24"/>
        </w:rPr>
        <w:t xml:space="preserve"> </w:t>
      </w:r>
      <w:proofErr w:type="spellStart"/>
      <w:r w:rsidR="004E538E">
        <w:rPr>
          <w:rFonts w:ascii="Times New Roman" w:hAnsi="Times New Roman" w:cs="Times New Roman"/>
          <w:b w:val="0"/>
          <w:sz w:val="24"/>
          <w:szCs w:val="24"/>
        </w:rPr>
        <w:t>toán</w:t>
      </w:r>
      <w:proofErr w:type="spellEnd"/>
    </w:p>
    <w:p w14:paraId="6545B332" w14:textId="77777777" w:rsidR="00375D1B" w:rsidRPr="00B50D2F" w:rsidRDefault="00A55B24">
      <w:pPr>
        <w:pStyle w:val="Heading2"/>
        <w:rPr>
          <w:rFonts w:ascii="Times New Roman" w:hAnsi="Times New Roman" w:cs="Times New Roman"/>
          <w:b w:val="0"/>
          <w:sz w:val="24"/>
          <w:szCs w:val="24"/>
        </w:rPr>
      </w:pPr>
      <w:bookmarkStart w:id="19" w:name="_Toc215469356"/>
      <w:r w:rsidRPr="00B50D2F">
        <w:rPr>
          <w:rFonts w:ascii="Times New Roman" w:hAnsi="Times New Roman" w:cs="Times New Roman"/>
          <w:b w:val="0"/>
          <w:sz w:val="24"/>
          <w:szCs w:val="24"/>
        </w:rPr>
        <w:t xml:space="preserve">4.1. </w:t>
      </w:r>
      <w:proofErr w:type="spellStart"/>
      <w:r w:rsidRPr="00B50D2F">
        <w:rPr>
          <w:rFonts w:ascii="Times New Roman" w:hAnsi="Times New Roman" w:cs="Times New Roman"/>
          <w:b w:val="0"/>
          <w:sz w:val="24"/>
          <w:szCs w:val="24"/>
        </w:rPr>
        <w:t>Thiết</w:t>
      </w:r>
      <w:proofErr w:type="spellEnd"/>
      <w:r w:rsidRPr="00B50D2F">
        <w:rPr>
          <w:rFonts w:ascii="Times New Roman" w:hAnsi="Times New Roman" w:cs="Times New Roman"/>
          <w:b w:val="0"/>
          <w:sz w:val="24"/>
          <w:szCs w:val="24"/>
        </w:rPr>
        <w:t xml:space="preserve"> </w:t>
      </w:r>
      <w:proofErr w:type="spellStart"/>
      <w:r w:rsidRPr="00B50D2F">
        <w:rPr>
          <w:rFonts w:ascii="Times New Roman" w:hAnsi="Times New Roman" w:cs="Times New Roman"/>
          <w:b w:val="0"/>
          <w:sz w:val="24"/>
          <w:szCs w:val="24"/>
        </w:rPr>
        <w:t>lập</w:t>
      </w:r>
      <w:proofErr w:type="spellEnd"/>
      <w:r w:rsidRPr="00B50D2F">
        <w:rPr>
          <w:rFonts w:ascii="Times New Roman" w:hAnsi="Times New Roman" w:cs="Times New Roman"/>
          <w:b w:val="0"/>
          <w:sz w:val="24"/>
          <w:szCs w:val="24"/>
        </w:rPr>
        <w:t xml:space="preserve"> </w:t>
      </w:r>
      <w:proofErr w:type="spellStart"/>
      <w:r w:rsidRPr="00B50D2F">
        <w:rPr>
          <w:rFonts w:ascii="Times New Roman" w:hAnsi="Times New Roman" w:cs="Times New Roman"/>
          <w:b w:val="0"/>
          <w:sz w:val="24"/>
          <w:szCs w:val="24"/>
        </w:rPr>
        <w:t>bài</w:t>
      </w:r>
      <w:proofErr w:type="spellEnd"/>
      <w:r w:rsidRPr="00B50D2F">
        <w:rPr>
          <w:rFonts w:ascii="Times New Roman" w:hAnsi="Times New Roman" w:cs="Times New Roman"/>
          <w:b w:val="0"/>
          <w:sz w:val="24"/>
          <w:szCs w:val="24"/>
        </w:rPr>
        <w:t xml:space="preserve"> </w:t>
      </w:r>
      <w:proofErr w:type="spellStart"/>
      <w:r w:rsidRPr="00B50D2F">
        <w:rPr>
          <w:rFonts w:ascii="Times New Roman" w:hAnsi="Times New Roman" w:cs="Times New Roman"/>
          <w:b w:val="0"/>
          <w:sz w:val="24"/>
          <w:szCs w:val="24"/>
        </w:rPr>
        <w:t>toán</w:t>
      </w:r>
      <w:bookmarkEnd w:id="19"/>
      <w:proofErr w:type="spellEnd"/>
    </w:p>
    <w:p w14:paraId="3DF86D51" w14:textId="77777777" w:rsidR="00375D1B" w:rsidRPr="00B50D2F" w:rsidRDefault="00A55B24">
      <w:pPr>
        <w:rPr>
          <w:rFonts w:ascii="Times New Roman" w:hAnsi="Times New Roman" w:cs="Times New Roman"/>
          <w:b w:val="0"/>
          <w:bCs/>
          <w:sz w:val="24"/>
          <w:szCs w:val="24"/>
        </w:rPr>
      </w:pPr>
      <w:proofErr w:type="spellStart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>Hệ</w:t>
      </w:r>
      <w:proofErr w:type="spellEnd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>thống</w:t>
      </w:r>
      <w:proofErr w:type="spellEnd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 xml:space="preserve"> bao </w:t>
      </w:r>
      <w:proofErr w:type="spellStart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>gồm</w:t>
      </w:r>
      <w:proofErr w:type="spellEnd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 xml:space="preserve"> 2 </w:t>
      </w:r>
      <w:proofErr w:type="spellStart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>mô</w:t>
      </w:r>
      <w:proofErr w:type="spellEnd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>hình</w:t>
      </w:r>
      <w:proofErr w:type="spellEnd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>học</w:t>
      </w:r>
      <w:proofErr w:type="spellEnd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>máy</w:t>
      </w:r>
      <w:proofErr w:type="spellEnd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>riêng</w:t>
      </w:r>
      <w:proofErr w:type="spellEnd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>biệt</w:t>
      </w:r>
      <w:proofErr w:type="spellEnd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>để</w:t>
      </w:r>
      <w:proofErr w:type="spellEnd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>giải</w:t>
      </w:r>
      <w:proofErr w:type="spellEnd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>quyết</w:t>
      </w:r>
      <w:proofErr w:type="spellEnd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 xml:space="preserve"> 2 </w:t>
      </w:r>
      <w:proofErr w:type="spellStart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>bài</w:t>
      </w:r>
      <w:proofErr w:type="spellEnd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>toán</w:t>
      </w:r>
      <w:proofErr w:type="spellEnd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>dự</w:t>
      </w:r>
      <w:proofErr w:type="spellEnd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>báo</w:t>
      </w:r>
      <w:proofErr w:type="spellEnd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>khác</w:t>
      </w:r>
      <w:proofErr w:type="spellEnd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>nhau</w:t>
      </w:r>
      <w:proofErr w:type="spellEnd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>:</w:t>
      </w:r>
    </w:p>
    <w:tbl>
      <w:tblPr>
        <w:tblStyle w:val="TableGrid"/>
        <w:tblW w:w="8748" w:type="dxa"/>
        <w:tblLook w:val="04A0" w:firstRow="1" w:lastRow="0" w:firstColumn="1" w:lastColumn="0" w:noHBand="0" w:noVBand="1"/>
      </w:tblPr>
      <w:tblGrid>
        <w:gridCol w:w="1800"/>
        <w:gridCol w:w="3285"/>
        <w:gridCol w:w="3663"/>
      </w:tblGrid>
      <w:tr w:rsidR="00375D1B" w:rsidRPr="00B50D2F" w14:paraId="10F3F4FF" w14:textId="77777777" w:rsidTr="4209C876">
        <w:tc>
          <w:tcPr>
            <w:tcW w:w="1800" w:type="dxa"/>
          </w:tcPr>
          <w:p w14:paraId="7E868255" w14:textId="77777777" w:rsidR="00375D1B" w:rsidRPr="00B50D2F" w:rsidRDefault="00A55B24">
            <w:pPr>
              <w:rPr>
                <w:rFonts w:ascii="Times New Roman" w:hAnsi="Times New Roman" w:cs="Times New Roman"/>
                <w:b w:val="0"/>
                <w:bCs/>
                <w:sz w:val="24"/>
                <w:szCs w:val="24"/>
              </w:rPr>
            </w:pPr>
            <w:proofErr w:type="spellStart"/>
            <w:r w:rsidRPr="00B50D2F">
              <w:rPr>
                <w:rFonts w:ascii="Times New Roman" w:hAnsi="Times New Roman" w:cs="Times New Roman"/>
                <w:b w:val="0"/>
                <w:bCs/>
                <w:sz w:val="24"/>
                <w:szCs w:val="24"/>
              </w:rPr>
              <w:t>Đặc</w:t>
            </w:r>
            <w:proofErr w:type="spellEnd"/>
            <w:r w:rsidRPr="00B50D2F">
              <w:rPr>
                <w:rFonts w:ascii="Times New Roman" w:hAnsi="Times New Roman" w:cs="Times New Roman"/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B50D2F">
              <w:rPr>
                <w:rFonts w:ascii="Times New Roman" w:hAnsi="Times New Roman" w:cs="Times New Roman"/>
                <w:b w:val="0"/>
                <w:bCs/>
                <w:sz w:val="24"/>
                <w:szCs w:val="24"/>
              </w:rPr>
              <w:t>điểm</w:t>
            </w:r>
            <w:proofErr w:type="spellEnd"/>
          </w:p>
        </w:tc>
        <w:tc>
          <w:tcPr>
            <w:tcW w:w="3285" w:type="dxa"/>
          </w:tcPr>
          <w:p w14:paraId="0942E2C8" w14:textId="77777777" w:rsidR="00375D1B" w:rsidRPr="00B50D2F" w:rsidRDefault="00A55B24">
            <w:pPr>
              <w:rPr>
                <w:rFonts w:ascii="Times New Roman" w:hAnsi="Times New Roman" w:cs="Times New Roman"/>
                <w:b w:val="0"/>
                <w:bCs/>
                <w:sz w:val="24"/>
                <w:szCs w:val="24"/>
              </w:rPr>
            </w:pPr>
            <w:proofErr w:type="spellStart"/>
            <w:r w:rsidRPr="00B50D2F">
              <w:rPr>
                <w:rFonts w:ascii="Times New Roman" w:hAnsi="Times New Roman" w:cs="Times New Roman"/>
                <w:b w:val="0"/>
                <w:bCs/>
                <w:sz w:val="24"/>
                <w:szCs w:val="24"/>
              </w:rPr>
              <w:t>Mô</w:t>
            </w:r>
            <w:proofErr w:type="spellEnd"/>
            <w:r w:rsidRPr="00B50D2F">
              <w:rPr>
                <w:rFonts w:ascii="Times New Roman" w:hAnsi="Times New Roman" w:cs="Times New Roman"/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B50D2F">
              <w:rPr>
                <w:rFonts w:ascii="Times New Roman" w:hAnsi="Times New Roman" w:cs="Times New Roman"/>
                <w:b w:val="0"/>
                <w:bCs/>
                <w:sz w:val="24"/>
                <w:szCs w:val="24"/>
              </w:rPr>
              <w:t>hình</w:t>
            </w:r>
            <w:proofErr w:type="spellEnd"/>
            <w:r w:rsidRPr="00B50D2F">
              <w:rPr>
                <w:rFonts w:ascii="Times New Roman" w:hAnsi="Times New Roman" w:cs="Times New Roman"/>
                <w:b w:val="0"/>
                <w:bCs/>
                <w:sz w:val="24"/>
                <w:szCs w:val="24"/>
              </w:rPr>
              <w:t xml:space="preserve"> 1: Daily Forecast</w:t>
            </w:r>
          </w:p>
        </w:tc>
        <w:tc>
          <w:tcPr>
            <w:tcW w:w="3663" w:type="dxa"/>
          </w:tcPr>
          <w:p w14:paraId="6602B559" w14:textId="77777777" w:rsidR="00375D1B" w:rsidRPr="00B50D2F" w:rsidRDefault="00A55B24">
            <w:pPr>
              <w:rPr>
                <w:rFonts w:ascii="Times New Roman" w:hAnsi="Times New Roman" w:cs="Times New Roman"/>
                <w:b w:val="0"/>
                <w:bCs/>
                <w:sz w:val="24"/>
                <w:szCs w:val="24"/>
              </w:rPr>
            </w:pPr>
            <w:proofErr w:type="spellStart"/>
            <w:r w:rsidRPr="00B50D2F">
              <w:rPr>
                <w:rFonts w:ascii="Times New Roman" w:hAnsi="Times New Roman" w:cs="Times New Roman"/>
                <w:b w:val="0"/>
                <w:bCs/>
                <w:sz w:val="24"/>
                <w:szCs w:val="24"/>
              </w:rPr>
              <w:t>Mô</w:t>
            </w:r>
            <w:proofErr w:type="spellEnd"/>
            <w:r w:rsidRPr="00B50D2F">
              <w:rPr>
                <w:rFonts w:ascii="Times New Roman" w:hAnsi="Times New Roman" w:cs="Times New Roman"/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B50D2F">
              <w:rPr>
                <w:rFonts w:ascii="Times New Roman" w:hAnsi="Times New Roman" w:cs="Times New Roman"/>
                <w:b w:val="0"/>
                <w:bCs/>
                <w:sz w:val="24"/>
                <w:szCs w:val="24"/>
              </w:rPr>
              <w:t>hình</w:t>
            </w:r>
            <w:proofErr w:type="spellEnd"/>
            <w:r w:rsidRPr="00B50D2F">
              <w:rPr>
                <w:rFonts w:ascii="Times New Roman" w:hAnsi="Times New Roman" w:cs="Times New Roman"/>
                <w:b w:val="0"/>
                <w:bCs/>
                <w:sz w:val="24"/>
                <w:szCs w:val="24"/>
              </w:rPr>
              <w:t xml:space="preserve"> 2: Hourly Rain Prob</w:t>
            </w:r>
          </w:p>
        </w:tc>
      </w:tr>
      <w:tr w:rsidR="00375D1B" w:rsidRPr="00B50D2F" w14:paraId="4B0FCF71" w14:textId="77777777" w:rsidTr="4209C876">
        <w:tc>
          <w:tcPr>
            <w:tcW w:w="1800" w:type="dxa"/>
          </w:tcPr>
          <w:p w14:paraId="7A0A900F" w14:textId="77777777" w:rsidR="00375D1B" w:rsidRPr="00B50D2F" w:rsidRDefault="00A55B24">
            <w:pPr>
              <w:rPr>
                <w:rFonts w:ascii="Times New Roman" w:hAnsi="Times New Roman" w:cs="Times New Roman"/>
                <w:b w:val="0"/>
                <w:bCs/>
                <w:sz w:val="24"/>
                <w:szCs w:val="24"/>
              </w:rPr>
            </w:pPr>
            <w:proofErr w:type="spellStart"/>
            <w:r w:rsidRPr="00B50D2F">
              <w:rPr>
                <w:rFonts w:ascii="Times New Roman" w:hAnsi="Times New Roman" w:cs="Times New Roman"/>
                <w:b w:val="0"/>
                <w:bCs/>
                <w:sz w:val="24"/>
                <w:szCs w:val="24"/>
              </w:rPr>
              <w:t>Loại</w:t>
            </w:r>
            <w:proofErr w:type="spellEnd"/>
            <w:r w:rsidRPr="00B50D2F">
              <w:rPr>
                <w:rFonts w:ascii="Times New Roman" w:hAnsi="Times New Roman" w:cs="Times New Roman"/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B50D2F">
              <w:rPr>
                <w:rFonts w:ascii="Times New Roman" w:hAnsi="Times New Roman" w:cs="Times New Roman"/>
                <w:b w:val="0"/>
                <w:bCs/>
                <w:sz w:val="24"/>
                <w:szCs w:val="24"/>
              </w:rPr>
              <w:t>bài</w:t>
            </w:r>
            <w:proofErr w:type="spellEnd"/>
            <w:r w:rsidRPr="00B50D2F">
              <w:rPr>
                <w:rFonts w:ascii="Times New Roman" w:hAnsi="Times New Roman" w:cs="Times New Roman"/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B50D2F">
              <w:rPr>
                <w:rFonts w:ascii="Times New Roman" w:hAnsi="Times New Roman" w:cs="Times New Roman"/>
                <w:b w:val="0"/>
                <w:bCs/>
                <w:sz w:val="24"/>
                <w:szCs w:val="24"/>
              </w:rPr>
              <w:t>toán</w:t>
            </w:r>
            <w:proofErr w:type="spellEnd"/>
          </w:p>
        </w:tc>
        <w:tc>
          <w:tcPr>
            <w:tcW w:w="3285" w:type="dxa"/>
          </w:tcPr>
          <w:p w14:paraId="02457CD9" w14:textId="77777777" w:rsidR="00375D1B" w:rsidRPr="00B50D2F" w:rsidRDefault="00A55B24">
            <w:pPr>
              <w:rPr>
                <w:rFonts w:ascii="Times New Roman" w:hAnsi="Times New Roman" w:cs="Times New Roman"/>
                <w:b w:val="0"/>
                <w:bCs/>
                <w:sz w:val="24"/>
                <w:szCs w:val="24"/>
              </w:rPr>
            </w:pPr>
            <w:proofErr w:type="spellStart"/>
            <w:r w:rsidRPr="00B50D2F">
              <w:rPr>
                <w:rFonts w:ascii="Times New Roman" w:hAnsi="Times New Roman" w:cs="Times New Roman"/>
                <w:b w:val="0"/>
                <w:bCs/>
                <w:sz w:val="24"/>
                <w:szCs w:val="24"/>
              </w:rPr>
              <w:t>Phân</w:t>
            </w:r>
            <w:proofErr w:type="spellEnd"/>
            <w:r w:rsidRPr="00B50D2F">
              <w:rPr>
                <w:rFonts w:ascii="Times New Roman" w:hAnsi="Times New Roman" w:cs="Times New Roman"/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B50D2F">
              <w:rPr>
                <w:rFonts w:ascii="Times New Roman" w:hAnsi="Times New Roman" w:cs="Times New Roman"/>
                <w:b w:val="0"/>
                <w:bCs/>
                <w:sz w:val="24"/>
                <w:szCs w:val="24"/>
              </w:rPr>
              <w:t>lớp</w:t>
            </w:r>
            <w:proofErr w:type="spellEnd"/>
            <w:r w:rsidRPr="00B50D2F">
              <w:rPr>
                <w:rFonts w:ascii="Times New Roman" w:hAnsi="Times New Roman" w:cs="Times New Roman"/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B50D2F">
              <w:rPr>
                <w:rFonts w:ascii="Times New Roman" w:hAnsi="Times New Roman" w:cs="Times New Roman"/>
                <w:b w:val="0"/>
                <w:bCs/>
                <w:sz w:val="24"/>
                <w:szCs w:val="24"/>
              </w:rPr>
              <w:t>đa</w:t>
            </w:r>
            <w:proofErr w:type="spellEnd"/>
            <w:r w:rsidRPr="00B50D2F">
              <w:rPr>
                <w:rFonts w:ascii="Times New Roman" w:hAnsi="Times New Roman" w:cs="Times New Roman"/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B50D2F">
              <w:rPr>
                <w:rFonts w:ascii="Times New Roman" w:hAnsi="Times New Roman" w:cs="Times New Roman"/>
                <w:b w:val="0"/>
                <w:bCs/>
                <w:sz w:val="24"/>
                <w:szCs w:val="24"/>
              </w:rPr>
              <w:t>nhãn</w:t>
            </w:r>
            <w:proofErr w:type="spellEnd"/>
            <w:r w:rsidRPr="00B50D2F">
              <w:rPr>
                <w:rFonts w:ascii="Times New Roman" w:hAnsi="Times New Roman" w:cs="Times New Roman"/>
                <w:b w:val="0"/>
                <w:bCs/>
                <w:sz w:val="24"/>
                <w:szCs w:val="24"/>
              </w:rPr>
              <w:t xml:space="preserve"> (Multi-class Classification)</w:t>
            </w:r>
          </w:p>
        </w:tc>
        <w:tc>
          <w:tcPr>
            <w:tcW w:w="3663" w:type="dxa"/>
          </w:tcPr>
          <w:p w14:paraId="3ED34BCD" w14:textId="77777777" w:rsidR="00375D1B" w:rsidRPr="00B50D2F" w:rsidRDefault="00A55B24">
            <w:pPr>
              <w:rPr>
                <w:rFonts w:ascii="Times New Roman" w:hAnsi="Times New Roman" w:cs="Times New Roman"/>
                <w:b w:val="0"/>
                <w:bCs/>
                <w:sz w:val="24"/>
                <w:szCs w:val="24"/>
              </w:rPr>
            </w:pPr>
            <w:proofErr w:type="spellStart"/>
            <w:r w:rsidRPr="00B50D2F">
              <w:rPr>
                <w:rFonts w:ascii="Times New Roman" w:hAnsi="Times New Roman" w:cs="Times New Roman"/>
                <w:b w:val="0"/>
                <w:bCs/>
                <w:sz w:val="24"/>
                <w:szCs w:val="24"/>
              </w:rPr>
              <w:t>Phân</w:t>
            </w:r>
            <w:proofErr w:type="spellEnd"/>
            <w:r w:rsidRPr="00B50D2F">
              <w:rPr>
                <w:rFonts w:ascii="Times New Roman" w:hAnsi="Times New Roman" w:cs="Times New Roman"/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B50D2F">
              <w:rPr>
                <w:rFonts w:ascii="Times New Roman" w:hAnsi="Times New Roman" w:cs="Times New Roman"/>
                <w:b w:val="0"/>
                <w:bCs/>
                <w:sz w:val="24"/>
                <w:szCs w:val="24"/>
              </w:rPr>
              <w:t>lớp</w:t>
            </w:r>
            <w:proofErr w:type="spellEnd"/>
            <w:r w:rsidRPr="00B50D2F">
              <w:rPr>
                <w:rFonts w:ascii="Times New Roman" w:hAnsi="Times New Roman" w:cs="Times New Roman"/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B50D2F">
              <w:rPr>
                <w:rFonts w:ascii="Times New Roman" w:hAnsi="Times New Roman" w:cs="Times New Roman"/>
                <w:b w:val="0"/>
                <w:bCs/>
                <w:sz w:val="24"/>
                <w:szCs w:val="24"/>
              </w:rPr>
              <w:t>nhị</w:t>
            </w:r>
            <w:proofErr w:type="spellEnd"/>
            <w:r w:rsidRPr="00B50D2F">
              <w:rPr>
                <w:rFonts w:ascii="Times New Roman" w:hAnsi="Times New Roman" w:cs="Times New Roman"/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B50D2F">
              <w:rPr>
                <w:rFonts w:ascii="Times New Roman" w:hAnsi="Times New Roman" w:cs="Times New Roman"/>
                <w:b w:val="0"/>
                <w:bCs/>
                <w:sz w:val="24"/>
                <w:szCs w:val="24"/>
              </w:rPr>
              <w:t>phân</w:t>
            </w:r>
            <w:proofErr w:type="spellEnd"/>
            <w:r w:rsidRPr="00B50D2F">
              <w:rPr>
                <w:rFonts w:ascii="Times New Roman" w:hAnsi="Times New Roman" w:cs="Times New Roman"/>
                <w:b w:val="0"/>
                <w:bCs/>
                <w:sz w:val="24"/>
                <w:szCs w:val="24"/>
              </w:rPr>
              <w:t xml:space="preserve"> (Binary Classification)</w:t>
            </w:r>
          </w:p>
        </w:tc>
      </w:tr>
      <w:tr w:rsidR="00375D1B" w:rsidRPr="00B50D2F" w14:paraId="6644872F" w14:textId="77777777" w:rsidTr="4209C876">
        <w:tc>
          <w:tcPr>
            <w:tcW w:w="1800" w:type="dxa"/>
          </w:tcPr>
          <w:p w14:paraId="3895F5F9" w14:textId="77777777" w:rsidR="00375D1B" w:rsidRPr="00B50D2F" w:rsidRDefault="00A55B24">
            <w:pPr>
              <w:rPr>
                <w:rFonts w:ascii="Times New Roman" w:hAnsi="Times New Roman" w:cs="Times New Roman"/>
                <w:b w:val="0"/>
                <w:bCs/>
                <w:sz w:val="24"/>
                <w:szCs w:val="24"/>
              </w:rPr>
            </w:pPr>
            <w:r w:rsidRPr="00B50D2F">
              <w:rPr>
                <w:rFonts w:ascii="Times New Roman" w:hAnsi="Times New Roman" w:cs="Times New Roman"/>
                <w:b w:val="0"/>
                <w:bCs/>
                <w:sz w:val="24"/>
                <w:szCs w:val="24"/>
              </w:rPr>
              <w:t>Output</w:t>
            </w:r>
          </w:p>
        </w:tc>
        <w:tc>
          <w:tcPr>
            <w:tcW w:w="3285" w:type="dxa"/>
          </w:tcPr>
          <w:p w14:paraId="6C0A15B7" w14:textId="77777777" w:rsidR="00375D1B" w:rsidRPr="00B50D2F" w:rsidRDefault="00A55B24">
            <w:pPr>
              <w:rPr>
                <w:rFonts w:ascii="Times New Roman" w:hAnsi="Times New Roman" w:cs="Times New Roman"/>
                <w:b w:val="0"/>
                <w:bCs/>
                <w:sz w:val="24"/>
                <w:szCs w:val="24"/>
              </w:rPr>
            </w:pPr>
            <w:proofErr w:type="spellStart"/>
            <w:r w:rsidRPr="00B50D2F">
              <w:rPr>
                <w:rFonts w:ascii="Times New Roman" w:hAnsi="Times New Roman" w:cs="Times New Roman"/>
                <w:b w:val="0"/>
                <w:bCs/>
                <w:sz w:val="24"/>
                <w:szCs w:val="24"/>
              </w:rPr>
              <w:t>Nắng</w:t>
            </w:r>
            <w:proofErr w:type="spellEnd"/>
            <w:r w:rsidRPr="00B50D2F">
              <w:rPr>
                <w:rFonts w:ascii="Times New Roman" w:hAnsi="Times New Roman" w:cs="Times New Roman"/>
                <w:b w:val="0"/>
                <w:bCs/>
                <w:sz w:val="24"/>
                <w:szCs w:val="24"/>
              </w:rPr>
              <w:t xml:space="preserve"> / </w:t>
            </w:r>
            <w:proofErr w:type="spellStart"/>
            <w:r w:rsidRPr="00B50D2F">
              <w:rPr>
                <w:rFonts w:ascii="Times New Roman" w:hAnsi="Times New Roman" w:cs="Times New Roman"/>
                <w:b w:val="0"/>
                <w:bCs/>
                <w:sz w:val="24"/>
                <w:szCs w:val="24"/>
              </w:rPr>
              <w:t>Mây</w:t>
            </w:r>
            <w:proofErr w:type="spellEnd"/>
            <w:r w:rsidRPr="00B50D2F">
              <w:rPr>
                <w:rFonts w:ascii="Times New Roman" w:hAnsi="Times New Roman" w:cs="Times New Roman"/>
                <w:b w:val="0"/>
                <w:bCs/>
                <w:sz w:val="24"/>
                <w:szCs w:val="24"/>
              </w:rPr>
              <w:t xml:space="preserve"> / </w:t>
            </w:r>
            <w:proofErr w:type="spellStart"/>
            <w:r w:rsidRPr="00B50D2F">
              <w:rPr>
                <w:rFonts w:ascii="Times New Roman" w:hAnsi="Times New Roman" w:cs="Times New Roman"/>
                <w:b w:val="0"/>
                <w:bCs/>
                <w:sz w:val="24"/>
                <w:szCs w:val="24"/>
              </w:rPr>
              <w:t>Mưa</w:t>
            </w:r>
            <w:proofErr w:type="spellEnd"/>
          </w:p>
        </w:tc>
        <w:tc>
          <w:tcPr>
            <w:tcW w:w="3663" w:type="dxa"/>
          </w:tcPr>
          <w:p w14:paraId="59EFF987" w14:textId="77777777" w:rsidR="00375D1B" w:rsidRPr="00B50D2F" w:rsidRDefault="00A55B24">
            <w:pPr>
              <w:rPr>
                <w:rFonts w:ascii="Times New Roman" w:hAnsi="Times New Roman" w:cs="Times New Roman"/>
                <w:b w:val="0"/>
                <w:bCs/>
                <w:sz w:val="24"/>
                <w:szCs w:val="24"/>
              </w:rPr>
            </w:pPr>
            <w:proofErr w:type="spellStart"/>
            <w:r w:rsidRPr="00B50D2F">
              <w:rPr>
                <w:rFonts w:ascii="Times New Roman" w:hAnsi="Times New Roman" w:cs="Times New Roman"/>
                <w:b w:val="0"/>
                <w:bCs/>
                <w:sz w:val="24"/>
                <w:szCs w:val="24"/>
              </w:rPr>
              <w:t>Xác</w:t>
            </w:r>
            <w:proofErr w:type="spellEnd"/>
            <w:r w:rsidRPr="00B50D2F">
              <w:rPr>
                <w:rFonts w:ascii="Times New Roman" w:hAnsi="Times New Roman" w:cs="Times New Roman"/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B50D2F">
              <w:rPr>
                <w:rFonts w:ascii="Times New Roman" w:hAnsi="Times New Roman" w:cs="Times New Roman"/>
                <w:b w:val="0"/>
                <w:bCs/>
                <w:sz w:val="24"/>
                <w:szCs w:val="24"/>
              </w:rPr>
              <w:t>suất</w:t>
            </w:r>
            <w:proofErr w:type="spellEnd"/>
            <w:r w:rsidRPr="00B50D2F">
              <w:rPr>
                <w:rFonts w:ascii="Times New Roman" w:hAnsi="Times New Roman" w:cs="Times New Roman"/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B50D2F">
              <w:rPr>
                <w:rFonts w:ascii="Times New Roman" w:hAnsi="Times New Roman" w:cs="Times New Roman"/>
                <w:b w:val="0"/>
                <w:bCs/>
                <w:sz w:val="24"/>
                <w:szCs w:val="24"/>
              </w:rPr>
              <w:t>mưa</w:t>
            </w:r>
            <w:proofErr w:type="spellEnd"/>
            <w:r w:rsidRPr="00B50D2F">
              <w:rPr>
                <w:rFonts w:ascii="Times New Roman" w:hAnsi="Times New Roman" w:cs="Times New Roman"/>
                <w:b w:val="0"/>
                <w:bCs/>
                <w:sz w:val="24"/>
                <w:szCs w:val="24"/>
              </w:rPr>
              <w:t xml:space="preserve"> (%)</w:t>
            </w:r>
          </w:p>
        </w:tc>
      </w:tr>
    </w:tbl>
    <w:p w14:paraId="6E02F96D" w14:textId="77777777" w:rsidR="00375D1B" w:rsidRPr="00B50D2F" w:rsidRDefault="00A55B24">
      <w:pPr>
        <w:rPr>
          <w:rFonts w:ascii="Times New Roman" w:hAnsi="Times New Roman" w:cs="Times New Roman"/>
          <w:b w:val="0"/>
          <w:bCs/>
          <w:sz w:val="24"/>
          <w:szCs w:val="24"/>
        </w:rPr>
      </w:pPr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br/>
      </w:r>
    </w:p>
    <w:p w14:paraId="0327C542" w14:textId="77777777" w:rsidR="00375D1B" w:rsidRPr="00B50D2F" w:rsidRDefault="00A55B24">
      <w:pPr>
        <w:pStyle w:val="Heading2"/>
        <w:rPr>
          <w:rFonts w:ascii="Times New Roman" w:hAnsi="Times New Roman" w:cs="Times New Roman"/>
          <w:b w:val="0"/>
          <w:sz w:val="24"/>
          <w:szCs w:val="24"/>
        </w:rPr>
      </w:pPr>
      <w:bookmarkStart w:id="20" w:name="_Toc215469357"/>
      <w:r w:rsidRPr="00B50D2F">
        <w:rPr>
          <w:rFonts w:ascii="Times New Roman" w:hAnsi="Times New Roman" w:cs="Times New Roman"/>
          <w:b w:val="0"/>
          <w:sz w:val="24"/>
          <w:szCs w:val="24"/>
        </w:rPr>
        <w:t xml:space="preserve">4.2. </w:t>
      </w:r>
      <w:proofErr w:type="spellStart"/>
      <w:r w:rsidRPr="00B50D2F">
        <w:rPr>
          <w:rFonts w:ascii="Times New Roman" w:hAnsi="Times New Roman" w:cs="Times New Roman"/>
          <w:b w:val="0"/>
          <w:sz w:val="24"/>
          <w:szCs w:val="24"/>
        </w:rPr>
        <w:t>Cấu</w:t>
      </w:r>
      <w:proofErr w:type="spellEnd"/>
      <w:r w:rsidRPr="00B50D2F">
        <w:rPr>
          <w:rFonts w:ascii="Times New Roman" w:hAnsi="Times New Roman" w:cs="Times New Roman"/>
          <w:b w:val="0"/>
          <w:sz w:val="24"/>
          <w:szCs w:val="24"/>
        </w:rPr>
        <w:t xml:space="preserve"> </w:t>
      </w:r>
      <w:proofErr w:type="spellStart"/>
      <w:r w:rsidRPr="00B50D2F">
        <w:rPr>
          <w:rFonts w:ascii="Times New Roman" w:hAnsi="Times New Roman" w:cs="Times New Roman"/>
          <w:b w:val="0"/>
          <w:sz w:val="24"/>
          <w:szCs w:val="24"/>
        </w:rPr>
        <w:t>hình</w:t>
      </w:r>
      <w:proofErr w:type="spellEnd"/>
      <w:r w:rsidRPr="00B50D2F">
        <w:rPr>
          <w:rFonts w:ascii="Times New Roman" w:hAnsi="Times New Roman" w:cs="Times New Roman"/>
          <w:b w:val="0"/>
          <w:sz w:val="24"/>
          <w:szCs w:val="24"/>
        </w:rPr>
        <w:t xml:space="preserve"> </w:t>
      </w:r>
      <w:proofErr w:type="spellStart"/>
      <w:r w:rsidRPr="00B50D2F">
        <w:rPr>
          <w:rFonts w:ascii="Times New Roman" w:hAnsi="Times New Roman" w:cs="Times New Roman"/>
          <w:b w:val="0"/>
          <w:sz w:val="24"/>
          <w:szCs w:val="24"/>
        </w:rPr>
        <w:t>mô</w:t>
      </w:r>
      <w:proofErr w:type="spellEnd"/>
      <w:r w:rsidRPr="00B50D2F">
        <w:rPr>
          <w:rFonts w:ascii="Times New Roman" w:hAnsi="Times New Roman" w:cs="Times New Roman"/>
          <w:b w:val="0"/>
          <w:sz w:val="24"/>
          <w:szCs w:val="24"/>
        </w:rPr>
        <w:t xml:space="preserve"> </w:t>
      </w:r>
      <w:proofErr w:type="spellStart"/>
      <w:r w:rsidRPr="00B50D2F">
        <w:rPr>
          <w:rFonts w:ascii="Times New Roman" w:hAnsi="Times New Roman" w:cs="Times New Roman"/>
          <w:b w:val="0"/>
          <w:sz w:val="24"/>
          <w:szCs w:val="24"/>
        </w:rPr>
        <w:t>hình</w:t>
      </w:r>
      <w:proofErr w:type="spellEnd"/>
      <w:r w:rsidRPr="00B50D2F">
        <w:rPr>
          <w:rFonts w:ascii="Times New Roman" w:hAnsi="Times New Roman" w:cs="Times New Roman"/>
          <w:b w:val="0"/>
          <w:sz w:val="24"/>
          <w:szCs w:val="24"/>
        </w:rPr>
        <w:t xml:space="preserve"> (Hyperparameters)</w:t>
      </w:r>
      <w:bookmarkEnd w:id="20"/>
    </w:p>
    <w:p w14:paraId="27C735CB" w14:textId="77777777" w:rsidR="00375D1B" w:rsidRPr="00B50D2F" w:rsidRDefault="00A55B24">
      <w:pPr>
        <w:rPr>
          <w:rFonts w:ascii="Times New Roman" w:hAnsi="Times New Roman" w:cs="Times New Roman"/>
          <w:b w:val="0"/>
          <w:bCs/>
          <w:sz w:val="24"/>
          <w:szCs w:val="24"/>
        </w:rPr>
      </w:pPr>
      <w:proofErr w:type="spellStart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>Dựa</w:t>
      </w:r>
      <w:proofErr w:type="spellEnd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>trên</w:t>
      </w:r>
      <w:proofErr w:type="spellEnd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>thực</w:t>
      </w:r>
      <w:proofErr w:type="spellEnd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>nghiệm</w:t>
      </w:r>
      <w:proofErr w:type="spellEnd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 xml:space="preserve">, </w:t>
      </w:r>
      <w:proofErr w:type="spellStart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>các</w:t>
      </w:r>
      <w:proofErr w:type="spellEnd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>tham</w:t>
      </w:r>
      <w:proofErr w:type="spellEnd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>số</w:t>
      </w:r>
      <w:proofErr w:type="spellEnd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>tối</w:t>
      </w:r>
      <w:proofErr w:type="spellEnd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>ưu</w:t>
      </w:r>
      <w:proofErr w:type="spellEnd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>cho</w:t>
      </w:r>
      <w:proofErr w:type="spellEnd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>XGBoost</w:t>
      </w:r>
      <w:proofErr w:type="spellEnd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>được</w:t>
      </w:r>
      <w:proofErr w:type="spellEnd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>thiết</w:t>
      </w:r>
      <w:proofErr w:type="spellEnd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>lập</w:t>
      </w:r>
      <w:proofErr w:type="spellEnd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>như</w:t>
      </w:r>
      <w:proofErr w:type="spellEnd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>sau</w:t>
      </w:r>
      <w:proofErr w:type="spellEnd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>:</w:t>
      </w:r>
    </w:p>
    <w:p w14:paraId="206764CC" w14:textId="77777777" w:rsidR="00375D1B" w:rsidRPr="00B50D2F" w:rsidRDefault="00A55B24">
      <w:pPr>
        <w:rPr>
          <w:rFonts w:ascii="Times New Roman" w:hAnsi="Times New Roman" w:cs="Times New Roman"/>
          <w:b w:val="0"/>
          <w:bCs/>
          <w:sz w:val="24"/>
          <w:szCs w:val="24"/>
        </w:rPr>
      </w:pPr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lastRenderedPageBreak/>
        <w:t xml:space="preserve">Code </w:t>
      </w:r>
      <w:proofErr w:type="spellStart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>cấu</w:t>
      </w:r>
      <w:proofErr w:type="spellEnd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>hình</w:t>
      </w:r>
      <w:proofErr w:type="spellEnd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 xml:space="preserve"> (</w:t>
      </w:r>
      <w:proofErr w:type="spellStart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>trích</w:t>
      </w:r>
      <w:proofErr w:type="spellEnd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>xuất</w:t>
      </w:r>
      <w:proofErr w:type="spellEnd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>từ</w:t>
      </w:r>
      <w:proofErr w:type="spellEnd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 xml:space="preserve"> file train.py):</w:t>
      </w:r>
    </w:p>
    <w:p w14:paraId="3992AB7E" w14:textId="77777777" w:rsidR="00375D1B" w:rsidRPr="00B50D2F" w:rsidRDefault="00A55B24">
      <w:pPr>
        <w:rPr>
          <w:rFonts w:ascii="Times New Roman" w:hAnsi="Times New Roman" w:cs="Times New Roman"/>
          <w:b w:val="0"/>
          <w:bCs/>
          <w:sz w:val="24"/>
          <w:szCs w:val="24"/>
        </w:rPr>
      </w:pPr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 xml:space="preserve">model = </w:t>
      </w:r>
      <w:proofErr w:type="spellStart"/>
      <w:proofErr w:type="gramStart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>XGBClassifier</w:t>
      </w:r>
      <w:proofErr w:type="spellEnd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>(</w:t>
      </w:r>
      <w:proofErr w:type="gramEnd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br/>
        <w:t xml:space="preserve">    </w:t>
      </w:r>
      <w:proofErr w:type="spellStart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>n_estimators</w:t>
      </w:r>
      <w:proofErr w:type="spellEnd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>=600,</w:t>
      </w:r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br/>
        <w:t xml:space="preserve">    </w:t>
      </w:r>
      <w:proofErr w:type="spellStart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>learning_rate</w:t>
      </w:r>
      <w:proofErr w:type="spellEnd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>=0.05,</w:t>
      </w:r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br/>
        <w:t xml:space="preserve">    </w:t>
      </w:r>
      <w:proofErr w:type="spellStart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>max_depth</w:t>
      </w:r>
      <w:proofErr w:type="spellEnd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>=6,</w:t>
      </w:r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br/>
        <w:t xml:space="preserve">    subsample=0.8,</w:t>
      </w:r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br/>
        <w:t xml:space="preserve">    </w:t>
      </w:r>
      <w:proofErr w:type="spellStart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>colsample_bytree</w:t>
      </w:r>
      <w:proofErr w:type="spellEnd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>=0.8,</w:t>
      </w:r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br/>
        <w:t xml:space="preserve">    </w:t>
      </w:r>
      <w:proofErr w:type="spellStart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>random_state</w:t>
      </w:r>
      <w:proofErr w:type="spellEnd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>=42</w:t>
      </w:r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br/>
        <w:t>)</w:t>
      </w:r>
    </w:p>
    <w:p w14:paraId="4AC9E241" w14:textId="77777777" w:rsidR="00375D1B" w:rsidRPr="00B50D2F" w:rsidRDefault="00A55B24">
      <w:pPr>
        <w:pStyle w:val="Heading2"/>
        <w:rPr>
          <w:rFonts w:ascii="Times New Roman" w:hAnsi="Times New Roman" w:cs="Times New Roman"/>
          <w:b w:val="0"/>
          <w:sz w:val="24"/>
          <w:szCs w:val="24"/>
        </w:rPr>
      </w:pPr>
      <w:bookmarkStart w:id="21" w:name="_Toc215469358"/>
      <w:r w:rsidRPr="00B50D2F">
        <w:rPr>
          <w:rFonts w:ascii="Times New Roman" w:hAnsi="Times New Roman" w:cs="Times New Roman"/>
          <w:b w:val="0"/>
          <w:sz w:val="24"/>
          <w:szCs w:val="24"/>
        </w:rPr>
        <w:t xml:space="preserve">4.3. </w:t>
      </w:r>
      <w:proofErr w:type="spellStart"/>
      <w:r w:rsidRPr="00B50D2F">
        <w:rPr>
          <w:rFonts w:ascii="Times New Roman" w:hAnsi="Times New Roman" w:cs="Times New Roman"/>
          <w:b w:val="0"/>
          <w:sz w:val="24"/>
          <w:szCs w:val="24"/>
        </w:rPr>
        <w:t>Đánh</w:t>
      </w:r>
      <w:proofErr w:type="spellEnd"/>
      <w:r w:rsidRPr="00B50D2F">
        <w:rPr>
          <w:rFonts w:ascii="Times New Roman" w:hAnsi="Times New Roman" w:cs="Times New Roman"/>
          <w:b w:val="0"/>
          <w:sz w:val="24"/>
          <w:szCs w:val="24"/>
        </w:rPr>
        <w:t xml:space="preserve"> </w:t>
      </w:r>
      <w:proofErr w:type="spellStart"/>
      <w:r w:rsidRPr="00B50D2F">
        <w:rPr>
          <w:rFonts w:ascii="Times New Roman" w:hAnsi="Times New Roman" w:cs="Times New Roman"/>
          <w:b w:val="0"/>
          <w:sz w:val="24"/>
          <w:szCs w:val="24"/>
        </w:rPr>
        <w:t>giá</w:t>
      </w:r>
      <w:proofErr w:type="spellEnd"/>
      <w:r w:rsidRPr="00B50D2F">
        <w:rPr>
          <w:rFonts w:ascii="Times New Roman" w:hAnsi="Times New Roman" w:cs="Times New Roman"/>
          <w:b w:val="0"/>
          <w:sz w:val="24"/>
          <w:szCs w:val="24"/>
        </w:rPr>
        <w:t xml:space="preserve"> </w:t>
      </w:r>
      <w:proofErr w:type="spellStart"/>
      <w:r w:rsidRPr="00B50D2F">
        <w:rPr>
          <w:rFonts w:ascii="Times New Roman" w:hAnsi="Times New Roman" w:cs="Times New Roman"/>
          <w:b w:val="0"/>
          <w:sz w:val="24"/>
          <w:szCs w:val="24"/>
        </w:rPr>
        <w:t>kết</w:t>
      </w:r>
      <w:proofErr w:type="spellEnd"/>
      <w:r w:rsidRPr="00B50D2F">
        <w:rPr>
          <w:rFonts w:ascii="Times New Roman" w:hAnsi="Times New Roman" w:cs="Times New Roman"/>
          <w:b w:val="0"/>
          <w:sz w:val="24"/>
          <w:szCs w:val="24"/>
        </w:rPr>
        <w:t xml:space="preserve"> </w:t>
      </w:r>
      <w:proofErr w:type="spellStart"/>
      <w:r w:rsidRPr="00B50D2F">
        <w:rPr>
          <w:rFonts w:ascii="Times New Roman" w:hAnsi="Times New Roman" w:cs="Times New Roman"/>
          <w:b w:val="0"/>
          <w:sz w:val="24"/>
          <w:szCs w:val="24"/>
        </w:rPr>
        <w:t>quả</w:t>
      </w:r>
      <w:proofErr w:type="spellEnd"/>
      <w:r w:rsidRPr="00B50D2F">
        <w:rPr>
          <w:rFonts w:ascii="Times New Roman" w:hAnsi="Times New Roman" w:cs="Times New Roman"/>
          <w:b w:val="0"/>
          <w:sz w:val="24"/>
          <w:szCs w:val="24"/>
        </w:rPr>
        <w:t xml:space="preserve"> (Evaluation)</w:t>
      </w:r>
      <w:bookmarkEnd w:id="21"/>
    </w:p>
    <w:p w14:paraId="3DF9BD84" w14:textId="77777777" w:rsidR="00375D1B" w:rsidRPr="00B50D2F" w:rsidRDefault="00A55B24">
      <w:pPr>
        <w:rPr>
          <w:rFonts w:ascii="Times New Roman" w:hAnsi="Times New Roman" w:cs="Times New Roman"/>
          <w:b w:val="0"/>
          <w:bCs/>
          <w:sz w:val="24"/>
          <w:szCs w:val="24"/>
        </w:rPr>
      </w:pPr>
      <w:proofErr w:type="spellStart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>Mô</w:t>
      </w:r>
      <w:proofErr w:type="spellEnd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>hình</w:t>
      </w:r>
      <w:proofErr w:type="spellEnd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>được</w:t>
      </w:r>
      <w:proofErr w:type="spellEnd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>đánh</w:t>
      </w:r>
      <w:proofErr w:type="spellEnd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>giá</w:t>
      </w:r>
      <w:proofErr w:type="spellEnd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>trên</w:t>
      </w:r>
      <w:proofErr w:type="spellEnd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>tập</w:t>
      </w:r>
      <w:proofErr w:type="spellEnd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>kiểm</w:t>
      </w:r>
      <w:proofErr w:type="spellEnd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>thử</w:t>
      </w:r>
      <w:proofErr w:type="spellEnd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 xml:space="preserve"> (Test set) </w:t>
      </w:r>
      <w:proofErr w:type="spellStart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>chiếm</w:t>
      </w:r>
      <w:proofErr w:type="spellEnd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 xml:space="preserve"> 20% </w:t>
      </w:r>
      <w:proofErr w:type="spellStart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>dữ</w:t>
      </w:r>
      <w:proofErr w:type="spellEnd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>liệu</w:t>
      </w:r>
      <w:proofErr w:type="spellEnd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 xml:space="preserve">. </w:t>
      </w:r>
      <w:proofErr w:type="spellStart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>Kết</w:t>
      </w:r>
      <w:proofErr w:type="spellEnd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>quả</w:t>
      </w:r>
      <w:proofErr w:type="spellEnd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>độ</w:t>
      </w:r>
      <w:proofErr w:type="spellEnd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>chính</w:t>
      </w:r>
      <w:proofErr w:type="spellEnd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>xác</w:t>
      </w:r>
      <w:proofErr w:type="spellEnd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 xml:space="preserve"> (Accuracy) </w:t>
      </w:r>
      <w:proofErr w:type="spellStart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>đạt</w:t>
      </w:r>
      <w:proofErr w:type="spellEnd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>được</w:t>
      </w:r>
      <w:proofErr w:type="spellEnd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>như</w:t>
      </w:r>
      <w:proofErr w:type="spellEnd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>sau</w:t>
      </w:r>
      <w:proofErr w:type="spellEnd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 xml:space="preserve"> (</w:t>
      </w:r>
      <w:proofErr w:type="spellStart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>số</w:t>
      </w:r>
      <w:proofErr w:type="spellEnd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>liệu</w:t>
      </w:r>
      <w:proofErr w:type="spellEnd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>từ</w:t>
      </w:r>
      <w:proofErr w:type="spellEnd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>quá</w:t>
      </w:r>
      <w:proofErr w:type="spellEnd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>trình</w:t>
      </w:r>
      <w:proofErr w:type="spellEnd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 xml:space="preserve"> training):</w:t>
      </w:r>
    </w:p>
    <w:p w14:paraId="30E84BFE" w14:textId="77777777" w:rsidR="00375D1B" w:rsidRPr="00B50D2F" w:rsidRDefault="00A55B24">
      <w:pPr>
        <w:rPr>
          <w:rFonts w:ascii="Times New Roman" w:hAnsi="Times New Roman" w:cs="Times New Roman"/>
          <w:b w:val="0"/>
          <w:bCs/>
          <w:sz w:val="24"/>
          <w:szCs w:val="24"/>
        </w:rPr>
      </w:pPr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>- Train Accuracy: [</w:t>
      </w:r>
      <w:proofErr w:type="spellStart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>Điền</w:t>
      </w:r>
      <w:proofErr w:type="spellEnd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>số</w:t>
      </w:r>
      <w:proofErr w:type="spellEnd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>liệu</w:t>
      </w:r>
      <w:proofErr w:type="spellEnd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>từ</w:t>
      </w:r>
      <w:proofErr w:type="spellEnd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 xml:space="preserve"> terminal, </w:t>
      </w:r>
      <w:proofErr w:type="spellStart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>ví</w:t>
      </w:r>
      <w:proofErr w:type="spellEnd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>dụ</w:t>
      </w:r>
      <w:proofErr w:type="spellEnd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>: 0.98]</w:t>
      </w:r>
    </w:p>
    <w:p w14:paraId="5AB81D59" w14:textId="77777777" w:rsidR="00375D1B" w:rsidRPr="00B50D2F" w:rsidRDefault="00A55B24">
      <w:pPr>
        <w:rPr>
          <w:rFonts w:ascii="Times New Roman" w:hAnsi="Times New Roman" w:cs="Times New Roman"/>
          <w:b w:val="0"/>
          <w:bCs/>
          <w:sz w:val="24"/>
          <w:szCs w:val="24"/>
        </w:rPr>
      </w:pPr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>- Test Accuracy: [</w:t>
      </w:r>
      <w:proofErr w:type="spellStart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>Điền</w:t>
      </w:r>
      <w:proofErr w:type="spellEnd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>số</w:t>
      </w:r>
      <w:proofErr w:type="spellEnd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>liệu</w:t>
      </w:r>
      <w:proofErr w:type="spellEnd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>từ</w:t>
      </w:r>
      <w:proofErr w:type="spellEnd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 xml:space="preserve"> terminal, </w:t>
      </w:r>
      <w:proofErr w:type="spellStart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>ví</w:t>
      </w:r>
      <w:proofErr w:type="spellEnd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>dụ</w:t>
      </w:r>
      <w:proofErr w:type="spellEnd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>: 0.85]</w:t>
      </w:r>
    </w:p>
    <w:p w14:paraId="644AC382" w14:textId="77777777" w:rsidR="00375D1B" w:rsidRPr="00B50D2F" w:rsidRDefault="00A55B24">
      <w:pPr>
        <w:rPr>
          <w:rFonts w:ascii="Times New Roman" w:hAnsi="Times New Roman" w:cs="Times New Roman"/>
          <w:b w:val="0"/>
          <w:bCs/>
          <w:sz w:val="24"/>
          <w:szCs w:val="24"/>
        </w:rPr>
      </w:pPr>
      <w:proofErr w:type="spellStart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>Nhận</w:t>
      </w:r>
      <w:proofErr w:type="spellEnd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>xét</w:t>
      </w:r>
      <w:proofErr w:type="spellEnd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 xml:space="preserve">: </w:t>
      </w:r>
      <w:proofErr w:type="spellStart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>Mô</w:t>
      </w:r>
      <w:proofErr w:type="spellEnd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>hình</w:t>
      </w:r>
      <w:proofErr w:type="spellEnd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>có</w:t>
      </w:r>
      <w:proofErr w:type="spellEnd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>độ</w:t>
      </w:r>
      <w:proofErr w:type="spellEnd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>chính</w:t>
      </w:r>
      <w:proofErr w:type="spellEnd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>xác</w:t>
      </w:r>
      <w:proofErr w:type="spellEnd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>khá</w:t>
      </w:r>
      <w:proofErr w:type="spellEnd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>cao</w:t>
      </w:r>
      <w:proofErr w:type="spellEnd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>đối</w:t>
      </w:r>
      <w:proofErr w:type="spellEnd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>với</w:t>
      </w:r>
      <w:proofErr w:type="spellEnd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>tập</w:t>
      </w:r>
      <w:proofErr w:type="spellEnd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>dữ</w:t>
      </w:r>
      <w:proofErr w:type="spellEnd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>liệu</w:t>
      </w:r>
      <w:proofErr w:type="spellEnd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>huấn</w:t>
      </w:r>
      <w:proofErr w:type="spellEnd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>luyện</w:t>
      </w:r>
      <w:proofErr w:type="spellEnd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 xml:space="preserve">. Tuy </w:t>
      </w:r>
      <w:proofErr w:type="spellStart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>nhiên</w:t>
      </w:r>
      <w:proofErr w:type="spellEnd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 xml:space="preserve">, </w:t>
      </w:r>
      <w:proofErr w:type="spellStart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>sự</w:t>
      </w:r>
      <w:proofErr w:type="spellEnd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>chênh</w:t>
      </w:r>
      <w:proofErr w:type="spellEnd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>lệch</w:t>
      </w:r>
      <w:proofErr w:type="spellEnd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>giữa</w:t>
      </w:r>
      <w:proofErr w:type="spellEnd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 xml:space="preserve"> Train </w:t>
      </w:r>
      <w:proofErr w:type="spellStart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>và</w:t>
      </w:r>
      <w:proofErr w:type="spellEnd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 xml:space="preserve"> Test </w:t>
      </w:r>
      <w:proofErr w:type="spellStart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>cho</w:t>
      </w:r>
      <w:proofErr w:type="spellEnd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>thấy</w:t>
      </w:r>
      <w:proofErr w:type="spellEnd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>cần</w:t>
      </w:r>
      <w:proofErr w:type="spellEnd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>điều</w:t>
      </w:r>
      <w:proofErr w:type="spellEnd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>chỉnh</w:t>
      </w:r>
      <w:proofErr w:type="spellEnd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>thêm</w:t>
      </w:r>
      <w:proofErr w:type="spellEnd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 xml:space="preserve"> Regularization </w:t>
      </w:r>
      <w:proofErr w:type="spellStart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>để</w:t>
      </w:r>
      <w:proofErr w:type="spellEnd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>giảm</w:t>
      </w:r>
      <w:proofErr w:type="spellEnd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 xml:space="preserve"> Overfitting.</w:t>
      </w:r>
    </w:p>
    <w:p w14:paraId="233B4CD0" w14:textId="77777777" w:rsidR="00375D1B" w:rsidRPr="00B50D2F" w:rsidRDefault="00A55B24">
      <w:pPr>
        <w:pStyle w:val="Heading1"/>
        <w:rPr>
          <w:rFonts w:ascii="Times New Roman" w:hAnsi="Times New Roman" w:cs="Times New Roman"/>
          <w:b w:val="0"/>
          <w:sz w:val="24"/>
          <w:szCs w:val="24"/>
        </w:rPr>
      </w:pPr>
      <w:bookmarkStart w:id="22" w:name="_Toc215469359"/>
      <w:r w:rsidRPr="00B50D2F">
        <w:rPr>
          <w:rFonts w:ascii="Times New Roman" w:hAnsi="Times New Roman" w:cs="Times New Roman"/>
          <w:b w:val="0"/>
          <w:sz w:val="24"/>
          <w:szCs w:val="24"/>
        </w:rPr>
        <w:t>CHƯƠNG 5: TRIỂN KHAI ỨNG DỤNG VÀ KẾT LUẬN</w:t>
      </w:r>
      <w:bookmarkEnd w:id="22"/>
    </w:p>
    <w:p w14:paraId="34FE8155" w14:textId="77777777" w:rsidR="00375D1B" w:rsidRPr="00B50D2F" w:rsidRDefault="00A55B24">
      <w:pPr>
        <w:pStyle w:val="Heading2"/>
        <w:rPr>
          <w:rFonts w:ascii="Times New Roman" w:hAnsi="Times New Roman" w:cs="Times New Roman"/>
          <w:b w:val="0"/>
          <w:sz w:val="24"/>
          <w:szCs w:val="24"/>
        </w:rPr>
      </w:pPr>
      <w:bookmarkStart w:id="23" w:name="_Toc215469360"/>
      <w:r w:rsidRPr="00B50D2F">
        <w:rPr>
          <w:rFonts w:ascii="Times New Roman" w:hAnsi="Times New Roman" w:cs="Times New Roman"/>
          <w:b w:val="0"/>
          <w:sz w:val="24"/>
          <w:szCs w:val="24"/>
        </w:rPr>
        <w:t xml:space="preserve">5.1. </w:t>
      </w:r>
      <w:proofErr w:type="spellStart"/>
      <w:r w:rsidRPr="00B50D2F">
        <w:rPr>
          <w:rFonts w:ascii="Times New Roman" w:hAnsi="Times New Roman" w:cs="Times New Roman"/>
          <w:b w:val="0"/>
          <w:sz w:val="24"/>
          <w:szCs w:val="24"/>
        </w:rPr>
        <w:t>Triển</w:t>
      </w:r>
      <w:proofErr w:type="spellEnd"/>
      <w:r w:rsidRPr="00B50D2F">
        <w:rPr>
          <w:rFonts w:ascii="Times New Roman" w:hAnsi="Times New Roman" w:cs="Times New Roman"/>
          <w:b w:val="0"/>
          <w:sz w:val="24"/>
          <w:szCs w:val="24"/>
        </w:rPr>
        <w:t xml:space="preserve"> </w:t>
      </w:r>
      <w:proofErr w:type="spellStart"/>
      <w:r w:rsidRPr="00B50D2F">
        <w:rPr>
          <w:rFonts w:ascii="Times New Roman" w:hAnsi="Times New Roman" w:cs="Times New Roman"/>
          <w:b w:val="0"/>
          <w:sz w:val="24"/>
          <w:szCs w:val="24"/>
        </w:rPr>
        <w:t>khai</w:t>
      </w:r>
      <w:proofErr w:type="spellEnd"/>
      <w:r w:rsidRPr="00B50D2F">
        <w:rPr>
          <w:rFonts w:ascii="Times New Roman" w:hAnsi="Times New Roman" w:cs="Times New Roman"/>
          <w:b w:val="0"/>
          <w:sz w:val="24"/>
          <w:szCs w:val="24"/>
        </w:rPr>
        <w:t xml:space="preserve"> (Deployment)</w:t>
      </w:r>
      <w:bookmarkEnd w:id="23"/>
    </w:p>
    <w:p w14:paraId="22B47572" w14:textId="77777777" w:rsidR="00375D1B" w:rsidRPr="00B50D2F" w:rsidRDefault="00A55B24">
      <w:pPr>
        <w:rPr>
          <w:rFonts w:ascii="Times New Roman" w:hAnsi="Times New Roman" w:cs="Times New Roman"/>
          <w:b w:val="0"/>
          <w:bCs/>
          <w:sz w:val="24"/>
          <w:szCs w:val="24"/>
        </w:rPr>
      </w:pPr>
      <w:proofErr w:type="spellStart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>Hệ</w:t>
      </w:r>
      <w:proofErr w:type="spellEnd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>thống</w:t>
      </w:r>
      <w:proofErr w:type="spellEnd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>được</w:t>
      </w:r>
      <w:proofErr w:type="spellEnd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>đóng</w:t>
      </w:r>
      <w:proofErr w:type="spellEnd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>gói</w:t>
      </w:r>
      <w:proofErr w:type="spellEnd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>thành</w:t>
      </w:r>
      <w:proofErr w:type="spellEnd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>các</w:t>
      </w:r>
      <w:proofErr w:type="spellEnd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 xml:space="preserve"> module Python. Quy </w:t>
      </w:r>
      <w:proofErr w:type="spellStart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>trình</w:t>
      </w:r>
      <w:proofErr w:type="spellEnd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>dự</w:t>
      </w:r>
      <w:proofErr w:type="spellEnd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>báo</w:t>
      </w:r>
      <w:proofErr w:type="spellEnd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>thực</w:t>
      </w:r>
      <w:proofErr w:type="spellEnd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>tế</w:t>
      </w:r>
      <w:proofErr w:type="spellEnd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 xml:space="preserve"> (Inference) </w:t>
      </w:r>
      <w:proofErr w:type="spellStart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>hoạt</w:t>
      </w:r>
      <w:proofErr w:type="spellEnd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>động</w:t>
      </w:r>
      <w:proofErr w:type="spellEnd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>như</w:t>
      </w:r>
      <w:proofErr w:type="spellEnd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>sau</w:t>
      </w:r>
      <w:proofErr w:type="spellEnd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>:</w:t>
      </w:r>
    </w:p>
    <w:p w14:paraId="000A488C" w14:textId="77777777" w:rsidR="00375D1B" w:rsidRPr="00B50D2F" w:rsidRDefault="00A55B24">
      <w:pPr>
        <w:pStyle w:val="ListNumber"/>
        <w:rPr>
          <w:rFonts w:ascii="Times New Roman" w:hAnsi="Times New Roman" w:cs="Times New Roman"/>
          <w:b w:val="0"/>
          <w:bCs/>
          <w:sz w:val="24"/>
          <w:szCs w:val="24"/>
        </w:rPr>
      </w:pPr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 xml:space="preserve">1. Script `predict.py` </w:t>
      </w:r>
      <w:proofErr w:type="spellStart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>gọi</w:t>
      </w:r>
      <w:proofErr w:type="spellEnd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 xml:space="preserve"> API </w:t>
      </w:r>
      <w:proofErr w:type="spellStart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>lấy</w:t>
      </w:r>
      <w:proofErr w:type="spellEnd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>dữ</w:t>
      </w:r>
      <w:proofErr w:type="spellEnd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>liệu</w:t>
      </w:r>
      <w:proofErr w:type="spellEnd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>dự</w:t>
      </w:r>
      <w:proofErr w:type="spellEnd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>báo</w:t>
      </w:r>
      <w:proofErr w:type="spellEnd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>thời</w:t>
      </w:r>
      <w:proofErr w:type="spellEnd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>tiết</w:t>
      </w:r>
      <w:proofErr w:type="spellEnd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 xml:space="preserve"> 3 </w:t>
      </w:r>
      <w:proofErr w:type="spellStart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>ngày</w:t>
      </w:r>
      <w:proofErr w:type="spellEnd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>tới</w:t>
      </w:r>
      <w:proofErr w:type="spellEnd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 xml:space="preserve"> (Forecast Data).</w:t>
      </w:r>
    </w:p>
    <w:p w14:paraId="258DC3D4" w14:textId="77777777" w:rsidR="00375D1B" w:rsidRPr="00B50D2F" w:rsidRDefault="00A55B24">
      <w:pPr>
        <w:pStyle w:val="ListNumber"/>
        <w:rPr>
          <w:rFonts w:ascii="Times New Roman" w:hAnsi="Times New Roman" w:cs="Times New Roman"/>
          <w:b w:val="0"/>
          <w:bCs/>
          <w:sz w:val="24"/>
          <w:szCs w:val="24"/>
        </w:rPr>
      </w:pPr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 xml:space="preserve">2. </w:t>
      </w:r>
      <w:proofErr w:type="spellStart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>Dữ</w:t>
      </w:r>
      <w:proofErr w:type="spellEnd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>liệu</w:t>
      </w:r>
      <w:proofErr w:type="spellEnd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>được</w:t>
      </w:r>
      <w:proofErr w:type="spellEnd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>tiền</w:t>
      </w:r>
      <w:proofErr w:type="spellEnd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>xử</w:t>
      </w:r>
      <w:proofErr w:type="spellEnd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>lý</w:t>
      </w:r>
      <w:proofErr w:type="spellEnd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>để</w:t>
      </w:r>
      <w:proofErr w:type="spellEnd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>khớp</w:t>
      </w:r>
      <w:proofErr w:type="spellEnd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>định</w:t>
      </w:r>
      <w:proofErr w:type="spellEnd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>dạng</w:t>
      </w:r>
      <w:proofErr w:type="spellEnd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>với</w:t>
      </w:r>
      <w:proofErr w:type="spellEnd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>mô</w:t>
      </w:r>
      <w:proofErr w:type="spellEnd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>hình</w:t>
      </w:r>
      <w:proofErr w:type="spellEnd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>đã</w:t>
      </w:r>
      <w:proofErr w:type="spellEnd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>huấn</w:t>
      </w:r>
      <w:proofErr w:type="spellEnd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>luyện</w:t>
      </w:r>
      <w:proofErr w:type="spellEnd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>.</w:t>
      </w:r>
    </w:p>
    <w:p w14:paraId="4A9E72DC" w14:textId="77777777" w:rsidR="00375D1B" w:rsidRPr="00B50D2F" w:rsidRDefault="00A55B24">
      <w:pPr>
        <w:pStyle w:val="ListNumber"/>
        <w:rPr>
          <w:rFonts w:ascii="Times New Roman" w:hAnsi="Times New Roman" w:cs="Times New Roman"/>
          <w:b w:val="0"/>
          <w:bCs/>
          <w:sz w:val="24"/>
          <w:szCs w:val="24"/>
        </w:rPr>
      </w:pPr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 xml:space="preserve">3. Load model </w:t>
      </w:r>
      <w:proofErr w:type="gramStart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>`.</w:t>
      </w:r>
      <w:proofErr w:type="spellStart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>pkl</w:t>
      </w:r>
      <w:proofErr w:type="spellEnd"/>
      <w:proofErr w:type="gramEnd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 xml:space="preserve">` </w:t>
      </w:r>
      <w:proofErr w:type="spellStart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>và</w:t>
      </w:r>
      <w:proofErr w:type="spellEnd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>thực</w:t>
      </w:r>
      <w:proofErr w:type="spellEnd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>hiện</w:t>
      </w:r>
      <w:proofErr w:type="spellEnd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>dự</w:t>
      </w:r>
      <w:proofErr w:type="spellEnd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>đoán</w:t>
      </w:r>
      <w:proofErr w:type="spellEnd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>.</w:t>
      </w:r>
    </w:p>
    <w:p w14:paraId="3BA9370A" w14:textId="77777777" w:rsidR="00375D1B" w:rsidRPr="00B50D2F" w:rsidRDefault="00A55B24">
      <w:pPr>
        <w:pStyle w:val="ListNumber"/>
        <w:rPr>
          <w:rFonts w:ascii="Times New Roman" w:hAnsi="Times New Roman" w:cs="Times New Roman"/>
          <w:b w:val="0"/>
          <w:bCs/>
          <w:sz w:val="24"/>
          <w:szCs w:val="24"/>
        </w:rPr>
      </w:pPr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 xml:space="preserve">4. </w:t>
      </w:r>
      <w:proofErr w:type="spellStart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>Kết</w:t>
      </w:r>
      <w:proofErr w:type="spellEnd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>quả</w:t>
      </w:r>
      <w:proofErr w:type="spellEnd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>được</w:t>
      </w:r>
      <w:proofErr w:type="spellEnd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>xuất</w:t>
      </w:r>
      <w:proofErr w:type="spellEnd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>ra</w:t>
      </w:r>
      <w:proofErr w:type="spellEnd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>dưới</w:t>
      </w:r>
      <w:proofErr w:type="spellEnd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>dạng</w:t>
      </w:r>
      <w:proofErr w:type="spellEnd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 xml:space="preserve"> JSON </w:t>
      </w:r>
      <w:proofErr w:type="spellStart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>và</w:t>
      </w:r>
      <w:proofErr w:type="spellEnd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>biểu</w:t>
      </w:r>
      <w:proofErr w:type="spellEnd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>đồ</w:t>
      </w:r>
      <w:proofErr w:type="spellEnd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 xml:space="preserve"> (</w:t>
      </w:r>
      <w:proofErr w:type="spellStart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>như</w:t>
      </w:r>
      <w:proofErr w:type="spellEnd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>hình</w:t>
      </w:r>
      <w:proofErr w:type="spellEnd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>dưới</w:t>
      </w:r>
      <w:proofErr w:type="spellEnd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>).</w:t>
      </w:r>
    </w:p>
    <w:p w14:paraId="65B161A8" w14:textId="77777777" w:rsidR="00375D1B" w:rsidRPr="00B50D2F" w:rsidRDefault="00A55B24">
      <w:pPr>
        <w:rPr>
          <w:rFonts w:ascii="Times New Roman" w:hAnsi="Times New Roman" w:cs="Times New Roman"/>
          <w:b w:val="0"/>
          <w:bCs/>
          <w:sz w:val="24"/>
          <w:szCs w:val="24"/>
        </w:rPr>
      </w:pPr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>[CHÈN ẢNH KẾT QUẢ DỰ BÁO CHẠY THỰC TẾ TẠI ĐÂY]</w:t>
      </w:r>
    </w:p>
    <w:p w14:paraId="60FC60DE" w14:textId="77777777" w:rsidR="00375D1B" w:rsidRPr="00B50D2F" w:rsidRDefault="00A55B24">
      <w:pPr>
        <w:pStyle w:val="Heading2"/>
        <w:rPr>
          <w:rFonts w:ascii="Times New Roman" w:hAnsi="Times New Roman" w:cs="Times New Roman"/>
          <w:b w:val="0"/>
          <w:sz w:val="24"/>
          <w:szCs w:val="24"/>
        </w:rPr>
      </w:pPr>
      <w:bookmarkStart w:id="24" w:name="_Toc215469361"/>
      <w:r w:rsidRPr="00B50D2F">
        <w:rPr>
          <w:rFonts w:ascii="Times New Roman" w:hAnsi="Times New Roman" w:cs="Times New Roman"/>
          <w:b w:val="0"/>
          <w:sz w:val="24"/>
          <w:szCs w:val="24"/>
        </w:rPr>
        <w:lastRenderedPageBreak/>
        <w:t xml:space="preserve">5.2. </w:t>
      </w:r>
      <w:proofErr w:type="spellStart"/>
      <w:r w:rsidRPr="00B50D2F">
        <w:rPr>
          <w:rFonts w:ascii="Times New Roman" w:hAnsi="Times New Roman" w:cs="Times New Roman"/>
          <w:b w:val="0"/>
          <w:sz w:val="24"/>
          <w:szCs w:val="24"/>
        </w:rPr>
        <w:t>Kết</w:t>
      </w:r>
      <w:proofErr w:type="spellEnd"/>
      <w:r w:rsidRPr="00B50D2F">
        <w:rPr>
          <w:rFonts w:ascii="Times New Roman" w:hAnsi="Times New Roman" w:cs="Times New Roman"/>
          <w:b w:val="0"/>
          <w:sz w:val="24"/>
          <w:szCs w:val="24"/>
        </w:rPr>
        <w:t xml:space="preserve"> </w:t>
      </w:r>
      <w:proofErr w:type="spellStart"/>
      <w:r w:rsidRPr="00B50D2F">
        <w:rPr>
          <w:rFonts w:ascii="Times New Roman" w:hAnsi="Times New Roman" w:cs="Times New Roman"/>
          <w:b w:val="0"/>
          <w:sz w:val="24"/>
          <w:szCs w:val="24"/>
        </w:rPr>
        <w:t>luận</w:t>
      </w:r>
      <w:proofErr w:type="spellEnd"/>
      <w:r w:rsidRPr="00B50D2F">
        <w:rPr>
          <w:rFonts w:ascii="Times New Roman" w:hAnsi="Times New Roman" w:cs="Times New Roman"/>
          <w:b w:val="0"/>
          <w:sz w:val="24"/>
          <w:szCs w:val="24"/>
        </w:rPr>
        <w:t xml:space="preserve"> </w:t>
      </w:r>
      <w:proofErr w:type="spellStart"/>
      <w:r w:rsidRPr="00B50D2F">
        <w:rPr>
          <w:rFonts w:ascii="Times New Roman" w:hAnsi="Times New Roman" w:cs="Times New Roman"/>
          <w:b w:val="0"/>
          <w:sz w:val="24"/>
          <w:szCs w:val="24"/>
        </w:rPr>
        <w:t>và</w:t>
      </w:r>
      <w:proofErr w:type="spellEnd"/>
      <w:r w:rsidRPr="00B50D2F">
        <w:rPr>
          <w:rFonts w:ascii="Times New Roman" w:hAnsi="Times New Roman" w:cs="Times New Roman"/>
          <w:b w:val="0"/>
          <w:sz w:val="24"/>
          <w:szCs w:val="24"/>
        </w:rPr>
        <w:t xml:space="preserve"> </w:t>
      </w:r>
      <w:proofErr w:type="spellStart"/>
      <w:r w:rsidRPr="00B50D2F">
        <w:rPr>
          <w:rFonts w:ascii="Times New Roman" w:hAnsi="Times New Roman" w:cs="Times New Roman"/>
          <w:b w:val="0"/>
          <w:sz w:val="24"/>
          <w:szCs w:val="24"/>
        </w:rPr>
        <w:t>Hướng</w:t>
      </w:r>
      <w:proofErr w:type="spellEnd"/>
      <w:r w:rsidRPr="00B50D2F">
        <w:rPr>
          <w:rFonts w:ascii="Times New Roman" w:hAnsi="Times New Roman" w:cs="Times New Roman"/>
          <w:b w:val="0"/>
          <w:sz w:val="24"/>
          <w:szCs w:val="24"/>
        </w:rPr>
        <w:t xml:space="preserve"> </w:t>
      </w:r>
      <w:proofErr w:type="spellStart"/>
      <w:r w:rsidRPr="00B50D2F">
        <w:rPr>
          <w:rFonts w:ascii="Times New Roman" w:hAnsi="Times New Roman" w:cs="Times New Roman"/>
          <w:b w:val="0"/>
          <w:sz w:val="24"/>
          <w:szCs w:val="24"/>
        </w:rPr>
        <w:t>phát</w:t>
      </w:r>
      <w:proofErr w:type="spellEnd"/>
      <w:r w:rsidRPr="00B50D2F">
        <w:rPr>
          <w:rFonts w:ascii="Times New Roman" w:hAnsi="Times New Roman" w:cs="Times New Roman"/>
          <w:b w:val="0"/>
          <w:sz w:val="24"/>
          <w:szCs w:val="24"/>
        </w:rPr>
        <w:t xml:space="preserve"> </w:t>
      </w:r>
      <w:proofErr w:type="spellStart"/>
      <w:r w:rsidRPr="00B50D2F">
        <w:rPr>
          <w:rFonts w:ascii="Times New Roman" w:hAnsi="Times New Roman" w:cs="Times New Roman"/>
          <w:b w:val="0"/>
          <w:sz w:val="24"/>
          <w:szCs w:val="24"/>
        </w:rPr>
        <w:t>triển</w:t>
      </w:r>
      <w:bookmarkEnd w:id="24"/>
      <w:proofErr w:type="spellEnd"/>
    </w:p>
    <w:p w14:paraId="4D1D01A2" w14:textId="77777777" w:rsidR="00375D1B" w:rsidRPr="00B50D2F" w:rsidRDefault="00A55B24">
      <w:pPr>
        <w:pStyle w:val="ListBullet"/>
        <w:rPr>
          <w:rFonts w:ascii="Times New Roman" w:hAnsi="Times New Roman" w:cs="Times New Roman"/>
          <w:b w:val="0"/>
          <w:bCs/>
          <w:sz w:val="24"/>
          <w:szCs w:val="24"/>
        </w:rPr>
      </w:pPr>
      <w:proofErr w:type="spellStart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>Kết</w:t>
      </w:r>
      <w:proofErr w:type="spellEnd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>luận</w:t>
      </w:r>
      <w:proofErr w:type="spellEnd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>:</w:t>
      </w:r>
    </w:p>
    <w:p w14:paraId="6CD48DA6" w14:textId="77777777" w:rsidR="00375D1B" w:rsidRPr="00B50D2F" w:rsidRDefault="00A55B24">
      <w:pPr>
        <w:pStyle w:val="ListContinue"/>
        <w:rPr>
          <w:rFonts w:ascii="Times New Roman" w:hAnsi="Times New Roman" w:cs="Times New Roman"/>
          <w:b w:val="0"/>
          <w:bCs/>
          <w:sz w:val="24"/>
          <w:szCs w:val="24"/>
        </w:rPr>
      </w:pPr>
      <w:proofErr w:type="spellStart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>Đề</w:t>
      </w:r>
      <w:proofErr w:type="spellEnd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>tài</w:t>
      </w:r>
      <w:proofErr w:type="spellEnd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>đã</w:t>
      </w:r>
      <w:proofErr w:type="spellEnd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>xây</w:t>
      </w:r>
      <w:proofErr w:type="spellEnd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>dựng</w:t>
      </w:r>
      <w:proofErr w:type="spellEnd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>thành</w:t>
      </w:r>
      <w:proofErr w:type="spellEnd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>công</w:t>
      </w:r>
      <w:proofErr w:type="spellEnd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 xml:space="preserve"> pipeline </w:t>
      </w:r>
      <w:proofErr w:type="spellStart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>từ</w:t>
      </w:r>
      <w:proofErr w:type="spellEnd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>thu</w:t>
      </w:r>
      <w:proofErr w:type="spellEnd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>thập</w:t>
      </w:r>
      <w:proofErr w:type="spellEnd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>dữ</w:t>
      </w:r>
      <w:proofErr w:type="spellEnd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>liệu</w:t>
      </w:r>
      <w:proofErr w:type="spellEnd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>tự</w:t>
      </w:r>
      <w:proofErr w:type="spellEnd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>động</w:t>
      </w:r>
      <w:proofErr w:type="spellEnd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>đến</w:t>
      </w:r>
      <w:proofErr w:type="spellEnd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>huấn</w:t>
      </w:r>
      <w:proofErr w:type="spellEnd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>luyện</w:t>
      </w:r>
      <w:proofErr w:type="spellEnd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>và</w:t>
      </w:r>
      <w:proofErr w:type="spellEnd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>dự</w:t>
      </w:r>
      <w:proofErr w:type="spellEnd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>báo</w:t>
      </w:r>
      <w:proofErr w:type="spellEnd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 xml:space="preserve">. </w:t>
      </w:r>
      <w:proofErr w:type="spellStart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>Việc</w:t>
      </w:r>
      <w:proofErr w:type="spellEnd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>sử</w:t>
      </w:r>
      <w:proofErr w:type="spellEnd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>dụng</w:t>
      </w:r>
      <w:proofErr w:type="spellEnd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>XGBoost</w:t>
      </w:r>
      <w:proofErr w:type="spellEnd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>cho</w:t>
      </w:r>
      <w:proofErr w:type="spellEnd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>kết</w:t>
      </w:r>
      <w:proofErr w:type="spellEnd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>quả</w:t>
      </w:r>
      <w:proofErr w:type="spellEnd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>khả</w:t>
      </w:r>
      <w:proofErr w:type="spellEnd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>quan</w:t>
      </w:r>
      <w:proofErr w:type="spellEnd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>với</w:t>
      </w:r>
      <w:proofErr w:type="spellEnd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>dữ</w:t>
      </w:r>
      <w:proofErr w:type="spellEnd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>liệu</w:t>
      </w:r>
      <w:proofErr w:type="spellEnd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>khí</w:t>
      </w:r>
      <w:proofErr w:type="spellEnd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>tượng</w:t>
      </w:r>
      <w:proofErr w:type="spellEnd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>dạng</w:t>
      </w:r>
      <w:proofErr w:type="spellEnd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>bảng</w:t>
      </w:r>
      <w:proofErr w:type="spellEnd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>.</w:t>
      </w:r>
    </w:p>
    <w:p w14:paraId="314B056D" w14:textId="77777777" w:rsidR="00375D1B" w:rsidRPr="00B50D2F" w:rsidRDefault="00A55B24">
      <w:pPr>
        <w:pStyle w:val="ListBullet"/>
        <w:rPr>
          <w:rFonts w:ascii="Times New Roman" w:hAnsi="Times New Roman" w:cs="Times New Roman"/>
          <w:b w:val="0"/>
          <w:bCs/>
          <w:sz w:val="24"/>
          <w:szCs w:val="24"/>
        </w:rPr>
      </w:pPr>
      <w:proofErr w:type="spellStart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>Hướng</w:t>
      </w:r>
      <w:proofErr w:type="spellEnd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>phát</w:t>
      </w:r>
      <w:proofErr w:type="spellEnd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>triển</w:t>
      </w:r>
      <w:proofErr w:type="spellEnd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>:</w:t>
      </w:r>
    </w:p>
    <w:p w14:paraId="261C04A2" w14:textId="77777777" w:rsidR="00375D1B" w:rsidRPr="00B50D2F" w:rsidRDefault="00A55B24">
      <w:pPr>
        <w:pStyle w:val="ListContinue"/>
        <w:rPr>
          <w:rFonts w:ascii="Times New Roman" w:hAnsi="Times New Roman" w:cs="Times New Roman"/>
          <w:b w:val="0"/>
          <w:bCs/>
          <w:sz w:val="24"/>
          <w:szCs w:val="24"/>
        </w:rPr>
      </w:pPr>
      <w:proofErr w:type="spellStart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>Tích</w:t>
      </w:r>
      <w:proofErr w:type="spellEnd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>hợp</w:t>
      </w:r>
      <w:proofErr w:type="spellEnd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>thêm</w:t>
      </w:r>
      <w:proofErr w:type="spellEnd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>các</w:t>
      </w:r>
      <w:proofErr w:type="spellEnd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>mô</w:t>
      </w:r>
      <w:proofErr w:type="spellEnd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>hình</w:t>
      </w:r>
      <w:proofErr w:type="spellEnd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 xml:space="preserve"> Deep Learning </w:t>
      </w:r>
      <w:proofErr w:type="spellStart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>như</w:t>
      </w:r>
      <w:proofErr w:type="spellEnd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 xml:space="preserve"> LSTM </w:t>
      </w:r>
      <w:proofErr w:type="spellStart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>hoặc</w:t>
      </w:r>
      <w:proofErr w:type="spellEnd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 xml:space="preserve"> Transformer </w:t>
      </w:r>
      <w:proofErr w:type="spellStart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>để</w:t>
      </w:r>
      <w:proofErr w:type="spellEnd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>xử</w:t>
      </w:r>
      <w:proofErr w:type="spellEnd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>lý</w:t>
      </w:r>
      <w:proofErr w:type="spellEnd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>chuỗi</w:t>
      </w:r>
      <w:proofErr w:type="spellEnd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>thời</w:t>
      </w:r>
      <w:proofErr w:type="spellEnd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>gian</w:t>
      </w:r>
      <w:proofErr w:type="spellEnd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>tốt</w:t>
      </w:r>
      <w:proofErr w:type="spellEnd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>hơn</w:t>
      </w:r>
      <w:proofErr w:type="spellEnd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 xml:space="preserve"> (Time-series forecasting).</w:t>
      </w:r>
    </w:p>
    <w:p w14:paraId="1BEA931F" w14:textId="77777777" w:rsidR="00375D1B" w:rsidRPr="00B50D2F" w:rsidRDefault="00A55B24">
      <w:pPr>
        <w:pStyle w:val="ListContinue"/>
        <w:rPr>
          <w:rFonts w:ascii="Times New Roman" w:hAnsi="Times New Roman" w:cs="Times New Roman"/>
          <w:b w:val="0"/>
          <w:bCs/>
          <w:sz w:val="24"/>
          <w:szCs w:val="24"/>
        </w:rPr>
      </w:pPr>
      <w:proofErr w:type="spellStart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>Phát</w:t>
      </w:r>
      <w:proofErr w:type="spellEnd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>triển</w:t>
      </w:r>
      <w:proofErr w:type="spellEnd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>giao</w:t>
      </w:r>
      <w:proofErr w:type="spellEnd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>diện</w:t>
      </w:r>
      <w:proofErr w:type="spellEnd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 xml:space="preserve"> Web App (</w:t>
      </w:r>
      <w:proofErr w:type="spellStart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>sử</w:t>
      </w:r>
      <w:proofErr w:type="spellEnd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>dụng</w:t>
      </w:r>
      <w:proofErr w:type="spellEnd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 xml:space="preserve"> Flask/Django </w:t>
      </w:r>
      <w:proofErr w:type="spellStart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>hoặc</w:t>
      </w:r>
      <w:proofErr w:type="spellEnd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>Streamlit</w:t>
      </w:r>
      <w:proofErr w:type="spellEnd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 xml:space="preserve">) </w:t>
      </w:r>
      <w:proofErr w:type="spellStart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>để</w:t>
      </w:r>
      <w:proofErr w:type="spellEnd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>người</w:t>
      </w:r>
      <w:proofErr w:type="spellEnd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>dùng</w:t>
      </w:r>
      <w:proofErr w:type="spellEnd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>dễ</w:t>
      </w:r>
      <w:proofErr w:type="spellEnd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>dàng</w:t>
      </w:r>
      <w:proofErr w:type="spellEnd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>tra</w:t>
      </w:r>
      <w:proofErr w:type="spellEnd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>cứu</w:t>
      </w:r>
      <w:proofErr w:type="spellEnd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>.</w:t>
      </w:r>
    </w:p>
    <w:p w14:paraId="111ABEB1" w14:textId="77777777" w:rsidR="00375D1B" w:rsidRPr="00B50D2F" w:rsidRDefault="00A55B24">
      <w:pPr>
        <w:rPr>
          <w:rFonts w:ascii="Times New Roman" w:hAnsi="Times New Roman" w:cs="Times New Roman"/>
          <w:b w:val="0"/>
          <w:bCs/>
          <w:sz w:val="24"/>
          <w:szCs w:val="24"/>
        </w:rPr>
      </w:pPr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br w:type="page"/>
      </w:r>
    </w:p>
    <w:p w14:paraId="4A124924" w14:textId="77777777" w:rsidR="00375D1B" w:rsidRPr="00B50D2F" w:rsidRDefault="00A55B24">
      <w:pPr>
        <w:pStyle w:val="Heading1"/>
        <w:jc w:val="center"/>
        <w:rPr>
          <w:rFonts w:ascii="Times New Roman" w:hAnsi="Times New Roman" w:cs="Times New Roman"/>
          <w:b w:val="0"/>
          <w:sz w:val="24"/>
          <w:szCs w:val="24"/>
        </w:rPr>
      </w:pPr>
      <w:bookmarkStart w:id="25" w:name="_Toc215469362"/>
      <w:r w:rsidRPr="00B50D2F">
        <w:rPr>
          <w:rFonts w:ascii="Times New Roman" w:hAnsi="Times New Roman" w:cs="Times New Roman"/>
          <w:b w:val="0"/>
          <w:sz w:val="24"/>
          <w:szCs w:val="24"/>
        </w:rPr>
        <w:lastRenderedPageBreak/>
        <w:t>DANH MỤC TÀI LIỆU THAM KHẢO</w:t>
      </w:r>
      <w:bookmarkEnd w:id="25"/>
    </w:p>
    <w:p w14:paraId="3A8CD6CD" w14:textId="77777777" w:rsidR="00375D1B" w:rsidRPr="00B50D2F" w:rsidRDefault="00A55B24">
      <w:pPr>
        <w:pStyle w:val="ListNumber"/>
        <w:rPr>
          <w:rFonts w:ascii="Times New Roman" w:hAnsi="Times New Roman" w:cs="Times New Roman"/>
          <w:b w:val="0"/>
          <w:bCs/>
          <w:sz w:val="24"/>
          <w:szCs w:val="24"/>
        </w:rPr>
      </w:pPr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 xml:space="preserve">Tianqi Chen and Carlos Guestrin. </w:t>
      </w:r>
      <w:proofErr w:type="spellStart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>XGBoost</w:t>
      </w:r>
      <w:proofErr w:type="spellEnd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>: A Scalable Tree Boosting System. KDD '16.</w:t>
      </w:r>
    </w:p>
    <w:p w14:paraId="48193F74" w14:textId="77777777" w:rsidR="00375D1B" w:rsidRPr="00B50D2F" w:rsidRDefault="00A55B24">
      <w:pPr>
        <w:pStyle w:val="ListNumber"/>
        <w:rPr>
          <w:rFonts w:ascii="Times New Roman" w:hAnsi="Times New Roman" w:cs="Times New Roman"/>
          <w:b w:val="0"/>
          <w:bCs/>
          <w:sz w:val="24"/>
          <w:szCs w:val="24"/>
        </w:rPr>
      </w:pPr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>Open-</w:t>
      </w:r>
      <w:proofErr w:type="spellStart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>Meteo</w:t>
      </w:r>
      <w:proofErr w:type="spellEnd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 xml:space="preserve"> Documentation. https://open-meteo.com/en/docs</w:t>
      </w:r>
    </w:p>
    <w:p w14:paraId="0BA41BD6" w14:textId="77777777" w:rsidR="00375D1B" w:rsidRPr="00B50D2F" w:rsidRDefault="00A55B24">
      <w:pPr>
        <w:pStyle w:val="ListNumber"/>
        <w:rPr>
          <w:rFonts w:ascii="Times New Roman" w:hAnsi="Times New Roman" w:cs="Times New Roman"/>
          <w:b w:val="0"/>
          <w:bCs/>
          <w:sz w:val="24"/>
          <w:szCs w:val="24"/>
        </w:rPr>
      </w:pPr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>Scikit-</w:t>
      </w:r>
      <w:proofErr w:type="gramStart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>learn</w:t>
      </w:r>
      <w:proofErr w:type="gramEnd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 xml:space="preserve"> Developers. Scikit-learn: Machine Learning in Python.</w:t>
      </w:r>
    </w:p>
    <w:p w14:paraId="31CC9A4A" w14:textId="77777777" w:rsidR="00375D1B" w:rsidRPr="00B50D2F" w:rsidRDefault="00A55B24">
      <w:pPr>
        <w:pStyle w:val="ListNumber"/>
        <w:rPr>
          <w:b w:val="0"/>
          <w:bCs/>
        </w:rPr>
      </w:pPr>
      <w:proofErr w:type="spellStart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>Dữ</w:t>
      </w:r>
      <w:proofErr w:type="spellEnd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>liệu</w:t>
      </w:r>
      <w:proofErr w:type="spellEnd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>khí</w:t>
      </w:r>
      <w:proofErr w:type="spellEnd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>tượng</w:t>
      </w:r>
      <w:proofErr w:type="spellEnd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>thủy</w:t>
      </w:r>
      <w:proofErr w:type="spellEnd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>văn</w:t>
      </w:r>
      <w:proofErr w:type="spellEnd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>trạm</w:t>
      </w:r>
      <w:proofErr w:type="spellEnd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>Đà</w:t>
      </w:r>
      <w:proofErr w:type="spellEnd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proofErr w:type="spellStart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>Nẵng</w:t>
      </w:r>
      <w:proofErr w:type="spellEnd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 xml:space="preserve"> (</w:t>
      </w:r>
      <w:proofErr w:type="spellStart"/>
      <w:r w:rsidRPr="00B50D2F">
        <w:rPr>
          <w:rFonts w:ascii="Times New Roman" w:hAnsi="Times New Roman" w:cs="Times New Roman"/>
          <w:b w:val="0"/>
          <w:bCs/>
          <w:sz w:val="24"/>
          <w:szCs w:val="24"/>
        </w:rPr>
        <w:t>đối</w:t>
      </w:r>
      <w:proofErr w:type="spellEnd"/>
      <w:r w:rsidRPr="00B50D2F">
        <w:rPr>
          <w:b w:val="0"/>
          <w:bCs/>
        </w:rPr>
        <w:t xml:space="preserve"> </w:t>
      </w:r>
      <w:proofErr w:type="spellStart"/>
      <w:r w:rsidRPr="00B50D2F">
        <w:rPr>
          <w:b w:val="0"/>
          <w:bCs/>
        </w:rPr>
        <w:t>chiếu</w:t>
      </w:r>
      <w:proofErr w:type="spellEnd"/>
      <w:r w:rsidRPr="00B50D2F">
        <w:rPr>
          <w:b w:val="0"/>
          <w:bCs/>
        </w:rPr>
        <w:t>).</w:t>
      </w:r>
    </w:p>
    <w:sectPr w:rsidR="00375D1B" w:rsidRPr="00B50D2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Inter">
    <w:altName w:val="Cambria"/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3F38D01A"/>
    <w:lvl w:ilvl="0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</w:abstractNum>
  <w:abstractNum w:abstractNumId="9" w15:restartNumberingAfterBreak="0">
    <w:nsid w:val="06E1EA38"/>
    <w:multiLevelType w:val="hybridMultilevel"/>
    <w:tmpl w:val="FFFFFFFF"/>
    <w:lvl w:ilvl="0" w:tplc="A0D0D506">
      <w:start w:val="1"/>
      <w:numFmt w:val="decimal"/>
      <w:lvlText w:val="%1."/>
      <w:lvlJc w:val="left"/>
      <w:pPr>
        <w:ind w:left="720" w:hanging="360"/>
      </w:pPr>
    </w:lvl>
    <w:lvl w:ilvl="1" w:tplc="E72874DE">
      <w:start w:val="1"/>
      <w:numFmt w:val="lowerLetter"/>
      <w:lvlText w:val="%2."/>
      <w:lvlJc w:val="left"/>
      <w:pPr>
        <w:ind w:left="1440" w:hanging="360"/>
      </w:pPr>
    </w:lvl>
    <w:lvl w:ilvl="2" w:tplc="E2660AE2">
      <w:start w:val="1"/>
      <w:numFmt w:val="lowerRoman"/>
      <w:lvlText w:val="%3."/>
      <w:lvlJc w:val="right"/>
      <w:pPr>
        <w:ind w:left="2160" w:hanging="180"/>
      </w:pPr>
    </w:lvl>
    <w:lvl w:ilvl="3" w:tplc="C28E4FA8">
      <w:start w:val="1"/>
      <w:numFmt w:val="decimal"/>
      <w:lvlText w:val="%4."/>
      <w:lvlJc w:val="left"/>
      <w:pPr>
        <w:ind w:left="2880" w:hanging="360"/>
      </w:pPr>
    </w:lvl>
    <w:lvl w:ilvl="4" w:tplc="5636DF42">
      <w:start w:val="1"/>
      <w:numFmt w:val="lowerLetter"/>
      <w:lvlText w:val="%5."/>
      <w:lvlJc w:val="left"/>
      <w:pPr>
        <w:ind w:left="3600" w:hanging="360"/>
      </w:pPr>
    </w:lvl>
    <w:lvl w:ilvl="5" w:tplc="AC8848A8">
      <w:start w:val="1"/>
      <w:numFmt w:val="lowerRoman"/>
      <w:lvlText w:val="%6."/>
      <w:lvlJc w:val="right"/>
      <w:pPr>
        <w:ind w:left="4320" w:hanging="180"/>
      </w:pPr>
    </w:lvl>
    <w:lvl w:ilvl="6" w:tplc="E688A110">
      <w:start w:val="1"/>
      <w:numFmt w:val="decimal"/>
      <w:lvlText w:val="%7."/>
      <w:lvlJc w:val="left"/>
      <w:pPr>
        <w:ind w:left="5040" w:hanging="360"/>
      </w:pPr>
    </w:lvl>
    <w:lvl w:ilvl="7" w:tplc="68A28E20">
      <w:start w:val="1"/>
      <w:numFmt w:val="lowerLetter"/>
      <w:lvlText w:val="%8."/>
      <w:lvlJc w:val="left"/>
      <w:pPr>
        <w:ind w:left="5760" w:hanging="360"/>
      </w:pPr>
    </w:lvl>
    <w:lvl w:ilvl="8" w:tplc="F0C0B6F0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7C45401"/>
    <w:multiLevelType w:val="hybridMultilevel"/>
    <w:tmpl w:val="8C04F582"/>
    <w:lvl w:ilvl="0" w:tplc="089E1A2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B52CE5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E2A37C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664563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B7EBF8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A8CD64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9889D9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86E20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CE4C60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8632B8F"/>
    <w:multiLevelType w:val="hybridMultilevel"/>
    <w:tmpl w:val="FFFFFFFF"/>
    <w:lvl w:ilvl="0" w:tplc="019E89F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E5A34E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D98FC5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33C9F9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92C327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54261A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21A29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A3246D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14806E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3EBF3E3"/>
    <w:multiLevelType w:val="hybridMultilevel"/>
    <w:tmpl w:val="D51C0FD0"/>
    <w:lvl w:ilvl="0" w:tplc="1B0AD2D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BFCFB7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A86BF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682A43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F9CE1B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D1C62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F041E2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68A999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B9C595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54FBCC0"/>
    <w:multiLevelType w:val="hybridMultilevel"/>
    <w:tmpl w:val="FFFFFFFF"/>
    <w:lvl w:ilvl="0" w:tplc="9604BA6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B4C61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EDEC13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D88706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3810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012540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1FAA45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28C830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286850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BCA5397"/>
    <w:multiLevelType w:val="hybridMultilevel"/>
    <w:tmpl w:val="57943AE0"/>
    <w:lvl w:ilvl="0" w:tplc="3F38D01A">
      <w:start w:val="2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2081FD1B"/>
    <w:multiLevelType w:val="hybridMultilevel"/>
    <w:tmpl w:val="FFFFFFFF"/>
    <w:lvl w:ilvl="0" w:tplc="89C4AE6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4F2D64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C3A2D1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2024D6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8C0D3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A58B8A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DB86CE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9962CE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84676B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2DA468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230E1703"/>
    <w:multiLevelType w:val="hybridMultilevel"/>
    <w:tmpl w:val="FFFFFFFF"/>
    <w:lvl w:ilvl="0" w:tplc="9EBAD6F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8A2771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F6E66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F448B0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9B637F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ADA5E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F34523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7CE45F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6288DC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3653184"/>
    <w:multiLevelType w:val="hybridMultilevel"/>
    <w:tmpl w:val="FFFFFFFF"/>
    <w:lvl w:ilvl="0" w:tplc="B9E633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514F7D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4D0D78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1BCBC9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B38860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C26B0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A5A98B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A697C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2F8C9D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AEAC52C"/>
    <w:multiLevelType w:val="hybridMultilevel"/>
    <w:tmpl w:val="CC4C2720"/>
    <w:lvl w:ilvl="0" w:tplc="62B8893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A7C557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380F65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A604D8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A542FD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68039E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BB23E4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FC8FCF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20AF8F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CA24ED6"/>
    <w:multiLevelType w:val="hybridMultilevel"/>
    <w:tmpl w:val="FFFFFFFF"/>
    <w:lvl w:ilvl="0" w:tplc="D51640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DD4E92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40C7E7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7F214D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CA25A1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1B2D78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3BEAD3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814D93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C2E52C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7C34864"/>
    <w:multiLevelType w:val="hybridMultilevel"/>
    <w:tmpl w:val="FFFFFFFF"/>
    <w:lvl w:ilvl="0" w:tplc="8B9EA10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D66D00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74C344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0A4282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25856E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E2C187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2880D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11612E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9D0C0C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D7591F0"/>
    <w:multiLevelType w:val="hybridMultilevel"/>
    <w:tmpl w:val="FFFFFFFF"/>
    <w:lvl w:ilvl="0" w:tplc="10D295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AB615E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B09DF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CAAC4C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79244E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3669B6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7838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E3E2C1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2F875A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8924845"/>
    <w:multiLevelType w:val="hybridMultilevel"/>
    <w:tmpl w:val="FFFFFFFF"/>
    <w:lvl w:ilvl="0" w:tplc="943C5EB8">
      <w:start w:val="1"/>
      <w:numFmt w:val="bullet"/>
      <w:lvlText w:val="-"/>
      <w:lvlJc w:val="left"/>
      <w:pPr>
        <w:ind w:left="720" w:hanging="360"/>
      </w:pPr>
      <w:rPr>
        <w:rFonts w:ascii="Symbol" w:hAnsi="Symbol" w:hint="default"/>
      </w:rPr>
    </w:lvl>
    <w:lvl w:ilvl="1" w:tplc="382ECA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92D4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E0B5F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2400E7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40EC62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CAE6F8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129B9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4083C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1AB7DE"/>
    <w:multiLevelType w:val="hybridMultilevel"/>
    <w:tmpl w:val="91A8432A"/>
    <w:lvl w:ilvl="0" w:tplc="EF7CFF4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E8E798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C74B1A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B7418B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AC2F7E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B8644E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692374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286FD9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DB4D81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5193EF6"/>
    <w:multiLevelType w:val="hybridMultilevel"/>
    <w:tmpl w:val="BFE8CCE6"/>
    <w:lvl w:ilvl="0" w:tplc="3F38D01A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11600BA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BB6E34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F8C348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E12D7F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5D2531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2DE31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7343B4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138B6C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6F8B7FC"/>
    <w:multiLevelType w:val="hybridMultilevel"/>
    <w:tmpl w:val="FFFFFFFF"/>
    <w:lvl w:ilvl="0" w:tplc="8D6021EC">
      <w:start w:val="1"/>
      <w:numFmt w:val="bullet"/>
      <w:lvlText w:val="-"/>
      <w:lvlJc w:val="left"/>
      <w:pPr>
        <w:ind w:left="720" w:hanging="360"/>
      </w:pPr>
      <w:rPr>
        <w:rFonts w:ascii="Symbol" w:hAnsi="Symbol" w:hint="default"/>
      </w:rPr>
    </w:lvl>
    <w:lvl w:ilvl="1" w:tplc="E6D87E1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7206D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31212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9A25E2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256E48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C224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FF6E0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7CC567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D1FB632"/>
    <w:multiLevelType w:val="hybridMultilevel"/>
    <w:tmpl w:val="75245AC2"/>
    <w:lvl w:ilvl="0" w:tplc="57745D8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72DC8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A20DBC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F68232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08899A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370B0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EF4EF2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93EE5A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DB4CE3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E4FC310"/>
    <w:multiLevelType w:val="hybridMultilevel"/>
    <w:tmpl w:val="FFFFFFFF"/>
    <w:lvl w:ilvl="0" w:tplc="6880750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40A6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220290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7F46A4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9F0A04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D7413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E406D9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EDAFEA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F5ED83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63129F6"/>
    <w:multiLevelType w:val="hybridMultilevel"/>
    <w:tmpl w:val="FFFFFFFF"/>
    <w:lvl w:ilvl="0" w:tplc="BD5870A0">
      <w:start w:val="1"/>
      <w:numFmt w:val="decimal"/>
      <w:lvlText w:val="%1."/>
      <w:lvlJc w:val="left"/>
      <w:pPr>
        <w:ind w:left="720" w:hanging="360"/>
      </w:pPr>
    </w:lvl>
    <w:lvl w:ilvl="1" w:tplc="4D1EEA32">
      <w:start w:val="1"/>
      <w:numFmt w:val="lowerLetter"/>
      <w:lvlText w:val="%2."/>
      <w:lvlJc w:val="left"/>
      <w:pPr>
        <w:ind w:left="1440" w:hanging="360"/>
      </w:pPr>
    </w:lvl>
    <w:lvl w:ilvl="2" w:tplc="2FEE3CFA">
      <w:start w:val="1"/>
      <w:numFmt w:val="lowerRoman"/>
      <w:lvlText w:val="%3."/>
      <w:lvlJc w:val="right"/>
      <w:pPr>
        <w:ind w:left="2160" w:hanging="180"/>
      </w:pPr>
    </w:lvl>
    <w:lvl w:ilvl="3" w:tplc="C870FEB4">
      <w:start w:val="1"/>
      <w:numFmt w:val="decimal"/>
      <w:lvlText w:val="%4."/>
      <w:lvlJc w:val="left"/>
      <w:pPr>
        <w:ind w:left="2880" w:hanging="360"/>
      </w:pPr>
    </w:lvl>
    <w:lvl w:ilvl="4" w:tplc="EEAE3342">
      <w:start w:val="1"/>
      <w:numFmt w:val="lowerLetter"/>
      <w:lvlText w:val="%5."/>
      <w:lvlJc w:val="left"/>
      <w:pPr>
        <w:ind w:left="3600" w:hanging="360"/>
      </w:pPr>
    </w:lvl>
    <w:lvl w:ilvl="5" w:tplc="B382EE2E">
      <w:start w:val="1"/>
      <w:numFmt w:val="lowerRoman"/>
      <w:lvlText w:val="%6."/>
      <w:lvlJc w:val="right"/>
      <w:pPr>
        <w:ind w:left="4320" w:hanging="180"/>
      </w:pPr>
    </w:lvl>
    <w:lvl w:ilvl="6" w:tplc="F2E25DC8">
      <w:start w:val="1"/>
      <w:numFmt w:val="decimal"/>
      <w:lvlText w:val="%7."/>
      <w:lvlJc w:val="left"/>
      <w:pPr>
        <w:ind w:left="5040" w:hanging="360"/>
      </w:pPr>
    </w:lvl>
    <w:lvl w:ilvl="7" w:tplc="5B02F5D6">
      <w:start w:val="1"/>
      <w:numFmt w:val="lowerLetter"/>
      <w:lvlText w:val="%8."/>
      <w:lvlJc w:val="left"/>
      <w:pPr>
        <w:ind w:left="5760" w:hanging="360"/>
      </w:pPr>
    </w:lvl>
    <w:lvl w:ilvl="8" w:tplc="C12C4FF6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AA50421"/>
    <w:multiLevelType w:val="hybridMultilevel"/>
    <w:tmpl w:val="3110BB08"/>
    <w:lvl w:ilvl="0" w:tplc="CF24375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AA054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0D875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AC4960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66768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1CC345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C0C55D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AA4839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2CE00A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E273296"/>
    <w:multiLevelType w:val="hybridMultilevel"/>
    <w:tmpl w:val="FFFFFFFF"/>
    <w:lvl w:ilvl="0" w:tplc="FA40F3FC">
      <w:start w:val="1"/>
      <w:numFmt w:val="decimal"/>
      <w:lvlText w:val="%1."/>
      <w:lvlJc w:val="left"/>
      <w:pPr>
        <w:ind w:left="720" w:hanging="360"/>
      </w:pPr>
    </w:lvl>
    <w:lvl w:ilvl="1" w:tplc="AC7A7596">
      <w:start w:val="1"/>
      <w:numFmt w:val="lowerLetter"/>
      <w:lvlText w:val="%2."/>
      <w:lvlJc w:val="left"/>
      <w:pPr>
        <w:ind w:left="1440" w:hanging="360"/>
      </w:pPr>
    </w:lvl>
    <w:lvl w:ilvl="2" w:tplc="63DA0B66">
      <w:start w:val="1"/>
      <w:numFmt w:val="lowerRoman"/>
      <w:lvlText w:val="%3."/>
      <w:lvlJc w:val="right"/>
      <w:pPr>
        <w:ind w:left="2160" w:hanging="180"/>
      </w:pPr>
    </w:lvl>
    <w:lvl w:ilvl="3" w:tplc="92228C78">
      <w:start w:val="1"/>
      <w:numFmt w:val="decimal"/>
      <w:lvlText w:val="%4."/>
      <w:lvlJc w:val="left"/>
      <w:pPr>
        <w:ind w:left="2880" w:hanging="360"/>
      </w:pPr>
    </w:lvl>
    <w:lvl w:ilvl="4" w:tplc="5664D434">
      <w:start w:val="1"/>
      <w:numFmt w:val="lowerLetter"/>
      <w:lvlText w:val="%5."/>
      <w:lvlJc w:val="left"/>
      <w:pPr>
        <w:ind w:left="3600" w:hanging="360"/>
      </w:pPr>
    </w:lvl>
    <w:lvl w:ilvl="5" w:tplc="80442C1E">
      <w:start w:val="1"/>
      <w:numFmt w:val="lowerRoman"/>
      <w:lvlText w:val="%6."/>
      <w:lvlJc w:val="right"/>
      <w:pPr>
        <w:ind w:left="4320" w:hanging="180"/>
      </w:pPr>
    </w:lvl>
    <w:lvl w:ilvl="6" w:tplc="F9C22C7A">
      <w:start w:val="1"/>
      <w:numFmt w:val="decimal"/>
      <w:lvlText w:val="%7."/>
      <w:lvlJc w:val="left"/>
      <w:pPr>
        <w:ind w:left="5040" w:hanging="360"/>
      </w:pPr>
    </w:lvl>
    <w:lvl w:ilvl="7" w:tplc="CADE53A6">
      <w:start w:val="1"/>
      <w:numFmt w:val="lowerLetter"/>
      <w:lvlText w:val="%8."/>
      <w:lvlJc w:val="left"/>
      <w:pPr>
        <w:ind w:left="5760" w:hanging="360"/>
      </w:pPr>
    </w:lvl>
    <w:lvl w:ilvl="8" w:tplc="92E4C28A">
      <w:start w:val="1"/>
      <w:numFmt w:val="lowerRoman"/>
      <w:lvlText w:val="%9."/>
      <w:lvlJc w:val="right"/>
      <w:pPr>
        <w:ind w:left="6480" w:hanging="180"/>
      </w:pPr>
    </w:lvl>
  </w:abstractNum>
  <w:num w:numId="1" w16cid:durableId="413355742">
    <w:abstractNumId w:val="25"/>
  </w:num>
  <w:num w:numId="2" w16cid:durableId="1500003207">
    <w:abstractNumId w:val="26"/>
  </w:num>
  <w:num w:numId="3" w16cid:durableId="798301383">
    <w:abstractNumId w:val="23"/>
  </w:num>
  <w:num w:numId="4" w16cid:durableId="2099936537">
    <w:abstractNumId w:val="8"/>
  </w:num>
  <w:num w:numId="5" w16cid:durableId="86000559">
    <w:abstractNumId w:val="6"/>
  </w:num>
  <w:num w:numId="6" w16cid:durableId="1731614161">
    <w:abstractNumId w:val="5"/>
  </w:num>
  <w:num w:numId="7" w16cid:durableId="1793353935">
    <w:abstractNumId w:val="4"/>
  </w:num>
  <w:num w:numId="8" w16cid:durableId="1794204987">
    <w:abstractNumId w:val="7"/>
  </w:num>
  <w:num w:numId="9" w16cid:durableId="1439450793">
    <w:abstractNumId w:val="3"/>
  </w:num>
  <w:num w:numId="10" w16cid:durableId="916743073">
    <w:abstractNumId w:val="2"/>
  </w:num>
  <w:num w:numId="11" w16cid:durableId="1466585015">
    <w:abstractNumId w:val="1"/>
  </w:num>
  <w:num w:numId="12" w16cid:durableId="318702865">
    <w:abstractNumId w:val="0"/>
  </w:num>
  <w:num w:numId="13" w16cid:durableId="160968256">
    <w:abstractNumId w:val="14"/>
  </w:num>
  <w:num w:numId="14" w16cid:durableId="1251088345">
    <w:abstractNumId w:val="16"/>
  </w:num>
  <w:num w:numId="15" w16cid:durableId="1654916975">
    <w:abstractNumId w:val="31"/>
  </w:num>
  <w:num w:numId="16" w16cid:durableId="1742871622">
    <w:abstractNumId w:val="20"/>
  </w:num>
  <w:num w:numId="17" w16cid:durableId="109784610">
    <w:abstractNumId w:val="22"/>
  </w:num>
  <w:num w:numId="18" w16cid:durableId="2086758370">
    <w:abstractNumId w:val="9"/>
  </w:num>
  <w:num w:numId="19" w16cid:durableId="710302754">
    <w:abstractNumId w:val="18"/>
  </w:num>
  <w:num w:numId="20" w16cid:durableId="1375470138">
    <w:abstractNumId w:val="11"/>
  </w:num>
  <w:num w:numId="21" w16cid:durableId="704914464">
    <w:abstractNumId w:val="29"/>
  </w:num>
  <w:num w:numId="22" w16cid:durableId="1237667117">
    <w:abstractNumId w:val="21"/>
  </w:num>
  <w:num w:numId="23" w16cid:durableId="2036230130">
    <w:abstractNumId w:val="17"/>
  </w:num>
  <w:num w:numId="24" w16cid:durableId="1992323875">
    <w:abstractNumId w:val="13"/>
  </w:num>
  <w:num w:numId="25" w16cid:durableId="1538810138">
    <w:abstractNumId w:val="15"/>
  </w:num>
  <w:num w:numId="26" w16cid:durableId="2058820919">
    <w:abstractNumId w:val="28"/>
  </w:num>
  <w:num w:numId="27" w16cid:durableId="2435635">
    <w:abstractNumId w:val="12"/>
  </w:num>
  <w:num w:numId="28" w16cid:durableId="1548882125">
    <w:abstractNumId w:val="19"/>
  </w:num>
  <w:num w:numId="29" w16cid:durableId="1874734784">
    <w:abstractNumId w:val="27"/>
  </w:num>
  <w:num w:numId="30" w16cid:durableId="1601647674">
    <w:abstractNumId w:val="30"/>
  </w:num>
  <w:num w:numId="31" w16cid:durableId="1187984120">
    <w:abstractNumId w:val="24"/>
  </w:num>
  <w:num w:numId="32" w16cid:durableId="108141167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255D"/>
    <w:rsid w:val="00005586"/>
    <w:rsid w:val="000065AA"/>
    <w:rsid w:val="00010133"/>
    <w:rsid w:val="00015DB9"/>
    <w:rsid w:val="00016290"/>
    <w:rsid w:val="00034616"/>
    <w:rsid w:val="00052F5C"/>
    <w:rsid w:val="00053D48"/>
    <w:rsid w:val="0006063C"/>
    <w:rsid w:val="000660F5"/>
    <w:rsid w:val="00071139"/>
    <w:rsid w:val="000755A2"/>
    <w:rsid w:val="00081B0F"/>
    <w:rsid w:val="000825A3"/>
    <w:rsid w:val="00082B8A"/>
    <w:rsid w:val="00093868"/>
    <w:rsid w:val="000A196B"/>
    <w:rsid w:val="000A20B2"/>
    <w:rsid w:val="000A2973"/>
    <w:rsid w:val="000A2C42"/>
    <w:rsid w:val="000B258C"/>
    <w:rsid w:val="000B337A"/>
    <w:rsid w:val="000C31E0"/>
    <w:rsid w:val="000C41F5"/>
    <w:rsid w:val="000C61DF"/>
    <w:rsid w:val="000E024A"/>
    <w:rsid w:val="000E05FF"/>
    <w:rsid w:val="000E32FA"/>
    <w:rsid w:val="00100336"/>
    <w:rsid w:val="00102367"/>
    <w:rsid w:val="00105F19"/>
    <w:rsid w:val="00106F77"/>
    <w:rsid w:val="001074AF"/>
    <w:rsid w:val="00120190"/>
    <w:rsid w:val="001411E9"/>
    <w:rsid w:val="0015074B"/>
    <w:rsid w:val="00151AEA"/>
    <w:rsid w:val="001746FD"/>
    <w:rsid w:val="001864CE"/>
    <w:rsid w:val="00190728"/>
    <w:rsid w:val="00191127"/>
    <w:rsid w:val="00192969"/>
    <w:rsid w:val="00193962"/>
    <w:rsid w:val="00193B98"/>
    <w:rsid w:val="00195573"/>
    <w:rsid w:val="001A0AA9"/>
    <w:rsid w:val="001B0B95"/>
    <w:rsid w:val="001B7B2D"/>
    <w:rsid w:val="001C05D5"/>
    <w:rsid w:val="001D174C"/>
    <w:rsid w:val="001D287E"/>
    <w:rsid w:val="001D60FE"/>
    <w:rsid w:val="00205B49"/>
    <w:rsid w:val="0020611D"/>
    <w:rsid w:val="002110BD"/>
    <w:rsid w:val="00211152"/>
    <w:rsid w:val="002112B1"/>
    <w:rsid w:val="00211569"/>
    <w:rsid w:val="002130F9"/>
    <w:rsid w:val="00214205"/>
    <w:rsid w:val="00217A50"/>
    <w:rsid w:val="002303C5"/>
    <w:rsid w:val="00230DBB"/>
    <w:rsid w:val="00242FD1"/>
    <w:rsid w:val="00244B3B"/>
    <w:rsid w:val="00246123"/>
    <w:rsid w:val="00247A12"/>
    <w:rsid w:val="0025497F"/>
    <w:rsid w:val="0026713D"/>
    <w:rsid w:val="002715F5"/>
    <w:rsid w:val="00274989"/>
    <w:rsid w:val="00275F5B"/>
    <w:rsid w:val="00285EE4"/>
    <w:rsid w:val="00290B2A"/>
    <w:rsid w:val="0029639D"/>
    <w:rsid w:val="00297963"/>
    <w:rsid w:val="002A6351"/>
    <w:rsid w:val="002A67BA"/>
    <w:rsid w:val="002A717D"/>
    <w:rsid w:val="002B45D0"/>
    <w:rsid w:val="002C33E4"/>
    <w:rsid w:val="002D27FB"/>
    <w:rsid w:val="002E4CA8"/>
    <w:rsid w:val="002E7A16"/>
    <w:rsid w:val="002F5202"/>
    <w:rsid w:val="002F6503"/>
    <w:rsid w:val="00301929"/>
    <w:rsid w:val="00302A43"/>
    <w:rsid w:val="0030461A"/>
    <w:rsid w:val="00305E6D"/>
    <w:rsid w:val="00311996"/>
    <w:rsid w:val="00317FF6"/>
    <w:rsid w:val="003202C4"/>
    <w:rsid w:val="00324D90"/>
    <w:rsid w:val="00326C20"/>
    <w:rsid w:val="00326F90"/>
    <w:rsid w:val="00330E4E"/>
    <w:rsid w:val="003352A5"/>
    <w:rsid w:val="00337E0E"/>
    <w:rsid w:val="00343D5B"/>
    <w:rsid w:val="00344F49"/>
    <w:rsid w:val="003526AA"/>
    <w:rsid w:val="00353B97"/>
    <w:rsid w:val="00354CB2"/>
    <w:rsid w:val="00354E3F"/>
    <w:rsid w:val="00363C58"/>
    <w:rsid w:val="00374CFB"/>
    <w:rsid w:val="00375D1B"/>
    <w:rsid w:val="0037B385"/>
    <w:rsid w:val="003829C6"/>
    <w:rsid w:val="00383FA3"/>
    <w:rsid w:val="0038482C"/>
    <w:rsid w:val="003851C7"/>
    <w:rsid w:val="003854B6"/>
    <w:rsid w:val="00385644"/>
    <w:rsid w:val="00387D9D"/>
    <w:rsid w:val="00393B3E"/>
    <w:rsid w:val="003B21DC"/>
    <w:rsid w:val="003B2597"/>
    <w:rsid w:val="003B2A76"/>
    <w:rsid w:val="003B3925"/>
    <w:rsid w:val="003B5575"/>
    <w:rsid w:val="003B5F4F"/>
    <w:rsid w:val="003C5536"/>
    <w:rsid w:val="003D0968"/>
    <w:rsid w:val="003D4B33"/>
    <w:rsid w:val="003E26AB"/>
    <w:rsid w:val="003F2E52"/>
    <w:rsid w:val="004038E2"/>
    <w:rsid w:val="004211E0"/>
    <w:rsid w:val="00424357"/>
    <w:rsid w:val="004247FC"/>
    <w:rsid w:val="004260BF"/>
    <w:rsid w:val="00430EFC"/>
    <w:rsid w:val="004357EA"/>
    <w:rsid w:val="00444588"/>
    <w:rsid w:val="0044512F"/>
    <w:rsid w:val="00453F23"/>
    <w:rsid w:val="00461E35"/>
    <w:rsid w:val="00466B55"/>
    <w:rsid w:val="004735ED"/>
    <w:rsid w:val="00473F1C"/>
    <w:rsid w:val="00474335"/>
    <w:rsid w:val="004748B4"/>
    <w:rsid w:val="00486756"/>
    <w:rsid w:val="00486B12"/>
    <w:rsid w:val="004A249D"/>
    <w:rsid w:val="004A3D25"/>
    <w:rsid w:val="004A4839"/>
    <w:rsid w:val="004A5254"/>
    <w:rsid w:val="004A7689"/>
    <w:rsid w:val="004B7D29"/>
    <w:rsid w:val="004C4B60"/>
    <w:rsid w:val="004C4E7F"/>
    <w:rsid w:val="004D1975"/>
    <w:rsid w:val="004D2122"/>
    <w:rsid w:val="004D3966"/>
    <w:rsid w:val="004E0CE3"/>
    <w:rsid w:val="004E0E2E"/>
    <w:rsid w:val="004E538E"/>
    <w:rsid w:val="004E75C3"/>
    <w:rsid w:val="004F06E4"/>
    <w:rsid w:val="004F4EFA"/>
    <w:rsid w:val="004F6FD7"/>
    <w:rsid w:val="005018B7"/>
    <w:rsid w:val="00503288"/>
    <w:rsid w:val="00505C21"/>
    <w:rsid w:val="00515E55"/>
    <w:rsid w:val="0052279C"/>
    <w:rsid w:val="0052792F"/>
    <w:rsid w:val="00527F89"/>
    <w:rsid w:val="005305CD"/>
    <w:rsid w:val="00531071"/>
    <w:rsid w:val="0053259C"/>
    <w:rsid w:val="0054091B"/>
    <w:rsid w:val="0054091C"/>
    <w:rsid w:val="00547658"/>
    <w:rsid w:val="00563086"/>
    <w:rsid w:val="00592483"/>
    <w:rsid w:val="00594BC1"/>
    <w:rsid w:val="00595B7E"/>
    <w:rsid w:val="00596267"/>
    <w:rsid w:val="005A00B7"/>
    <w:rsid w:val="005A08A3"/>
    <w:rsid w:val="005A145C"/>
    <w:rsid w:val="005A2D81"/>
    <w:rsid w:val="005A6ACF"/>
    <w:rsid w:val="005B0FBE"/>
    <w:rsid w:val="005B237C"/>
    <w:rsid w:val="005B3D36"/>
    <w:rsid w:val="005C4304"/>
    <w:rsid w:val="005C5289"/>
    <w:rsid w:val="005C5ADA"/>
    <w:rsid w:val="005C5C6F"/>
    <w:rsid w:val="005C773C"/>
    <w:rsid w:val="005D099B"/>
    <w:rsid w:val="005D63B7"/>
    <w:rsid w:val="00622641"/>
    <w:rsid w:val="00622E62"/>
    <w:rsid w:val="00624DC1"/>
    <w:rsid w:val="00626478"/>
    <w:rsid w:val="00636A10"/>
    <w:rsid w:val="00637277"/>
    <w:rsid w:val="00640614"/>
    <w:rsid w:val="00645B35"/>
    <w:rsid w:val="00650B48"/>
    <w:rsid w:val="00650D4B"/>
    <w:rsid w:val="00652094"/>
    <w:rsid w:val="00664CD3"/>
    <w:rsid w:val="00670E77"/>
    <w:rsid w:val="00672068"/>
    <w:rsid w:val="0067351C"/>
    <w:rsid w:val="006827C8"/>
    <w:rsid w:val="00687F23"/>
    <w:rsid w:val="006901CE"/>
    <w:rsid w:val="006A02FF"/>
    <w:rsid w:val="006B387B"/>
    <w:rsid w:val="006B6BD8"/>
    <w:rsid w:val="006C4A5A"/>
    <w:rsid w:val="006C8BDB"/>
    <w:rsid w:val="006D0CBB"/>
    <w:rsid w:val="006D5B89"/>
    <w:rsid w:val="006E0514"/>
    <w:rsid w:val="006E0771"/>
    <w:rsid w:val="006E4C22"/>
    <w:rsid w:val="006F4AE8"/>
    <w:rsid w:val="00705EFC"/>
    <w:rsid w:val="00706640"/>
    <w:rsid w:val="007127D6"/>
    <w:rsid w:val="007168D3"/>
    <w:rsid w:val="00722253"/>
    <w:rsid w:val="00724672"/>
    <w:rsid w:val="00724B75"/>
    <w:rsid w:val="0073067D"/>
    <w:rsid w:val="00731DF0"/>
    <w:rsid w:val="00734ED9"/>
    <w:rsid w:val="007475D5"/>
    <w:rsid w:val="00747E95"/>
    <w:rsid w:val="00750A5C"/>
    <w:rsid w:val="00752321"/>
    <w:rsid w:val="0075569D"/>
    <w:rsid w:val="00773B5D"/>
    <w:rsid w:val="007749AA"/>
    <w:rsid w:val="0077660B"/>
    <w:rsid w:val="00781F85"/>
    <w:rsid w:val="00782715"/>
    <w:rsid w:val="00784486"/>
    <w:rsid w:val="007946D5"/>
    <w:rsid w:val="00794C20"/>
    <w:rsid w:val="007A0C60"/>
    <w:rsid w:val="007A1D5D"/>
    <w:rsid w:val="007C0C58"/>
    <w:rsid w:val="007C580A"/>
    <w:rsid w:val="007C589D"/>
    <w:rsid w:val="007D455C"/>
    <w:rsid w:val="007F71FF"/>
    <w:rsid w:val="007F7457"/>
    <w:rsid w:val="0080074C"/>
    <w:rsid w:val="0080165F"/>
    <w:rsid w:val="00803C40"/>
    <w:rsid w:val="00804E4F"/>
    <w:rsid w:val="00810573"/>
    <w:rsid w:val="00815F13"/>
    <w:rsid w:val="0082704C"/>
    <w:rsid w:val="00833B99"/>
    <w:rsid w:val="00834123"/>
    <w:rsid w:val="00864E44"/>
    <w:rsid w:val="008678D6"/>
    <w:rsid w:val="008743E6"/>
    <w:rsid w:val="00877CE9"/>
    <w:rsid w:val="008972EA"/>
    <w:rsid w:val="008974DE"/>
    <w:rsid w:val="008A26C5"/>
    <w:rsid w:val="008A353D"/>
    <w:rsid w:val="008B5942"/>
    <w:rsid w:val="008C1299"/>
    <w:rsid w:val="008C4711"/>
    <w:rsid w:val="008C7B4B"/>
    <w:rsid w:val="008D169C"/>
    <w:rsid w:val="008D1706"/>
    <w:rsid w:val="008D4203"/>
    <w:rsid w:val="008E2ED7"/>
    <w:rsid w:val="008E3534"/>
    <w:rsid w:val="008E6210"/>
    <w:rsid w:val="008E68AC"/>
    <w:rsid w:val="008E7544"/>
    <w:rsid w:val="008F0E80"/>
    <w:rsid w:val="008F2763"/>
    <w:rsid w:val="00904C04"/>
    <w:rsid w:val="00906542"/>
    <w:rsid w:val="0090765E"/>
    <w:rsid w:val="00915130"/>
    <w:rsid w:val="00924FEF"/>
    <w:rsid w:val="0092775F"/>
    <w:rsid w:val="00930760"/>
    <w:rsid w:val="0093105D"/>
    <w:rsid w:val="00942007"/>
    <w:rsid w:val="009440CB"/>
    <w:rsid w:val="0094509E"/>
    <w:rsid w:val="0095088F"/>
    <w:rsid w:val="00953573"/>
    <w:rsid w:val="00953BC0"/>
    <w:rsid w:val="00954E90"/>
    <w:rsid w:val="00956E42"/>
    <w:rsid w:val="0096374D"/>
    <w:rsid w:val="00963FB7"/>
    <w:rsid w:val="009813F6"/>
    <w:rsid w:val="0098367E"/>
    <w:rsid w:val="0098619A"/>
    <w:rsid w:val="0098712F"/>
    <w:rsid w:val="009951F2"/>
    <w:rsid w:val="00995404"/>
    <w:rsid w:val="009A213E"/>
    <w:rsid w:val="009A2473"/>
    <w:rsid w:val="009A3EED"/>
    <w:rsid w:val="009B1366"/>
    <w:rsid w:val="009B3BD0"/>
    <w:rsid w:val="009C5184"/>
    <w:rsid w:val="009C731C"/>
    <w:rsid w:val="009D7615"/>
    <w:rsid w:val="009E07D0"/>
    <w:rsid w:val="009E0CBF"/>
    <w:rsid w:val="009E19C2"/>
    <w:rsid w:val="009E2FD1"/>
    <w:rsid w:val="009E5083"/>
    <w:rsid w:val="009F5F31"/>
    <w:rsid w:val="009F7197"/>
    <w:rsid w:val="00A139C5"/>
    <w:rsid w:val="00A16913"/>
    <w:rsid w:val="00A32BAD"/>
    <w:rsid w:val="00A4478C"/>
    <w:rsid w:val="00A44DF9"/>
    <w:rsid w:val="00A55B24"/>
    <w:rsid w:val="00A7470B"/>
    <w:rsid w:val="00A75847"/>
    <w:rsid w:val="00AA1D8D"/>
    <w:rsid w:val="00AA5831"/>
    <w:rsid w:val="00AA7591"/>
    <w:rsid w:val="00AC4A65"/>
    <w:rsid w:val="00AC553E"/>
    <w:rsid w:val="00AD0AE1"/>
    <w:rsid w:val="00AD460B"/>
    <w:rsid w:val="00AE0CD8"/>
    <w:rsid w:val="00AE4336"/>
    <w:rsid w:val="00B039F9"/>
    <w:rsid w:val="00B06268"/>
    <w:rsid w:val="00B06506"/>
    <w:rsid w:val="00B1112B"/>
    <w:rsid w:val="00B137B3"/>
    <w:rsid w:val="00B16E9C"/>
    <w:rsid w:val="00B175F0"/>
    <w:rsid w:val="00B26855"/>
    <w:rsid w:val="00B370C9"/>
    <w:rsid w:val="00B41269"/>
    <w:rsid w:val="00B4200C"/>
    <w:rsid w:val="00B424DD"/>
    <w:rsid w:val="00B42E35"/>
    <w:rsid w:val="00B47730"/>
    <w:rsid w:val="00B50D2F"/>
    <w:rsid w:val="00B6467D"/>
    <w:rsid w:val="00B65865"/>
    <w:rsid w:val="00B71972"/>
    <w:rsid w:val="00B7265A"/>
    <w:rsid w:val="00B76636"/>
    <w:rsid w:val="00BA562C"/>
    <w:rsid w:val="00BA6F0F"/>
    <w:rsid w:val="00BB158E"/>
    <w:rsid w:val="00BB2613"/>
    <w:rsid w:val="00BB3D6E"/>
    <w:rsid w:val="00BC169D"/>
    <w:rsid w:val="00BD0573"/>
    <w:rsid w:val="00BD302F"/>
    <w:rsid w:val="00BD7096"/>
    <w:rsid w:val="00BE0379"/>
    <w:rsid w:val="00BE635E"/>
    <w:rsid w:val="00BF7F17"/>
    <w:rsid w:val="00C01E44"/>
    <w:rsid w:val="00C01F67"/>
    <w:rsid w:val="00C0335B"/>
    <w:rsid w:val="00C05912"/>
    <w:rsid w:val="00C075E6"/>
    <w:rsid w:val="00C14CFB"/>
    <w:rsid w:val="00C4086E"/>
    <w:rsid w:val="00C41794"/>
    <w:rsid w:val="00C535B4"/>
    <w:rsid w:val="00C63E0F"/>
    <w:rsid w:val="00C732A3"/>
    <w:rsid w:val="00C75428"/>
    <w:rsid w:val="00C75D05"/>
    <w:rsid w:val="00C82992"/>
    <w:rsid w:val="00C94F2B"/>
    <w:rsid w:val="00CA293D"/>
    <w:rsid w:val="00CA6BCB"/>
    <w:rsid w:val="00CB0664"/>
    <w:rsid w:val="00CE2E5B"/>
    <w:rsid w:val="00CE36AC"/>
    <w:rsid w:val="00CE513E"/>
    <w:rsid w:val="00CE6F24"/>
    <w:rsid w:val="00CE7E15"/>
    <w:rsid w:val="00CF241D"/>
    <w:rsid w:val="00CF35ED"/>
    <w:rsid w:val="00CF6ABB"/>
    <w:rsid w:val="00CF723E"/>
    <w:rsid w:val="00D048E4"/>
    <w:rsid w:val="00D2014E"/>
    <w:rsid w:val="00D208BF"/>
    <w:rsid w:val="00D370BB"/>
    <w:rsid w:val="00D37186"/>
    <w:rsid w:val="00D54F27"/>
    <w:rsid w:val="00D56CE9"/>
    <w:rsid w:val="00D64E0D"/>
    <w:rsid w:val="00D65ED0"/>
    <w:rsid w:val="00D704F8"/>
    <w:rsid w:val="00D70FDA"/>
    <w:rsid w:val="00D710C2"/>
    <w:rsid w:val="00D71208"/>
    <w:rsid w:val="00D73F68"/>
    <w:rsid w:val="00D76656"/>
    <w:rsid w:val="00D85337"/>
    <w:rsid w:val="00D859EB"/>
    <w:rsid w:val="00D910F8"/>
    <w:rsid w:val="00D93C86"/>
    <w:rsid w:val="00D9406E"/>
    <w:rsid w:val="00D94710"/>
    <w:rsid w:val="00D94F61"/>
    <w:rsid w:val="00D97EAB"/>
    <w:rsid w:val="00DA56C7"/>
    <w:rsid w:val="00DA5B2E"/>
    <w:rsid w:val="00DA7303"/>
    <w:rsid w:val="00DB01B0"/>
    <w:rsid w:val="00DB0D06"/>
    <w:rsid w:val="00DD4923"/>
    <w:rsid w:val="00DF003E"/>
    <w:rsid w:val="00DF3861"/>
    <w:rsid w:val="00DF47D7"/>
    <w:rsid w:val="00E02E02"/>
    <w:rsid w:val="00E03135"/>
    <w:rsid w:val="00E11A2C"/>
    <w:rsid w:val="00E13750"/>
    <w:rsid w:val="00E30F38"/>
    <w:rsid w:val="00E318A9"/>
    <w:rsid w:val="00E3324D"/>
    <w:rsid w:val="00E352F9"/>
    <w:rsid w:val="00E3621D"/>
    <w:rsid w:val="00E40E1A"/>
    <w:rsid w:val="00E43037"/>
    <w:rsid w:val="00E434BD"/>
    <w:rsid w:val="00E52F13"/>
    <w:rsid w:val="00E53E2B"/>
    <w:rsid w:val="00E5682D"/>
    <w:rsid w:val="00E67DD6"/>
    <w:rsid w:val="00E726F8"/>
    <w:rsid w:val="00E82D36"/>
    <w:rsid w:val="00E85FB0"/>
    <w:rsid w:val="00E90B9D"/>
    <w:rsid w:val="00E91EBE"/>
    <w:rsid w:val="00E944A4"/>
    <w:rsid w:val="00EB2429"/>
    <w:rsid w:val="00EB51A2"/>
    <w:rsid w:val="00EC152B"/>
    <w:rsid w:val="00EC5E7A"/>
    <w:rsid w:val="00ED2960"/>
    <w:rsid w:val="00ED5303"/>
    <w:rsid w:val="00EE0384"/>
    <w:rsid w:val="00EF01A8"/>
    <w:rsid w:val="00EF4DF6"/>
    <w:rsid w:val="00F000E7"/>
    <w:rsid w:val="00F051CC"/>
    <w:rsid w:val="00F06447"/>
    <w:rsid w:val="00F064AA"/>
    <w:rsid w:val="00F07DA9"/>
    <w:rsid w:val="00F11CCA"/>
    <w:rsid w:val="00F13549"/>
    <w:rsid w:val="00F14A1C"/>
    <w:rsid w:val="00F16716"/>
    <w:rsid w:val="00F23D0C"/>
    <w:rsid w:val="00F25023"/>
    <w:rsid w:val="00F326EF"/>
    <w:rsid w:val="00F33042"/>
    <w:rsid w:val="00F34E43"/>
    <w:rsid w:val="00F3504E"/>
    <w:rsid w:val="00F41B5A"/>
    <w:rsid w:val="00F53026"/>
    <w:rsid w:val="00F62D6D"/>
    <w:rsid w:val="00F65B00"/>
    <w:rsid w:val="00F66160"/>
    <w:rsid w:val="00F67BBE"/>
    <w:rsid w:val="00F869EB"/>
    <w:rsid w:val="00F8756A"/>
    <w:rsid w:val="00F905CE"/>
    <w:rsid w:val="00F94437"/>
    <w:rsid w:val="00FA6707"/>
    <w:rsid w:val="00FA6A25"/>
    <w:rsid w:val="00FC0B77"/>
    <w:rsid w:val="00FC2AE8"/>
    <w:rsid w:val="00FC693F"/>
    <w:rsid w:val="00FD5F4F"/>
    <w:rsid w:val="00FE43D9"/>
    <w:rsid w:val="00FF0E61"/>
    <w:rsid w:val="00FF3051"/>
    <w:rsid w:val="00FF6D1B"/>
    <w:rsid w:val="00FF7AA6"/>
    <w:rsid w:val="00FF7C3D"/>
    <w:rsid w:val="014F248D"/>
    <w:rsid w:val="01AEB41C"/>
    <w:rsid w:val="01EC3408"/>
    <w:rsid w:val="028B1724"/>
    <w:rsid w:val="02939A53"/>
    <w:rsid w:val="02BE519D"/>
    <w:rsid w:val="04DD5C84"/>
    <w:rsid w:val="0550D106"/>
    <w:rsid w:val="0631E821"/>
    <w:rsid w:val="069D74CA"/>
    <w:rsid w:val="06C934C2"/>
    <w:rsid w:val="073EEC39"/>
    <w:rsid w:val="0A7859EB"/>
    <w:rsid w:val="0B20EE5E"/>
    <w:rsid w:val="0B382684"/>
    <w:rsid w:val="0B8E9B43"/>
    <w:rsid w:val="0BA0E7AB"/>
    <w:rsid w:val="0C36EA38"/>
    <w:rsid w:val="0C40B865"/>
    <w:rsid w:val="0C766B2C"/>
    <w:rsid w:val="0D4382B2"/>
    <w:rsid w:val="0E89130F"/>
    <w:rsid w:val="0ED1D618"/>
    <w:rsid w:val="0F0F8CFF"/>
    <w:rsid w:val="0F14EA6A"/>
    <w:rsid w:val="0F5C383F"/>
    <w:rsid w:val="0F7A3819"/>
    <w:rsid w:val="0FB7286C"/>
    <w:rsid w:val="102773B4"/>
    <w:rsid w:val="103B5C6F"/>
    <w:rsid w:val="10D7FCA3"/>
    <w:rsid w:val="1102DA74"/>
    <w:rsid w:val="1142F9BA"/>
    <w:rsid w:val="115D8D7D"/>
    <w:rsid w:val="118923E4"/>
    <w:rsid w:val="124F3ACC"/>
    <w:rsid w:val="14F73438"/>
    <w:rsid w:val="15228042"/>
    <w:rsid w:val="16BFEDF4"/>
    <w:rsid w:val="171F8AEC"/>
    <w:rsid w:val="18AC2DCA"/>
    <w:rsid w:val="19E859F5"/>
    <w:rsid w:val="1AB6A905"/>
    <w:rsid w:val="1AF65FD2"/>
    <w:rsid w:val="1B0B75AF"/>
    <w:rsid w:val="1B7D48EC"/>
    <w:rsid w:val="1C7AB204"/>
    <w:rsid w:val="1D8A7A0D"/>
    <w:rsid w:val="1E4498CD"/>
    <w:rsid w:val="206A2182"/>
    <w:rsid w:val="22231DFA"/>
    <w:rsid w:val="225ED645"/>
    <w:rsid w:val="22FBD516"/>
    <w:rsid w:val="2329EE2A"/>
    <w:rsid w:val="236BD91D"/>
    <w:rsid w:val="26A5E41A"/>
    <w:rsid w:val="26D3C7DB"/>
    <w:rsid w:val="278613CC"/>
    <w:rsid w:val="28994F15"/>
    <w:rsid w:val="2954387D"/>
    <w:rsid w:val="2B15C492"/>
    <w:rsid w:val="2B6BB4C9"/>
    <w:rsid w:val="2DBFBCE7"/>
    <w:rsid w:val="2E0CEF9B"/>
    <w:rsid w:val="2F0511AD"/>
    <w:rsid w:val="2FDFF26E"/>
    <w:rsid w:val="31A6312C"/>
    <w:rsid w:val="31ED0E58"/>
    <w:rsid w:val="3336259D"/>
    <w:rsid w:val="3394EADA"/>
    <w:rsid w:val="33F97114"/>
    <w:rsid w:val="34150D16"/>
    <w:rsid w:val="350A9A0A"/>
    <w:rsid w:val="3566FCB2"/>
    <w:rsid w:val="35BE0D31"/>
    <w:rsid w:val="35D52DF9"/>
    <w:rsid w:val="3736D03F"/>
    <w:rsid w:val="374E6AF2"/>
    <w:rsid w:val="38CFAEF5"/>
    <w:rsid w:val="398029FA"/>
    <w:rsid w:val="3A38CA92"/>
    <w:rsid w:val="3AAB2D19"/>
    <w:rsid w:val="3ACF8EF1"/>
    <w:rsid w:val="3BE148DD"/>
    <w:rsid w:val="3C57CF74"/>
    <w:rsid w:val="3C91272A"/>
    <w:rsid w:val="3E312C98"/>
    <w:rsid w:val="3E68990A"/>
    <w:rsid w:val="3F5BE67C"/>
    <w:rsid w:val="3F9DE826"/>
    <w:rsid w:val="4053386E"/>
    <w:rsid w:val="4059ABDD"/>
    <w:rsid w:val="4113B3B1"/>
    <w:rsid w:val="4209C876"/>
    <w:rsid w:val="422B2CFD"/>
    <w:rsid w:val="422C357D"/>
    <w:rsid w:val="433F9CF5"/>
    <w:rsid w:val="44995976"/>
    <w:rsid w:val="45742CB4"/>
    <w:rsid w:val="45FE20A8"/>
    <w:rsid w:val="492A8A81"/>
    <w:rsid w:val="49E1949D"/>
    <w:rsid w:val="4A15F33D"/>
    <w:rsid w:val="4B3463B4"/>
    <w:rsid w:val="4B9DBC88"/>
    <w:rsid w:val="4BAF885C"/>
    <w:rsid w:val="4C0C1734"/>
    <w:rsid w:val="4D7DC103"/>
    <w:rsid w:val="4DCF7466"/>
    <w:rsid w:val="4DD012A5"/>
    <w:rsid w:val="4DDEDA62"/>
    <w:rsid w:val="4E9D1214"/>
    <w:rsid w:val="4EA93861"/>
    <w:rsid w:val="4F4881CF"/>
    <w:rsid w:val="502429C5"/>
    <w:rsid w:val="505298E9"/>
    <w:rsid w:val="50B8F767"/>
    <w:rsid w:val="51A260C9"/>
    <w:rsid w:val="5240087F"/>
    <w:rsid w:val="52752D56"/>
    <w:rsid w:val="52FC14AF"/>
    <w:rsid w:val="558C3535"/>
    <w:rsid w:val="567C05DC"/>
    <w:rsid w:val="568CC4FE"/>
    <w:rsid w:val="56E2E19C"/>
    <w:rsid w:val="570D8C7C"/>
    <w:rsid w:val="581A4BC0"/>
    <w:rsid w:val="5859DF3F"/>
    <w:rsid w:val="58D2FE7C"/>
    <w:rsid w:val="5ACB23CC"/>
    <w:rsid w:val="5C3F56AD"/>
    <w:rsid w:val="5CCBD26A"/>
    <w:rsid w:val="5DE89DDD"/>
    <w:rsid w:val="5E915D6D"/>
    <w:rsid w:val="5F34930A"/>
    <w:rsid w:val="6202C74E"/>
    <w:rsid w:val="62CA2B61"/>
    <w:rsid w:val="62E9B64E"/>
    <w:rsid w:val="6387AC66"/>
    <w:rsid w:val="63936309"/>
    <w:rsid w:val="639645AF"/>
    <w:rsid w:val="63DE9A9A"/>
    <w:rsid w:val="6598DC3A"/>
    <w:rsid w:val="65CF899A"/>
    <w:rsid w:val="663F1FA3"/>
    <w:rsid w:val="66703B2D"/>
    <w:rsid w:val="667DB178"/>
    <w:rsid w:val="67BA9C4A"/>
    <w:rsid w:val="6954F967"/>
    <w:rsid w:val="6B6C83CF"/>
    <w:rsid w:val="6BB52C8A"/>
    <w:rsid w:val="6D369088"/>
    <w:rsid w:val="6D389FD6"/>
    <w:rsid w:val="6D53894B"/>
    <w:rsid w:val="6D6F2C55"/>
    <w:rsid w:val="6E2ADE2C"/>
    <w:rsid w:val="6E3BB245"/>
    <w:rsid w:val="6E8CA42E"/>
    <w:rsid w:val="6F9206E4"/>
    <w:rsid w:val="708F5FB1"/>
    <w:rsid w:val="71C86FBB"/>
    <w:rsid w:val="71D827A2"/>
    <w:rsid w:val="722B4BEE"/>
    <w:rsid w:val="725A0E1B"/>
    <w:rsid w:val="72C32A20"/>
    <w:rsid w:val="74167FC7"/>
    <w:rsid w:val="758EF753"/>
    <w:rsid w:val="75F21D8C"/>
    <w:rsid w:val="760C462B"/>
    <w:rsid w:val="77A371B8"/>
    <w:rsid w:val="78E26A0C"/>
    <w:rsid w:val="7A504934"/>
    <w:rsid w:val="7AE00E18"/>
    <w:rsid w:val="7BE51BA4"/>
    <w:rsid w:val="7D556192"/>
    <w:rsid w:val="7DDC2598"/>
    <w:rsid w:val="7E700A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3DFFD4F"/>
  <w14:defaultImageDpi w14:val="300"/>
  <w15:docId w15:val="{D821BB56-2E6B-446F-A42E-29AA0E4B88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360" w:lineRule="auto"/>
      <w:jc w:val="both"/>
    </w:pPr>
    <w:rPr>
      <w:rFonts w:ascii="Courier New" w:eastAsia="Times New Roman" w:hAnsi="Courier New"/>
      <w:b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Cs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Cs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6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8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9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10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6827C8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6827C8"/>
    <w:pPr>
      <w:spacing w:after="100"/>
      <w:ind w:left="200"/>
    </w:pPr>
  </w:style>
  <w:style w:type="character" w:styleId="Hyperlink">
    <w:name w:val="Hyperlink"/>
    <w:basedOn w:val="DefaultParagraphFont"/>
    <w:uiPriority w:val="99"/>
    <w:unhideWhenUsed/>
    <w:rsid w:val="006827C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3504E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92775F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customXml" Target="../customXml/item3.xml"/><Relationship Id="rId21" Type="http://schemas.openxmlformats.org/officeDocument/2006/relationships/image" Target="media/image13.png"/><Relationship Id="rId7" Type="http://schemas.openxmlformats.org/officeDocument/2006/relationships/settings" Target="setting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3BC42CFF30DAD49AD9447EB755AC427" ma:contentTypeVersion="12" ma:contentTypeDescription="Create a new document." ma:contentTypeScope="" ma:versionID="8ad9962c7600658c14e64ad44d8a3ea0">
  <xsd:schema xmlns:xsd="http://www.w3.org/2001/XMLSchema" xmlns:xs="http://www.w3.org/2001/XMLSchema" xmlns:p="http://schemas.microsoft.com/office/2006/metadata/properties" xmlns:ns3="87ded781-2f94-4d69-8848-7c5557f2fdca" targetNamespace="http://schemas.microsoft.com/office/2006/metadata/properties" ma:root="true" ma:fieldsID="ecf2e2b14d01f68be1bba344b0b6fc0a" ns3:_="">
    <xsd:import namespace="87ded781-2f94-4d69-8848-7c5557f2fdca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7ded781-2f94-4d69-8848-7c5557f2fdc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ystemTags" ma:index="15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075CB48-17F2-4A7D-9973-6811729EABA8}">
  <ds:schemaRefs>
    <ds:schemaRef ds:uri="http://purl.org/dc/elements/1.1/"/>
    <ds:schemaRef ds:uri="http://schemas.microsoft.com/office/2006/documentManagement/types"/>
    <ds:schemaRef ds:uri="http://purl.org/dc/terms/"/>
    <ds:schemaRef ds:uri="http://schemas.openxmlformats.org/package/2006/metadata/core-properties"/>
    <ds:schemaRef ds:uri="http://www.w3.org/XML/1998/namespace"/>
    <ds:schemaRef ds:uri="http://schemas.microsoft.com/office/2006/metadata/properties"/>
    <ds:schemaRef ds:uri="http://schemas.microsoft.com/office/infopath/2007/PartnerControls"/>
    <ds:schemaRef ds:uri="87ded781-2f94-4d69-8848-7c5557f2fdca"/>
    <ds:schemaRef ds:uri="http://purl.org/dc/dcmitype/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9DCF0210-F52D-4735-9BCE-505DD0EC42F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7ded781-2f94-4d69-8848-7c5557f2fdc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C8F18570-9ED2-441A-BDAA-865FB43C4D5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32</Pages>
  <Words>4438</Words>
  <Characters>15581</Characters>
  <Application>Microsoft Office Word</Application>
  <DocSecurity>0</DocSecurity>
  <Lines>472</Lines>
  <Paragraphs>259</Paragraphs>
  <ScaleCrop>false</ScaleCrop>
  <Manager/>
  <Company/>
  <LinksUpToDate>false</LinksUpToDate>
  <CharactersWithSpaces>19760</CharactersWithSpaces>
  <SharedDoc>false</SharedDoc>
  <HyperlinkBase/>
  <HLinks>
    <vt:vector size="114" baseType="variant">
      <vt:variant>
        <vt:i4>1900594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_Toc215469362</vt:lpwstr>
      </vt:variant>
      <vt:variant>
        <vt:i4>1900594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_Toc215469361</vt:lpwstr>
      </vt:variant>
      <vt:variant>
        <vt:i4>1900594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_Toc215469360</vt:lpwstr>
      </vt:variant>
      <vt:variant>
        <vt:i4>1966130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_Toc215469359</vt:lpwstr>
      </vt:variant>
      <vt:variant>
        <vt:i4>1966130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_Toc215469358</vt:lpwstr>
      </vt:variant>
      <vt:variant>
        <vt:i4>1966130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_Toc215469357</vt:lpwstr>
      </vt:variant>
      <vt:variant>
        <vt:i4>1966130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_Toc215469356</vt:lpwstr>
      </vt:variant>
      <vt:variant>
        <vt:i4>1966130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_Toc215469355</vt:lpwstr>
      </vt:variant>
      <vt:variant>
        <vt:i4>1966130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_Toc215469354</vt:lpwstr>
      </vt:variant>
      <vt:variant>
        <vt:i4>1966130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_Toc215469353</vt:lpwstr>
      </vt:variant>
      <vt:variant>
        <vt:i4>1966130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_Toc215469352</vt:lpwstr>
      </vt:variant>
      <vt:variant>
        <vt:i4>1966130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_Toc215469351</vt:lpwstr>
      </vt:variant>
      <vt:variant>
        <vt:i4>1966130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_Toc215469350</vt:lpwstr>
      </vt:variant>
      <vt:variant>
        <vt:i4>2031666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_Toc215469349</vt:lpwstr>
      </vt:variant>
      <vt:variant>
        <vt:i4>2031666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_Toc215469348</vt:lpwstr>
      </vt:variant>
      <vt:variant>
        <vt:i4>2031666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_Toc215469347</vt:lpwstr>
      </vt:variant>
      <vt:variant>
        <vt:i4>2031666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_Toc215469346</vt:lpwstr>
      </vt:variant>
      <vt:variant>
        <vt:i4>2031666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_Toc215469345</vt:lpwstr>
      </vt:variant>
      <vt:variant>
        <vt:i4>2031666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_Toc215469344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Phan Văn Hiếu</cp:lastModifiedBy>
  <cp:revision>2</cp:revision>
  <dcterms:created xsi:type="dcterms:W3CDTF">2025-12-01T10:53:00Z</dcterms:created>
  <dcterms:modified xsi:type="dcterms:W3CDTF">2025-12-01T10:53:00Z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0x01010043BC42CFF30DAD49AD9447EB755AC427</vt:lpwstr>
  </property>
</Properties>
</file>