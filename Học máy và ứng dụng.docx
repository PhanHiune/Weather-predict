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9088C" w14:textId="77777777" w:rsidR="006E6D04" w:rsidRPr="00AA62D3" w:rsidRDefault="006E6D04" w:rsidP="364632AC">
      <w:pPr>
        <w:spacing w:before="0"/>
        <w:ind w:firstLine="720"/>
        <w:jc w:val="center"/>
        <w:rPr>
          <w:b/>
          <w:bCs/>
          <w:sz w:val="32"/>
          <w:szCs w:val="32"/>
        </w:rPr>
      </w:pPr>
      <w:r w:rsidRPr="364632AC">
        <w:rPr>
          <w:b/>
          <w:bCs/>
          <w:sz w:val="32"/>
          <w:szCs w:val="32"/>
        </w:rPr>
        <w:t>ĐẠI HỌC ĐÀ NẴNG</w:t>
      </w:r>
    </w:p>
    <w:p w14:paraId="3779DD25" w14:textId="7AF5D681" w:rsidR="006E6D04" w:rsidRPr="00AA62D3" w:rsidRDefault="00682899" w:rsidP="00BB7E6E">
      <w:pPr>
        <w:spacing w:before="0"/>
        <w:ind w:firstLine="7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TRƯỜNG </w:t>
      </w:r>
      <w:r w:rsidR="006E6D04" w:rsidRPr="00AA62D3">
        <w:rPr>
          <w:b/>
          <w:sz w:val="32"/>
          <w:szCs w:val="32"/>
        </w:rPr>
        <w:t>ĐẠI HỌC BÁCH KHOA</w:t>
      </w:r>
    </w:p>
    <w:p w14:paraId="592598B3" w14:textId="77777777" w:rsidR="006E6D04" w:rsidRDefault="006E6D04" w:rsidP="00BB7E6E">
      <w:pPr>
        <w:spacing w:before="0"/>
        <w:ind w:firstLine="720"/>
        <w:jc w:val="center"/>
        <w:rPr>
          <w:b/>
          <w:sz w:val="32"/>
        </w:rPr>
      </w:pPr>
      <w:r w:rsidRPr="00AA62D3">
        <w:rPr>
          <w:b/>
          <w:sz w:val="32"/>
          <w:szCs w:val="32"/>
        </w:rPr>
        <w:t>KHOA CÔNG NGHỆ THÔNG TIN</w:t>
      </w:r>
    </w:p>
    <w:p w14:paraId="125FF714" w14:textId="78BE1202" w:rsidR="00BB7E6E" w:rsidRDefault="00C1300A" w:rsidP="003D3A78">
      <w:pPr>
        <w:pStyle w:val="Title"/>
        <w:outlineLvl w:val="9"/>
      </w:pPr>
      <w:bookmarkStart w:id="0" w:name="_Toc493750743"/>
      <w:bookmarkStart w:id="1" w:name="_Toc493750862"/>
      <w:bookmarkStart w:id="2" w:name="_Toc504624775"/>
      <w:bookmarkStart w:id="3" w:name="_Toc90369522"/>
      <w:bookmarkStart w:id="4" w:name="_Toc200307227"/>
      <w:bookmarkStart w:id="5" w:name="_Toc200307083"/>
      <w:r w:rsidRPr="00AA62D3">
        <w:rPr>
          <w:noProof/>
        </w:rPr>
        <w:drawing>
          <wp:anchor distT="0" distB="0" distL="114300" distR="114300" simplePos="0" relativeHeight="251658240" behindDoc="1" locked="0" layoutInCell="1" allowOverlap="1" wp14:anchorId="19EF107D" wp14:editId="0019CC45">
            <wp:simplePos x="0" y="0"/>
            <wp:positionH relativeFrom="column">
              <wp:posOffset>2679700</wp:posOffset>
            </wp:positionH>
            <wp:positionV relativeFrom="paragraph">
              <wp:posOffset>194945</wp:posOffset>
            </wp:positionV>
            <wp:extent cx="685800" cy="6858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bookmarkEnd w:id="1"/>
      <w:bookmarkEnd w:id="2"/>
      <w:bookmarkEnd w:id="3"/>
      <w:bookmarkEnd w:id="4"/>
      <w:bookmarkEnd w:id="5"/>
    </w:p>
    <w:p w14:paraId="06966AE6" w14:textId="77777777" w:rsidR="00BB7E6E" w:rsidRDefault="00BB7E6E" w:rsidP="00095240">
      <w:pPr>
        <w:pStyle w:val="Title"/>
        <w:outlineLvl w:val="9"/>
      </w:pPr>
    </w:p>
    <w:p w14:paraId="538FA89C" w14:textId="77777777" w:rsidR="00BB7E6E" w:rsidRPr="00BB7E6E" w:rsidRDefault="00BB7E6E" w:rsidP="00BB7E6E"/>
    <w:p w14:paraId="49444535" w14:textId="06A80062" w:rsidR="00BB7E6E" w:rsidRDefault="00C56C7C" w:rsidP="00C56C7C">
      <w:pPr>
        <w:ind w:firstLine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Báo </w:t>
      </w:r>
      <w:proofErr w:type="spellStart"/>
      <w:r>
        <w:rPr>
          <w:b/>
          <w:bCs/>
          <w:sz w:val="40"/>
          <w:szCs w:val="40"/>
        </w:rPr>
        <w:t>cáo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cuối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kì</w:t>
      </w:r>
      <w:proofErr w:type="spellEnd"/>
    </w:p>
    <w:p w14:paraId="474C200C" w14:textId="4D96D55E" w:rsidR="00C56C7C" w:rsidRPr="00C56C7C" w:rsidRDefault="00C56C7C" w:rsidP="00C56C7C">
      <w:pPr>
        <w:ind w:firstLine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Học </w:t>
      </w:r>
      <w:proofErr w:type="spellStart"/>
      <w:r>
        <w:rPr>
          <w:b/>
          <w:bCs/>
          <w:sz w:val="40"/>
          <w:szCs w:val="40"/>
        </w:rPr>
        <w:t>máy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và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ứng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dụng</w:t>
      </w:r>
      <w:proofErr w:type="spellEnd"/>
    </w:p>
    <w:p w14:paraId="722B60CA" w14:textId="6A0CC40B" w:rsidR="001F6888" w:rsidRPr="006C692C" w:rsidRDefault="00547E49" w:rsidP="75722F3E">
      <w:pPr>
        <w:spacing w:before="240"/>
        <w:ind w:firstLine="0"/>
        <w:jc w:val="center"/>
        <w:rPr>
          <w:b/>
          <w:bCs/>
          <w:sz w:val="36"/>
          <w:szCs w:val="36"/>
        </w:rPr>
      </w:pPr>
      <w:proofErr w:type="spellStart"/>
      <w:r w:rsidRPr="75722F3E">
        <w:rPr>
          <w:b/>
          <w:bCs/>
          <w:sz w:val="36"/>
          <w:szCs w:val="36"/>
        </w:rPr>
        <w:t>Đề</w:t>
      </w:r>
      <w:proofErr w:type="spellEnd"/>
      <w:r w:rsidRPr="75722F3E">
        <w:rPr>
          <w:b/>
          <w:bCs/>
          <w:sz w:val="36"/>
          <w:szCs w:val="36"/>
        </w:rPr>
        <w:t xml:space="preserve"> </w:t>
      </w:r>
      <w:proofErr w:type="spellStart"/>
      <w:r w:rsidRPr="75722F3E">
        <w:rPr>
          <w:b/>
          <w:bCs/>
          <w:sz w:val="36"/>
          <w:szCs w:val="36"/>
        </w:rPr>
        <w:t>tài</w:t>
      </w:r>
      <w:proofErr w:type="spellEnd"/>
      <w:r w:rsidR="001F6888" w:rsidRPr="75722F3E">
        <w:rPr>
          <w:b/>
          <w:bCs/>
          <w:sz w:val="36"/>
          <w:szCs w:val="36"/>
        </w:rPr>
        <w:t>:</w:t>
      </w:r>
      <w:r w:rsidR="00C56C7C">
        <w:rPr>
          <w:b/>
          <w:bCs/>
          <w:sz w:val="36"/>
          <w:szCs w:val="36"/>
        </w:rPr>
        <w:t xml:space="preserve"> </w:t>
      </w:r>
      <w:proofErr w:type="spellStart"/>
      <w:r w:rsidR="00C56C7C">
        <w:rPr>
          <w:b/>
          <w:bCs/>
          <w:sz w:val="36"/>
          <w:szCs w:val="36"/>
        </w:rPr>
        <w:t>Mô</w:t>
      </w:r>
      <w:proofErr w:type="spellEnd"/>
      <w:r w:rsidR="00C56C7C">
        <w:rPr>
          <w:b/>
          <w:bCs/>
          <w:sz w:val="36"/>
          <w:szCs w:val="36"/>
        </w:rPr>
        <w:t xml:space="preserve"> </w:t>
      </w:r>
      <w:proofErr w:type="spellStart"/>
      <w:r w:rsidR="00C56C7C">
        <w:rPr>
          <w:b/>
          <w:bCs/>
          <w:sz w:val="36"/>
          <w:szCs w:val="36"/>
        </w:rPr>
        <w:t>hình</w:t>
      </w:r>
      <w:proofErr w:type="spellEnd"/>
      <w:r w:rsidR="00C56C7C">
        <w:rPr>
          <w:b/>
          <w:bCs/>
          <w:sz w:val="36"/>
          <w:szCs w:val="36"/>
        </w:rPr>
        <w:t xml:space="preserve"> </w:t>
      </w:r>
      <w:proofErr w:type="spellStart"/>
      <w:r w:rsidR="00C56C7C">
        <w:rPr>
          <w:b/>
          <w:bCs/>
          <w:sz w:val="36"/>
          <w:szCs w:val="36"/>
        </w:rPr>
        <w:t>dự</w:t>
      </w:r>
      <w:proofErr w:type="spellEnd"/>
      <w:r w:rsidR="00C56C7C">
        <w:rPr>
          <w:b/>
          <w:bCs/>
          <w:sz w:val="36"/>
          <w:szCs w:val="36"/>
        </w:rPr>
        <w:t xml:space="preserve"> </w:t>
      </w:r>
      <w:proofErr w:type="spellStart"/>
      <w:r w:rsidR="00C56C7C">
        <w:rPr>
          <w:b/>
          <w:bCs/>
          <w:sz w:val="36"/>
          <w:szCs w:val="36"/>
        </w:rPr>
        <w:t>đoán</w:t>
      </w:r>
      <w:proofErr w:type="spellEnd"/>
      <w:r w:rsidR="00C56C7C">
        <w:rPr>
          <w:b/>
          <w:bCs/>
          <w:sz w:val="36"/>
          <w:szCs w:val="36"/>
        </w:rPr>
        <w:t xml:space="preserve"> </w:t>
      </w:r>
      <w:proofErr w:type="spellStart"/>
      <w:r w:rsidR="00C56C7C">
        <w:rPr>
          <w:b/>
          <w:bCs/>
          <w:sz w:val="36"/>
          <w:szCs w:val="36"/>
        </w:rPr>
        <w:t>thời</w:t>
      </w:r>
      <w:proofErr w:type="spellEnd"/>
      <w:r w:rsidR="00C56C7C">
        <w:rPr>
          <w:b/>
          <w:bCs/>
          <w:sz w:val="36"/>
          <w:szCs w:val="36"/>
        </w:rPr>
        <w:t xml:space="preserve"> </w:t>
      </w:r>
      <w:proofErr w:type="spellStart"/>
      <w:r w:rsidR="00C56C7C">
        <w:rPr>
          <w:b/>
          <w:bCs/>
          <w:sz w:val="36"/>
          <w:szCs w:val="36"/>
        </w:rPr>
        <w:t>tiết</w:t>
      </w:r>
      <w:proofErr w:type="spellEnd"/>
    </w:p>
    <w:p w14:paraId="052D2776" w14:textId="77777777" w:rsidR="006E6D04" w:rsidRPr="00FC0CD3" w:rsidRDefault="006E6D04" w:rsidP="00BB7E6E">
      <w:pPr>
        <w:tabs>
          <w:tab w:val="left" w:pos="2730"/>
          <w:tab w:val="left" w:pos="3770"/>
        </w:tabs>
        <w:spacing w:before="3120"/>
        <w:rPr>
          <w:b/>
          <w:lang w:val="vi-VN"/>
        </w:rPr>
      </w:pPr>
      <w:r w:rsidRPr="00FC0CD3">
        <w:rPr>
          <w:b/>
          <w:sz w:val="64"/>
          <w:szCs w:val="64"/>
          <w:lang w:val="vi-VN"/>
        </w:rPr>
        <w:tab/>
      </w:r>
      <w:r w:rsidRPr="00FC0CD3">
        <w:rPr>
          <w:b/>
          <w:lang w:val="vi-VN"/>
        </w:rPr>
        <w:t xml:space="preserve">  </w:t>
      </w:r>
    </w:p>
    <w:p w14:paraId="182B31BE" w14:textId="3854715A" w:rsidR="00FC0CD3" w:rsidRPr="0051325D" w:rsidRDefault="006F262F" w:rsidP="00FC0CD3">
      <w:pPr>
        <w:tabs>
          <w:tab w:val="left" w:pos="2730"/>
          <w:tab w:val="left" w:pos="3770"/>
        </w:tabs>
        <w:ind w:firstLine="1440"/>
        <w:rPr>
          <w:b/>
          <w:lang w:val="vi-VN"/>
        </w:rPr>
      </w:pPr>
      <w:r>
        <w:rPr>
          <w:b/>
        </w:rPr>
        <w:t xml:space="preserve">NHÓM </w:t>
      </w:r>
      <w:r w:rsidR="00FC0CD3" w:rsidRPr="0051325D">
        <w:rPr>
          <w:b/>
          <w:lang w:val="vi-VN"/>
        </w:rPr>
        <w:t xml:space="preserve">SINH VIÊN THỰC HIỆN:  </w:t>
      </w:r>
    </w:p>
    <w:p w14:paraId="6706D76D" w14:textId="34C2DB01" w:rsidR="007E113D" w:rsidRPr="007E113D" w:rsidRDefault="007E113D" w:rsidP="00FC0CD3">
      <w:pPr>
        <w:tabs>
          <w:tab w:val="left" w:pos="2730"/>
          <w:tab w:val="left" w:pos="3240"/>
          <w:tab w:val="left" w:pos="3770"/>
        </w:tabs>
        <w:ind w:firstLine="2160"/>
        <w:rPr>
          <w:b/>
          <w:color w:val="000000" w:themeColor="text1"/>
        </w:rPr>
      </w:pPr>
      <w:proofErr w:type="spellStart"/>
      <w:r>
        <w:rPr>
          <w:b/>
          <w:color w:val="000000" w:themeColor="text1"/>
        </w:rPr>
        <w:t>Họ</w:t>
      </w:r>
      <w:proofErr w:type="spellEnd"/>
      <w:r>
        <w:rPr>
          <w:b/>
          <w:color w:val="000000" w:themeColor="text1"/>
        </w:rPr>
        <w:t xml:space="preserve"> </w:t>
      </w:r>
      <w:proofErr w:type="spellStart"/>
      <w:r>
        <w:rPr>
          <w:b/>
          <w:color w:val="000000" w:themeColor="text1"/>
        </w:rPr>
        <w:t>Tên</w:t>
      </w:r>
      <w:proofErr w:type="spellEnd"/>
      <w:r>
        <w:rPr>
          <w:b/>
          <w:color w:val="000000" w:themeColor="text1"/>
        </w:rPr>
        <w:t xml:space="preserve"> Sinh </w:t>
      </w:r>
      <w:proofErr w:type="spellStart"/>
      <w:r>
        <w:rPr>
          <w:b/>
          <w:color w:val="000000" w:themeColor="text1"/>
        </w:rPr>
        <w:t>viên</w:t>
      </w:r>
      <w:proofErr w:type="spellEnd"/>
      <w:r>
        <w:rPr>
          <w:b/>
          <w:color w:val="000000" w:themeColor="text1"/>
        </w:rPr>
        <w:t xml:space="preserve"> 1</w:t>
      </w:r>
      <w:r>
        <w:rPr>
          <w:b/>
          <w:color w:val="000000" w:themeColor="text1"/>
        </w:rPr>
        <w:tab/>
      </w:r>
      <w:r w:rsidR="00771AFE">
        <w:rPr>
          <w:b/>
          <w:color w:val="000000" w:themeColor="text1"/>
        </w:rPr>
        <w:t xml:space="preserve"> </w:t>
      </w:r>
      <w:r w:rsidR="00BA7296">
        <w:rPr>
          <w:b/>
          <w:color w:val="000000" w:themeColor="text1"/>
        </w:rPr>
        <w:t>Bùi Đức Thắng</w:t>
      </w:r>
      <w:r>
        <w:rPr>
          <w:b/>
          <w:color w:val="000000" w:themeColor="text1"/>
        </w:rPr>
        <w:tab/>
        <w:t>Lớp:</w:t>
      </w:r>
      <w:r>
        <w:rPr>
          <w:b/>
          <w:color w:val="000000" w:themeColor="text1"/>
        </w:rPr>
        <w:tab/>
      </w:r>
      <w:r w:rsidR="00771AFE">
        <w:rPr>
          <w:b/>
          <w:color w:val="000000" w:themeColor="text1"/>
        </w:rPr>
        <w:t xml:space="preserve"> </w:t>
      </w:r>
    </w:p>
    <w:p w14:paraId="487921DF" w14:textId="1E2DCF01" w:rsidR="007E113D" w:rsidRDefault="007E113D" w:rsidP="00FC0CD3">
      <w:pPr>
        <w:tabs>
          <w:tab w:val="left" w:pos="2730"/>
          <w:tab w:val="left" w:pos="3240"/>
          <w:tab w:val="left" w:pos="3770"/>
        </w:tabs>
        <w:ind w:firstLine="2160"/>
        <w:rPr>
          <w:b/>
          <w:color w:val="000000" w:themeColor="text1"/>
        </w:rPr>
      </w:pPr>
      <w:proofErr w:type="spellStart"/>
      <w:r>
        <w:rPr>
          <w:b/>
          <w:color w:val="000000" w:themeColor="text1"/>
        </w:rPr>
        <w:t>Họ</w:t>
      </w:r>
      <w:proofErr w:type="spellEnd"/>
      <w:r>
        <w:rPr>
          <w:b/>
          <w:color w:val="000000" w:themeColor="text1"/>
        </w:rPr>
        <w:t xml:space="preserve"> </w:t>
      </w:r>
      <w:proofErr w:type="spellStart"/>
      <w:r>
        <w:rPr>
          <w:b/>
          <w:color w:val="000000" w:themeColor="text1"/>
        </w:rPr>
        <w:t>Tên</w:t>
      </w:r>
      <w:proofErr w:type="spellEnd"/>
      <w:r>
        <w:rPr>
          <w:b/>
          <w:color w:val="000000" w:themeColor="text1"/>
        </w:rPr>
        <w:t xml:space="preserve"> Sinh </w:t>
      </w:r>
      <w:proofErr w:type="spellStart"/>
      <w:r>
        <w:rPr>
          <w:b/>
          <w:color w:val="000000" w:themeColor="text1"/>
        </w:rPr>
        <w:t>viên</w:t>
      </w:r>
      <w:proofErr w:type="spellEnd"/>
      <w:r>
        <w:rPr>
          <w:b/>
          <w:color w:val="000000" w:themeColor="text1"/>
        </w:rPr>
        <w:t xml:space="preserve"> 2</w:t>
      </w:r>
      <w:r>
        <w:rPr>
          <w:b/>
          <w:color w:val="000000" w:themeColor="text1"/>
        </w:rPr>
        <w:tab/>
      </w:r>
      <w:r w:rsidR="00BA7296">
        <w:rPr>
          <w:b/>
          <w:color w:val="000000" w:themeColor="text1"/>
        </w:rPr>
        <w:t xml:space="preserve"> Lê Đức Phúc Long </w:t>
      </w:r>
      <w:r>
        <w:rPr>
          <w:b/>
          <w:color w:val="000000" w:themeColor="text1"/>
        </w:rPr>
        <w:tab/>
      </w:r>
      <w:proofErr w:type="spellStart"/>
      <w:r>
        <w:rPr>
          <w:b/>
          <w:color w:val="000000" w:themeColor="text1"/>
        </w:rPr>
        <w:t>Lớp</w:t>
      </w:r>
      <w:proofErr w:type="spellEnd"/>
      <w:r>
        <w:rPr>
          <w:b/>
          <w:color w:val="000000" w:themeColor="text1"/>
        </w:rPr>
        <w:t>:</w:t>
      </w:r>
      <w:r>
        <w:rPr>
          <w:b/>
          <w:color w:val="000000" w:themeColor="text1"/>
        </w:rPr>
        <w:tab/>
      </w:r>
    </w:p>
    <w:p w14:paraId="4C2016A5" w14:textId="2B58FA33" w:rsidR="00FC0CD3" w:rsidRPr="007E113D" w:rsidRDefault="007E113D" w:rsidP="00FC0CD3">
      <w:pPr>
        <w:tabs>
          <w:tab w:val="left" w:pos="2730"/>
          <w:tab w:val="left" w:pos="3240"/>
          <w:tab w:val="left" w:pos="3770"/>
        </w:tabs>
        <w:ind w:firstLine="2160"/>
        <w:rPr>
          <w:ins w:id="6" w:author="Microsoft Word" w:date="2025-06-08T20:31:00Z" w16du:dateUtc="2025-06-08T13:31:00Z"/>
          <w:b/>
          <w:color w:val="000000" w:themeColor="text1"/>
          <w:u w:val="single"/>
        </w:rPr>
      </w:pPr>
      <w:proofErr w:type="spellStart"/>
      <w:r>
        <w:rPr>
          <w:b/>
          <w:color w:val="000000" w:themeColor="text1"/>
        </w:rPr>
        <w:t>Họ</w:t>
      </w:r>
      <w:proofErr w:type="spellEnd"/>
      <w:r>
        <w:rPr>
          <w:b/>
          <w:color w:val="000000" w:themeColor="text1"/>
        </w:rPr>
        <w:t xml:space="preserve"> </w:t>
      </w:r>
      <w:proofErr w:type="spellStart"/>
      <w:r>
        <w:rPr>
          <w:b/>
          <w:color w:val="000000" w:themeColor="text1"/>
        </w:rPr>
        <w:t>Tên</w:t>
      </w:r>
      <w:proofErr w:type="spellEnd"/>
      <w:r>
        <w:rPr>
          <w:b/>
          <w:color w:val="000000" w:themeColor="text1"/>
        </w:rPr>
        <w:t xml:space="preserve"> Sinh </w:t>
      </w:r>
      <w:proofErr w:type="spellStart"/>
      <w:r>
        <w:rPr>
          <w:b/>
          <w:color w:val="000000" w:themeColor="text1"/>
        </w:rPr>
        <w:t>viên</w:t>
      </w:r>
      <w:proofErr w:type="spellEnd"/>
      <w:r>
        <w:rPr>
          <w:b/>
          <w:color w:val="000000" w:themeColor="text1"/>
        </w:rPr>
        <w:t xml:space="preserve"> 3</w:t>
      </w:r>
      <w:r>
        <w:rPr>
          <w:b/>
          <w:color w:val="000000" w:themeColor="text1"/>
        </w:rPr>
        <w:tab/>
      </w:r>
      <w:r w:rsidR="00BA7296">
        <w:rPr>
          <w:b/>
          <w:color w:val="000000" w:themeColor="text1"/>
        </w:rPr>
        <w:t xml:space="preserve"> Phan Văn Hiếu</w:t>
      </w:r>
      <w:r>
        <w:rPr>
          <w:b/>
          <w:color w:val="000000" w:themeColor="text1"/>
        </w:rPr>
        <w:tab/>
      </w:r>
      <w:proofErr w:type="spellStart"/>
      <w:r>
        <w:rPr>
          <w:b/>
          <w:color w:val="000000" w:themeColor="text1"/>
        </w:rPr>
        <w:t>Lớp</w:t>
      </w:r>
      <w:proofErr w:type="spellEnd"/>
      <w:r>
        <w:rPr>
          <w:b/>
          <w:color w:val="000000" w:themeColor="text1"/>
        </w:rPr>
        <w:t>:</w:t>
      </w: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  <w:ins w:id="7" w:author="Microsoft Word" w:date="2025-06-08T20:31:00Z" w16du:dateUtc="2025-06-08T13:31:00Z">
        <w:r w:rsidR="00FC0CD3" w:rsidRPr="00595CAD">
          <w:rPr>
            <w:b/>
            <w:color w:val="000000" w:themeColor="text1"/>
            <w:u w:val="single"/>
            <w:lang w:val="vi-VN"/>
          </w:rPr>
          <w:t xml:space="preserve"> </w:t>
        </w:r>
      </w:ins>
    </w:p>
    <w:p w14:paraId="6DA1D9D7" w14:textId="1EB2C5A9" w:rsidR="00FC0CD3" w:rsidRPr="00771AFE" w:rsidRDefault="00FC0CD3" w:rsidP="00FC0CD3">
      <w:pPr>
        <w:tabs>
          <w:tab w:val="left" w:pos="2730"/>
          <w:tab w:val="left" w:pos="3770"/>
        </w:tabs>
        <w:ind w:firstLine="1440"/>
        <w:rPr>
          <w:b/>
        </w:rPr>
      </w:pPr>
      <w:r w:rsidRPr="0051325D">
        <w:rPr>
          <w:b/>
          <w:lang w:val="vi-VN"/>
        </w:rPr>
        <w:t xml:space="preserve">GIẢNG VIÊN HƯỚNG DẪN:  </w:t>
      </w:r>
      <w:r w:rsidR="00771AFE">
        <w:rPr>
          <w:b/>
        </w:rPr>
        <w:t>Ts. Phạm Công Thắng</w:t>
      </w:r>
    </w:p>
    <w:p w14:paraId="03B55168" w14:textId="77777777" w:rsidR="00BB7E6E" w:rsidRPr="00FC0CD3" w:rsidRDefault="00BB7E6E" w:rsidP="006E6D04">
      <w:pPr>
        <w:tabs>
          <w:tab w:val="left" w:pos="2730"/>
          <w:tab w:val="left" w:pos="3770"/>
        </w:tabs>
        <w:rPr>
          <w:b/>
          <w:lang w:val="vi-VN"/>
        </w:rPr>
      </w:pPr>
    </w:p>
    <w:p w14:paraId="5E00C1A5" w14:textId="77777777" w:rsidR="00BB7E6E" w:rsidRPr="00FC0CD3" w:rsidRDefault="00BB7E6E" w:rsidP="006E6D04">
      <w:pPr>
        <w:tabs>
          <w:tab w:val="left" w:pos="2730"/>
          <w:tab w:val="left" w:pos="3770"/>
        </w:tabs>
        <w:rPr>
          <w:b/>
          <w:lang w:val="vi-VN"/>
        </w:rPr>
      </w:pPr>
    </w:p>
    <w:p w14:paraId="5E11BFFD" w14:textId="77777777" w:rsidR="00BB7E6E" w:rsidRPr="00FC0CD3" w:rsidRDefault="00BB7E6E" w:rsidP="006E6D04">
      <w:pPr>
        <w:tabs>
          <w:tab w:val="left" w:pos="2730"/>
          <w:tab w:val="left" w:pos="3770"/>
        </w:tabs>
        <w:rPr>
          <w:b/>
          <w:lang w:val="vi-VN"/>
        </w:rPr>
      </w:pPr>
    </w:p>
    <w:p w14:paraId="69FF4013" w14:textId="77777777" w:rsidR="00BB7E6E" w:rsidRDefault="00BB7E6E" w:rsidP="00547E49">
      <w:pPr>
        <w:jc w:val="center"/>
        <w:rPr>
          <w:b/>
          <w:sz w:val="32"/>
          <w:szCs w:val="32"/>
        </w:rPr>
      </w:pPr>
    </w:p>
    <w:p w14:paraId="245FA87D" w14:textId="77777777" w:rsidR="007E113D" w:rsidRDefault="007E113D" w:rsidP="00547E49">
      <w:pPr>
        <w:jc w:val="center"/>
        <w:rPr>
          <w:b/>
          <w:sz w:val="32"/>
          <w:szCs w:val="32"/>
        </w:rPr>
      </w:pPr>
    </w:p>
    <w:p w14:paraId="2627B31B" w14:textId="77777777" w:rsidR="007E113D" w:rsidRDefault="007E113D" w:rsidP="00547E49">
      <w:pPr>
        <w:jc w:val="center"/>
        <w:rPr>
          <w:b/>
          <w:sz w:val="32"/>
          <w:szCs w:val="32"/>
        </w:rPr>
      </w:pPr>
    </w:p>
    <w:p w14:paraId="0970E1E4" w14:textId="73983773" w:rsidR="00547E49" w:rsidRDefault="00312B62" w:rsidP="00BB7E6E">
      <w:pPr>
        <w:jc w:val="center"/>
        <w:rPr>
          <w:b/>
        </w:rPr>
      </w:pPr>
      <w:proofErr w:type="spellStart"/>
      <w:r>
        <w:rPr>
          <w:b/>
        </w:rPr>
        <w:lastRenderedPageBreak/>
        <w:t>Tóm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tắt</w:t>
      </w:r>
      <w:proofErr w:type="spellEnd"/>
    </w:p>
    <w:p w14:paraId="1009A1E6" w14:textId="786A9752" w:rsidR="00471C87" w:rsidRPr="00471C87" w:rsidRDefault="00471C87" w:rsidP="00471C87">
      <w:pPr>
        <w:rPr>
          <w:bCs/>
        </w:rPr>
      </w:pPr>
      <w:proofErr w:type="spellStart"/>
      <w:r>
        <w:rPr>
          <w:bCs/>
        </w:rPr>
        <w:t>Mục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đích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trình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bày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quá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trình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nghiên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cứu</w:t>
      </w:r>
      <w:proofErr w:type="spellEnd"/>
      <w:r w:rsidRPr="00471C87">
        <w:rPr>
          <w:bCs/>
        </w:rPr>
        <w:t xml:space="preserve">, </w:t>
      </w:r>
      <w:proofErr w:type="spellStart"/>
      <w:r w:rsidRPr="00471C87">
        <w:rPr>
          <w:bCs/>
        </w:rPr>
        <w:t>xây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dựng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và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đánh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giá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hai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mô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hình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học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máy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và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học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sâu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gồm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XGBoost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và</w:t>
      </w:r>
      <w:proofErr w:type="spellEnd"/>
      <w:r w:rsidRPr="00471C87">
        <w:rPr>
          <w:bCs/>
        </w:rPr>
        <w:t xml:space="preserve"> Temporal Fusion Transformer (TFT) </w:t>
      </w:r>
      <w:proofErr w:type="spellStart"/>
      <w:r w:rsidRPr="00471C87">
        <w:rPr>
          <w:bCs/>
        </w:rPr>
        <w:t>trong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bài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toán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dự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đoán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th</w:t>
      </w:r>
      <w:r>
        <w:rPr>
          <w:bCs/>
        </w:rPr>
        <w:t>ời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tiết</w:t>
      </w:r>
      <w:proofErr w:type="spellEnd"/>
      <w:r w:rsidRPr="00471C87">
        <w:rPr>
          <w:bCs/>
        </w:rPr>
        <w:t>.</w:t>
      </w:r>
      <w:r w:rsidRPr="00471C87">
        <w:rPr>
          <w:bCs/>
        </w:rPr>
        <w:br/>
      </w:r>
      <w:r>
        <w:rPr>
          <w:bCs/>
        </w:rPr>
        <w:t xml:space="preserve"> </w:t>
      </w:r>
      <w:r>
        <w:rPr>
          <w:bCs/>
        </w:rPr>
        <w:tab/>
      </w:r>
      <w:proofErr w:type="spellStart"/>
      <w:r w:rsidRPr="00471C87">
        <w:rPr>
          <w:bCs/>
        </w:rPr>
        <w:t>Mục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tiêu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của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đề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tài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là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phân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tích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khả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năng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dự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đoán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của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từng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mô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hình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đối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với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dữ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liệu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chuỗi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thời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gian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thời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tiết</w:t>
      </w:r>
      <w:proofErr w:type="spellEnd"/>
      <w:r w:rsidRPr="00471C87">
        <w:rPr>
          <w:bCs/>
        </w:rPr>
        <w:t xml:space="preserve">, </w:t>
      </w:r>
      <w:proofErr w:type="spellStart"/>
      <w:r w:rsidRPr="00471C87">
        <w:rPr>
          <w:bCs/>
        </w:rPr>
        <w:t>đồng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thời</w:t>
      </w:r>
      <w:proofErr w:type="spellEnd"/>
      <w:r w:rsidRPr="00471C87">
        <w:rPr>
          <w:bCs/>
        </w:rPr>
        <w:t xml:space="preserve"> so </w:t>
      </w:r>
      <w:proofErr w:type="spellStart"/>
      <w:r w:rsidRPr="00471C87">
        <w:rPr>
          <w:bCs/>
        </w:rPr>
        <w:t>sánh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hiệu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năng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giữa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phương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pháp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học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máy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truyền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thống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và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mô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hình</w:t>
      </w:r>
      <w:proofErr w:type="spellEnd"/>
      <w:r w:rsidRPr="00471C87">
        <w:rPr>
          <w:bCs/>
        </w:rPr>
        <w:t xml:space="preserve"> deep learning </w:t>
      </w:r>
      <w:proofErr w:type="spellStart"/>
      <w:r w:rsidRPr="00471C87">
        <w:rPr>
          <w:bCs/>
        </w:rPr>
        <w:t>hiện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đại</w:t>
      </w:r>
      <w:proofErr w:type="spellEnd"/>
      <w:r w:rsidRPr="00471C87">
        <w:rPr>
          <w:bCs/>
        </w:rPr>
        <w:t>.</w:t>
      </w:r>
    </w:p>
    <w:p w14:paraId="5C94A149" w14:textId="77777777" w:rsidR="00471C87" w:rsidRPr="00471C87" w:rsidRDefault="00471C87" w:rsidP="00471C87">
      <w:pPr>
        <w:rPr>
          <w:bCs/>
        </w:rPr>
      </w:pPr>
      <w:r w:rsidRPr="00471C87">
        <w:rPr>
          <w:bCs/>
        </w:rPr>
        <w:t xml:space="preserve">Các </w:t>
      </w:r>
      <w:proofErr w:type="spellStart"/>
      <w:r w:rsidRPr="00471C87">
        <w:rPr>
          <w:bCs/>
        </w:rPr>
        <w:t>thí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nghiệm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được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thực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hiện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trên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bộ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dữ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liệu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thời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tiết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thực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tế</w:t>
      </w:r>
      <w:proofErr w:type="spellEnd"/>
      <w:r w:rsidRPr="00471C87">
        <w:rPr>
          <w:bCs/>
        </w:rPr>
        <w:t xml:space="preserve">, </w:t>
      </w:r>
      <w:proofErr w:type="spellStart"/>
      <w:r w:rsidRPr="00471C87">
        <w:rPr>
          <w:bCs/>
        </w:rPr>
        <w:t>với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quy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trình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tiền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xử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lý</w:t>
      </w:r>
      <w:proofErr w:type="spellEnd"/>
      <w:r w:rsidRPr="00471C87">
        <w:rPr>
          <w:bCs/>
        </w:rPr>
        <w:t xml:space="preserve">, </w:t>
      </w:r>
      <w:proofErr w:type="spellStart"/>
      <w:r w:rsidRPr="00471C87">
        <w:rPr>
          <w:bCs/>
        </w:rPr>
        <w:t>huấn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luyện</w:t>
      </w:r>
      <w:proofErr w:type="spellEnd"/>
      <w:r w:rsidRPr="00471C87">
        <w:rPr>
          <w:bCs/>
        </w:rPr>
        <w:t xml:space="preserve">, </w:t>
      </w:r>
      <w:proofErr w:type="spellStart"/>
      <w:r w:rsidRPr="00471C87">
        <w:rPr>
          <w:bCs/>
        </w:rPr>
        <w:t>đánh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giá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được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mô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tả</w:t>
      </w:r>
      <w:proofErr w:type="spellEnd"/>
      <w:r w:rsidRPr="00471C87">
        <w:rPr>
          <w:bCs/>
        </w:rPr>
        <w:t xml:space="preserve"> chi </w:t>
      </w:r>
      <w:proofErr w:type="spellStart"/>
      <w:r w:rsidRPr="00471C87">
        <w:rPr>
          <w:bCs/>
        </w:rPr>
        <w:t>tiết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để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đảm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bảo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khả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năng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tái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lập</w:t>
      </w:r>
      <w:proofErr w:type="spellEnd"/>
      <w:r w:rsidRPr="00471C87">
        <w:rPr>
          <w:bCs/>
        </w:rPr>
        <w:t xml:space="preserve">. </w:t>
      </w:r>
      <w:proofErr w:type="spellStart"/>
      <w:r w:rsidRPr="00471C87">
        <w:rPr>
          <w:bCs/>
        </w:rPr>
        <w:t>Kết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quả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thực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nghiệm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cho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thấy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mỗi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mô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hình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có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ưu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điểm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và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hạn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chế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riêng</w:t>
      </w:r>
      <w:proofErr w:type="spellEnd"/>
      <w:r w:rsidRPr="00471C87">
        <w:rPr>
          <w:bCs/>
        </w:rPr>
        <w:t xml:space="preserve">, </w:t>
      </w:r>
      <w:proofErr w:type="spellStart"/>
      <w:r w:rsidRPr="00471C87">
        <w:rPr>
          <w:bCs/>
        </w:rPr>
        <w:t>phù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hợp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với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các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kịch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bản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dự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đoán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khác</w:t>
      </w:r>
      <w:proofErr w:type="spellEnd"/>
      <w:r w:rsidRPr="00471C87">
        <w:rPr>
          <w:bCs/>
        </w:rPr>
        <w:t xml:space="preserve"> </w:t>
      </w:r>
      <w:proofErr w:type="spellStart"/>
      <w:r w:rsidRPr="00471C87">
        <w:rPr>
          <w:bCs/>
        </w:rPr>
        <w:t>nhau</w:t>
      </w:r>
      <w:proofErr w:type="spellEnd"/>
      <w:r w:rsidRPr="00471C87">
        <w:rPr>
          <w:bCs/>
        </w:rPr>
        <w:t>.</w:t>
      </w:r>
    </w:p>
    <w:p w14:paraId="1E364B1F" w14:textId="77777777" w:rsidR="00312B62" w:rsidRPr="00312B62" w:rsidRDefault="00312B62" w:rsidP="00BB7E6E">
      <w:pPr>
        <w:jc w:val="center"/>
        <w:rPr>
          <w:b/>
        </w:rPr>
      </w:pPr>
    </w:p>
    <w:p w14:paraId="4A969A8E" w14:textId="77777777" w:rsidR="005D39AA" w:rsidRPr="00FC0CD3" w:rsidRDefault="005D39AA" w:rsidP="00353495">
      <w:pPr>
        <w:pStyle w:val="1-phan"/>
        <w:numPr>
          <w:ilvl w:val="0"/>
          <w:numId w:val="0"/>
        </w:numPr>
        <w:jc w:val="center"/>
        <w:rPr>
          <w:lang w:val="vi-VN"/>
        </w:rPr>
        <w:sectPr w:rsidR="005D39AA" w:rsidRPr="00FC0CD3" w:rsidSect="00BB7E6E">
          <w:type w:val="continuous"/>
          <w:pgSz w:w="11909" w:h="16834" w:code="9"/>
          <w:pgMar w:top="1134" w:right="1134" w:bottom="1134" w:left="1701" w:header="720" w:footer="720" w:gutter="0"/>
          <w:pgBorders w:display="firstPage">
            <w:top w:val="twistedLines1" w:sz="13" w:space="1" w:color="auto"/>
            <w:left w:val="twistedLines1" w:sz="13" w:space="1" w:color="auto"/>
            <w:bottom w:val="twistedLines1" w:sz="13" w:space="1" w:color="auto"/>
            <w:right w:val="twistedLines1" w:sz="13" w:space="1" w:color="auto"/>
          </w:pgBorders>
          <w:cols w:space="720"/>
          <w:docGrid w:linePitch="360"/>
        </w:sectPr>
      </w:pPr>
    </w:p>
    <w:p w14:paraId="16592495" w14:textId="127793F8" w:rsidR="00471C87" w:rsidRDefault="00471C87" w:rsidP="00BB7E6E">
      <w:pPr>
        <w:pStyle w:val="Title"/>
      </w:pPr>
      <w:bookmarkStart w:id="8" w:name="_Toc200307228"/>
      <w:bookmarkStart w:id="9" w:name="_Toc200307084"/>
      <w:proofErr w:type="spellStart"/>
      <w:r>
        <w:lastRenderedPageBreak/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471C87" w14:paraId="1BFF6E4A" w14:textId="77777777" w:rsidTr="00471C87">
        <w:tc>
          <w:tcPr>
            <w:tcW w:w="3020" w:type="dxa"/>
          </w:tcPr>
          <w:p w14:paraId="727E4E53" w14:textId="531BF5C7" w:rsidR="00471C87" w:rsidRDefault="00471C87" w:rsidP="00471C87">
            <w:pPr>
              <w:ind w:firstLine="0"/>
            </w:pPr>
            <w:r>
              <w:t>STT</w:t>
            </w:r>
          </w:p>
        </w:tc>
        <w:tc>
          <w:tcPr>
            <w:tcW w:w="3021" w:type="dxa"/>
          </w:tcPr>
          <w:p w14:paraId="728FAFB9" w14:textId="4EBF9A77" w:rsidR="00471C87" w:rsidRDefault="00471C87" w:rsidP="00471C87">
            <w:pPr>
              <w:ind w:firstLine="0"/>
            </w:pP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</w:p>
        </w:tc>
        <w:tc>
          <w:tcPr>
            <w:tcW w:w="3021" w:type="dxa"/>
          </w:tcPr>
          <w:p w14:paraId="0D5549DD" w14:textId="2CA73DAF" w:rsidR="00471C87" w:rsidRDefault="00471C87" w:rsidP="00471C87">
            <w:pPr>
              <w:ind w:firstLine="0"/>
            </w:pPr>
            <w:proofErr w:type="spellStart"/>
            <w:r>
              <w:t>Nhiệm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</w:tr>
      <w:tr w:rsidR="00471C87" w14:paraId="5ADAC2C3" w14:textId="77777777" w:rsidTr="00471C87">
        <w:tc>
          <w:tcPr>
            <w:tcW w:w="3020" w:type="dxa"/>
          </w:tcPr>
          <w:p w14:paraId="3136DFE8" w14:textId="26F63D2A" w:rsidR="00471C87" w:rsidRDefault="00471C87" w:rsidP="00471C87">
            <w:pPr>
              <w:ind w:firstLine="0"/>
            </w:pPr>
            <w:r>
              <w:t>1</w:t>
            </w:r>
          </w:p>
        </w:tc>
        <w:tc>
          <w:tcPr>
            <w:tcW w:w="3021" w:type="dxa"/>
          </w:tcPr>
          <w:p w14:paraId="213884A6" w14:textId="411C6557" w:rsidR="00471C87" w:rsidRDefault="00471C87" w:rsidP="00471C87">
            <w:pPr>
              <w:ind w:firstLine="0"/>
            </w:pPr>
            <w:r>
              <w:t>Phan Văn Hiếu</w:t>
            </w:r>
          </w:p>
        </w:tc>
        <w:tc>
          <w:tcPr>
            <w:tcW w:w="3021" w:type="dxa"/>
          </w:tcPr>
          <w:p w14:paraId="48B18082" w14:textId="77777777" w:rsidR="00471C87" w:rsidRDefault="00471C87" w:rsidP="00471C87">
            <w:pPr>
              <w:pStyle w:val="ListParagraph"/>
              <w:numPr>
                <w:ilvl w:val="0"/>
                <w:numId w:val="31"/>
              </w:numPr>
              <w:ind w:left="60" w:firstLine="270"/>
            </w:pP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Extreme Gradient Boost (</w:t>
            </w:r>
            <w:proofErr w:type="spellStart"/>
            <w:r>
              <w:t>XGBoost</w:t>
            </w:r>
            <w:proofErr w:type="spellEnd"/>
            <w:r>
              <w:t xml:space="preserve">) </w:t>
            </w:r>
            <w:proofErr w:type="spellStart"/>
            <w:r>
              <w:t>và</w:t>
            </w:r>
            <w:proofErr w:type="spellEnd"/>
            <w:r>
              <w:t xml:space="preserve"> Temporal Fusion </w:t>
            </w:r>
            <w:proofErr w:type="spellStart"/>
            <w:r>
              <w:t>Tranformer</w:t>
            </w:r>
            <w:proofErr w:type="spellEnd"/>
            <w:r>
              <w:t xml:space="preserve"> (TFT).</w:t>
            </w:r>
          </w:p>
          <w:p w14:paraId="1045A515" w14:textId="651FB051" w:rsidR="00471C87" w:rsidRDefault="00471C87" w:rsidP="00BA7296">
            <w:pPr>
              <w:pStyle w:val="ListParagraph"/>
              <w:numPr>
                <w:ilvl w:val="0"/>
                <w:numId w:val="31"/>
              </w:numPr>
              <w:ind w:left="60" w:firstLine="270"/>
            </w:pP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huấn</w:t>
            </w:r>
            <w:proofErr w:type="spellEnd"/>
            <w:r>
              <w:t xml:space="preserve"> </w:t>
            </w:r>
            <w:proofErr w:type="spellStart"/>
            <w:r>
              <w:t>luyện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</w:p>
        </w:tc>
      </w:tr>
      <w:tr w:rsidR="00471C87" w14:paraId="2391B995" w14:textId="77777777" w:rsidTr="00471C87">
        <w:tc>
          <w:tcPr>
            <w:tcW w:w="3020" w:type="dxa"/>
          </w:tcPr>
          <w:p w14:paraId="156E8C28" w14:textId="77777777" w:rsidR="00471C87" w:rsidRDefault="00471C87" w:rsidP="00471C87">
            <w:pPr>
              <w:ind w:firstLine="0"/>
            </w:pPr>
          </w:p>
        </w:tc>
        <w:tc>
          <w:tcPr>
            <w:tcW w:w="3021" w:type="dxa"/>
          </w:tcPr>
          <w:p w14:paraId="4D03A1CA" w14:textId="77777777" w:rsidR="00471C87" w:rsidRDefault="00471C87" w:rsidP="00471C87">
            <w:pPr>
              <w:ind w:firstLine="0"/>
            </w:pPr>
          </w:p>
        </w:tc>
        <w:tc>
          <w:tcPr>
            <w:tcW w:w="3021" w:type="dxa"/>
          </w:tcPr>
          <w:p w14:paraId="1F629242" w14:textId="77777777" w:rsidR="00471C87" w:rsidRDefault="00471C87" w:rsidP="00471C87">
            <w:pPr>
              <w:ind w:firstLine="0"/>
            </w:pPr>
          </w:p>
        </w:tc>
      </w:tr>
      <w:tr w:rsidR="00471C87" w14:paraId="60FDAF37" w14:textId="77777777" w:rsidTr="00471C87">
        <w:tc>
          <w:tcPr>
            <w:tcW w:w="3020" w:type="dxa"/>
          </w:tcPr>
          <w:p w14:paraId="2889472C" w14:textId="77777777" w:rsidR="00471C87" w:rsidRDefault="00471C87" w:rsidP="00471C87">
            <w:pPr>
              <w:ind w:firstLine="0"/>
            </w:pPr>
          </w:p>
        </w:tc>
        <w:tc>
          <w:tcPr>
            <w:tcW w:w="3021" w:type="dxa"/>
          </w:tcPr>
          <w:p w14:paraId="357C25BF" w14:textId="77777777" w:rsidR="00471C87" w:rsidRDefault="00471C87" w:rsidP="00471C87">
            <w:pPr>
              <w:ind w:firstLine="0"/>
            </w:pPr>
          </w:p>
        </w:tc>
        <w:tc>
          <w:tcPr>
            <w:tcW w:w="3021" w:type="dxa"/>
          </w:tcPr>
          <w:p w14:paraId="76C0E427" w14:textId="77777777" w:rsidR="00471C87" w:rsidRDefault="00471C87" w:rsidP="00471C87">
            <w:pPr>
              <w:ind w:firstLine="0"/>
            </w:pPr>
          </w:p>
        </w:tc>
      </w:tr>
    </w:tbl>
    <w:p w14:paraId="596E7014" w14:textId="77777777" w:rsidR="00471C87" w:rsidRPr="00471C87" w:rsidRDefault="00471C87" w:rsidP="00471C87"/>
    <w:p w14:paraId="60900574" w14:textId="77777777" w:rsidR="00471C87" w:rsidRDefault="00471C87">
      <w:pPr>
        <w:spacing w:before="0" w:line="240" w:lineRule="auto"/>
        <w:ind w:firstLine="0"/>
        <w:rPr>
          <w:b/>
          <w:bCs/>
          <w:kern w:val="28"/>
          <w:sz w:val="32"/>
          <w:szCs w:val="32"/>
        </w:rPr>
      </w:pPr>
      <w:r>
        <w:br w:type="page"/>
      </w:r>
    </w:p>
    <w:p w14:paraId="7CC21218" w14:textId="74DD1588" w:rsidR="00496449" w:rsidRDefault="00660F0C" w:rsidP="00BB7E6E">
      <w:pPr>
        <w:pStyle w:val="Title"/>
      </w:pPr>
      <w:r w:rsidRPr="00660F0C">
        <w:lastRenderedPageBreak/>
        <w:t>MỤC LỤC</w:t>
      </w:r>
      <w:bookmarkEnd w:id="8"/>
      <w:bookmarkEnd w:id="9"/>
    </w:p>
    <w:p w14:paraId="6E642FF1" w14:textId="2540A777" w:rsidR="0025635D" w:rsidRDefault="00496449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r>
        <w:fldChar w:fldCharType="begin"/>
      </w:r>
      <w:r>
        <w:instrText xml:space="preserve"> TOC \o "1-3" \h \z \t "1-phan,1,2-LAMA,2,3-MUCNHO,3" </w:instrText>
      </w:r>
      <w:r>
        <w:fldChar w:fldCharType="separate"/>
      </w:r>
      <w:hyperlink w:anchor="_Toc200307227" w:history="1">
        <w:r w:rsidR="0025635D">
          <w:rPr>
            <w:noProof/>
            <w:webHidden/>
          </w:rPr>
          <w:tab/>
        </w:r>
        <w:r w:rsidR="0025635D">
          <w:rPr>
            <w:noProof/>
            <w:webHidden/>
          </w:rPr>
          <w:fldChar w:fldCharType="begin"/>
        </w:r>
        <w:r w:rsidR="0025635D">
          <w:rPr>
            <w:noProof/>
            <w:webHidden/>
          </w:rPr>
          <w:instrText xml:space="preserve"> PAGEREF _Toc200307227 \h </w:instrText>
        </w:r>
        <w:r w:rsidR="0025635D">
          <w:rPr>
            <w:noProof/>
            <w:webHidden/>
          </w:rPr>
        </w:r>
        <w:r w:rsidR="0025635D">
          <w:rPr>
            <w:noProof/>
            <w:webHidden/>
          </w:rPr>
          <w:fldChar w:fldCharType="separate"/>
        </w:r>
        <w:r w:rsidR="0025635D">
          <w:rPr>
            <w:noProof/>
            <w:webHidden/>
          </w:rPr>
          <w:t>1</w:t>
        </w:r>
        <w:r w:rsidR="0025635D">
          <w:rPr>
            <w:noProof/>
            <w:webHidden/>
          </w:rPr>
          <w:fldChar w:fldCharType="end"/>
        </w:r>
      </w:hyperlink>
    </w:p>
    <w:p w14:paraId="14902FC8" w14:textId="15C78707" w:rsidR="0025635D" w:rsidRDefault="0025635D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200307228" w:history="1">
        <w:r w:rsidRPr="005B5688">
          <w:rPr>
            <w:rStyle w:val="Hyperlink"/>
            <w:noProof/>
          </w:rPr>
          <w:t>MỤC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_Toc200307228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A85CF9D" w14:textId="1A9B5398" w:rsidR="0025635D" w:rsidRDefault="0025635D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200307229" w:history="1">
        <w:r w:rsidRPr="005B5688">
          <w:rPr>
            <w:rStyle w:val="Hyperlink"/>
            <w:noProof/>
          </w:rPr>
          <w:t>DANH SÁCH HÌNH VẼ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_Toc200307229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7AB092" w14:textId="3BA395D5" w:rsidR="0025635D" w:rsidRDefault="0025635D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200307230" w:history="1">
        <w:r w:rsidRPr="005B5688">
          <w:rPr>
            <w:rStyle w:val="Hyperlink"/>
            <w:noProof/>
          </w:rPr>
          <w:t>DANH SÁCH BẢNG BIỂU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_Toc200307230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FD4B8AA" w14:textId="62164EE1" w:rsidR="0025635D" w:rsidRDefault="0025635D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200307231" w:history="1">
        <w:r w:rsidRPr="005B5688">
          <w:rPr>
            <w:rStyle w:val="Hyperlink"/>
            <w:noProof/>
          </w:rPr>
          <w:t>DANH SÁCH CÁC TỪ VIẾT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_Toc200307231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BD33B1" w14:textId="11BE29AA" w:rsidR="0025635D" w:rsidRDefault="0025635D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200307232" w:history="1">
        <w:r w:rsidRPr="005B5688">
          <w:rPr>
            <w:rStyle w:val="Hyperlink"/>
            <w:noProof/>
          </w:rPr>
          <w:t>MỞ ĐẦU (GIỚI THIỆU ĐỀ TÀI)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_Toc200307232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B74D04A" w14:textId="0E2F42B6" w:rsidR="0025635D" w:rsidRDefault="0025635D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200307233" w:history="1">
        <w:r w:rsidRPr="005B5688">
          <w:rPr>
            <w:rStyle w:val="Hyperlink"/>
            <w:noProof/>
          </w:rPr>
          <w:t>CHƯƠNG 1. CƠ SỞ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_Toc200307233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676932" w14:textId="2CEC9A76" w:rsidR="0025635D" w:rsidRDefault="0025635D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200307234" w:history="1">
        <w:r w:rsidRPr="005B5688">
          <w:rPr>
            <w:rStyle w:val="Hyperlink"/>
            <w:noProof/>
            <w:lang w:val="vi-VN"/>
          </w:rPr>
          <w:t>CHƯƠNG 2. PHÂN TÍCH THIẾT KẾ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_Toc200307234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93B737E" w14:textId="53E3E616" w:rsidR="0025635D" w:rsidRDefault="0025635D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200307235" w:history="1">
        <w:r w:rsidRPr="005B5688">
          <w:rPr>
            <w:rStyle w:val="Hyperlink"/>
            <w:noProof/>
            <w:lang w:val="vi-VN"/>
          </w:rPr>
          <w:t>CHƯƠNG 3. TRIỂN KHAI VÀ ĐÁNH GIÁ KẾT QUẢ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_Toc200307235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8CA5176" w14:textId="0CFE12CC" w:rsidR="0025635D" w:rsidRDefault="0025635D">
      <w:pPr>
        <w:pStyle w:val="TOC2"/>
        <w:tabs>
          <w:tab w:val="left" w:pos="168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200307236" w:history="1">
        <w:r w:rsidRPr="005B5688">
          <w:rPr>
            <w:rStyle w:val="Hyperlink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ja-JP"/>
            <w14:ligatures w14:val="standardContextual"/>
          </w:rPr>
          <w:tab/>
        </w:r>
        <w:r w:rsidRPr="005B5688">
          <w:rPr>
            <w:rStyle w:val="Hyperlink"/>
            <w:noProof/>
            <w:lang w:val="vi-VN"/>
          </w:rPr>
          <w:t>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_Toc200307236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4A3E78C" w14:textId="1C386FA6" w:rsidR="0025635D" w:rsidRDefault="0025635D">
      <w:pPr>
        <w:pStyle w:val="TOC2"/>
        <w:tabs>
          <w:tab w:val="left" w:pos="168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200307237" w:history="1">
        <w:r w:rsidRPr="005B5688">
          <w:rPr>
            <w:rStyle w:val="Hyperlink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ja-JP"/>
            <w14:ligatures w14:val="standardContextual"/>
          </w:rPr>
          <w:tab/>
        </w:r>
        <w:r w:rsidRPr="005B5688">
          <w:rPr>
            <w:rStyle w:val="Hyperlink"/>
            <w:noProof/>
            <w:lang w:val="vi-VN"/>
          </w:rPr>
          <w:t>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_Toc200307237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EF6AADE" w14:textId="2F7511DD" w:rsidR="0025635D" w:rsidRDefault="0025635D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200307238" w:history="1">
        <w:r w:rsidRPr="005B5688">
          <w:rPr>
            <w:rStyle w:val="Hyperlink"/>
            <w:noProof/>
          </w:rPr>
          <w:t>KẾT LUẬN VÀ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_Toc200307238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805EBA8" w14:textId="2AD8A7A5" w:rsidR="0025635D" w:rsidRDefault="0025635D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200307239" w:history="1">
        <w:r w:rsidRPr="005B5688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_Toc200307239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62E39CF" w14:textId="3C488D7C" w:rsidR="0025635D" w:rsidRDefault="0025635D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200307240" w:history="1">
        <w:r w:rsidRPr="005B5688">
          <w:rPr>
            <w:rStyle w:val="Hyperlink"/>
            <w:noProof/>
            <w:lang w:val="vi-VN"/>
          </w:rPr>
          <w:t xml:space="preserve">[1] </w:t>
        </w:r>
        <w:r w:rsidRPr="005B5688">
          <w:rPr>
            <w:rStyle w:val="Hyperlink"/>
            <w:bCs/>
            <w:noProof/>
            <w:lang w:val="vi-VN"/>
          </w:rPr>
          <w:t>Tên tác giả, Tên tài liệu, Tên nhà xuất bản, năm xuất bản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_Toc200307240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66CB9BB" w14:textId="35D599F8" w:rsidR="0025635D" w:rsidRDefault="0025635D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200307241" w:history="1">
        <w:r w:rsidRPr="005B5688">
          <w:rPr>
            <w:rStyle w:val="Hyperlink"/>
            <w:noProof/>
            <w:lang w:val="vi-VN"/>
          </w:rPr>
          <w:t xml:space="preserve">[2] </w:t>
        </w:r>
        <w:r w:rsidRPr="005B5688">
          <w:rPr>
            <w:rStyle w:val="Hyperlink"/>
            <w:bCs/>
            <w:noProof/>
            <w:lang w:val="vi-VN"/>
          </w:rPr>
          <w:t>Tên chủ sở hữu, Tên bài viết, url, ngày truy cập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_Toc200307241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41DF440" w14:textId="043EB41B" w:rsidR="0025635D" w:rsidRDefault="0025635D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200307242" w:history="1">
        <w:r w:rsidRPr="005B5688">
          <w:rPr>
            <w:rStyle w:val="Hyperlink"/>
            <w:noProof/>
          </w:rPr>
          <w:t>PHỤ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_Toc200307242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87A3723" w14:textId="6C3039BA" w:rsidR="00496449" w:rsidRDefault="00496449" w:rsidP="00496449">
      <w:pPr>
        <w:pStyle w:val="0-NDUNG"/>
      </w:pPr>
      <w:r>
        <w:fldChar w:fldCharType="end"/>
      </w:r>
    </w:p>
    <w:p w14:paraId="53A1FDC0" w14:textId="5631A4F1" w:rsidR="00496449" w:rsidRPr="00496449" w:rsidRDefault="00496449" w:rsidP="00BB7E6E">
      <w:pPr>
        <w:pStyle w:val="Title"/>
      </w:pPr>
      <w:r>
        <w:br w:type="page"/>
      </w:r>
      <w:bookmarkStart w:id="10" w:name="_Toc200307229"/>
      <w:bookmarkStart w:id="11" w:name="_Toc200307085"/>
      <w:r w:rsidR="00BE4834">
        <w:lastRenderedPageBreak/>
        <w:t xml:space="preserve">DANH </w:t>
      </w:r>
      <w:r w:rsidR="000264D3">
        <w:t>SÁCH</w:t>
      </w:r>
      <w:r w:rsidR="00BE4834">
        <w:t xml:space="preserve"> HÌNH VẼ</w:t>
      </w:r>
      <w:bookmarkEnd w:id="10"/>
      <w:bookmarkEnd w:id="11"/>
    </w:p>
    <w:bookmarkStart w:id="12" w:name="_Hlk90364602"/>
    <w:p w14:paraId="089085E5" w14:textId="77777777" w:rsidR="004935B8" w:rsidRDefault="00496449" w:rsidP="00573B0D">
      <w:pPr>
        <w:pStyle w:val="0-NDUNG"/>
      </w:pPr>
      <w:r>
        <w:fldChar w:fldCharType="begin"/>
      </w:r>
      <w:r>
        <w:instrText xml:space="preserve"> TOC \h \z \t "4-HINH" \c </w:instrText>
      </w:r>
      <w:r>
        <w:fldChar w:fldCharType="separate"/>
      </w:r>
      <w:r w:rsidR="00BE4834">
        <w:rPr>
          <w:noProof/>
        </w:rPr>
        <w:t>No table of figures entries found.</w:t>
      </w:r>
      <w:r>
        <w:fldChar w:fldCharType="end"/>
      </w:r>
      <w:bookmarkEnd w:id="12"/>
    </w:p>
    <w:p w14:paraId="2B6D5F2F" w14:textId="17903DE4" w:rsidR="0015715A" w:rsidRDefault="0015715A" w:rsidP="00573B0D">
      <w:pPr>
        <w:pStyle w:val="0-NDUNG"/>
        <w:rPr>
          <w:highlight w:val="lightGray"/>
        </w:rPr>
      </w:pPr>
    </w:p>
    <w:p w14:paraId="13A309B4" w14:textId="70B808DE" w:rsidR="00285A3B" w:rsidRDefault="00285A3B" w:rsidP="00573B0D">
      <w:pPr>
        <w:pStyle w:val="0-NDUNG"/>
        <w:rPr>
          <w:highlight w:val="lightGray"/>
        </w:rPr>
      </w:pPr>
    </w:p>
    <w:p w14:paraId="5F391B9E" w14:textId="2CE556B0" w:rsidR="00285A3B" w:rsidRDefault="00285A3B" w:rsidP="00573B0D">
      <w:pPr>
        <w:pStyle w:val="0-NDUNG"/>
        <w:rPr>
          <w:highlight w:val="lightGray"/>
        </w:rPr>
      </w:pPr>
    </w:p>
    <w:p w14:paraId="753B730E" w14:textId="04B9C71E" w:rsidR="00285A3B" w:rsidRDefault="00285A3B" w:rsidP="00573B0D">
      <w:pPr>
        <w:pStyle w:val="0-NDUNG"/>
        <w:rPr>
          <w:highlight w:val="lightGray"/>
        </w:rPr>
      </w:pPr>
    </w:p>
    <w:p w14:paraId="66187415" w14:textId="532A2D95" w:rsidR="00285A3B" w:rsidRDefault="00285A3B" w:rsidP="00573B0D">
      <w:pPr>
        <w:pStyle w:val="0-NDUNG"/>
        <w:rPr>
          <w:highlight w:val="lightGray"/>
        </w:rPr>
      </w:pPr>
    </w:p>
    <w:p w14:paraId="142392CF" w14:textId="33C3D555" w:rsidR="00285A3B" w:rsidRDefault="00285A3B" w:rsidP="00573B0D">
      <w:pPr>
        <w:pStyle w:val="0-NDUNG"/>
        <w:rPr>
          <w:highlight w:val="lightGray"/>
        </w:rPr>
      </w:pPr>
    </w:p>
    <w:p w14:paraId="7ADBF850" w14:textId="63D21E7B" w:rsidR="00285A3B" w:rsidRDefault="00285A3B" w:rsidP="00573B0D">
      <w:pPr>
        <w:pStyle w:val="0-NDUNG"/>
        <w:rPr>
          <w:highlight w:val="lightGray"/>
        </w:rPr>
      </w:pPr>
    </w:p>
    <w:p w14:paraId="0EE8339F" w14:textId="7D11138E" w:rsidR="00285A3B" w:rsidRDefault="00285A3B" w:rsidP="00573B0D">
      <w:pPr>
        <w:pStyle w:val="0-NDUNG"/>
        <w:rPr>
          <w:highlight w:val="lightGray"/>
        </w:rPr>
      </w:pPr>
    </w:p>
    <w:p w14:paraId="132822A7" w14:textId="05C62216" w:rsidR="00285A3B" w:rsidRDefault="00285A3B" w:rsidP="00573B0D">
      <w:pPr>
        <w:pStyle w:val="0-NDUNG"/>
        <w:rPr>
          <w:highlight w:val="lightGray"/>
        </w:rPr>
      </w:pPr>
    </w:p>
    <w:p w14:paraId="1D164910" w14:textId="7AFD9E96" w:rsidR="00285A3B" w:rsidRDefault="00285A3B" w:rsidP="00573B0D">
      <w:pPr>
        <w:pStyle w:val="0-NDUNG"/>
        <w:rPr>
          <w:highlight w:val="lightGray"/>
        </w:rPr>
      </w:pPr>
    </w:p>
    <w:p w14:paraId="6EB9CE09" w14:textId="69221EB0" w:rsidR="00285A3B" w:rsidRDefault="00285A3B" w:rsidP="00573B0D">
      <w:pPr>
        <w:pStyle w:val="0-NDUNG"/>
        <w:rPr>
          <w:highlight w:val="lightGray"/>
        </w:rPr>
      </w:pPr>
    </w:p>
    <w:p w14:paraId="5D0023AC" w14:textId="6965603D" w:rsidR="00285A3B" w:rsidRDefault="00285A3B" w:rsidP="00573B0D">
      <w:pPr>
        <w:pStyle w:val="0-NDUNG"/>
        <w:rPr>
          <w:highlight w:val="lightGray"/>
        </w:rPr>
      </w:pPr>
    </w:p>
    <w:p w14:paraId="7129ED6F" w14:textId="70869D07" w:rsidR="00285A3B" w:rsidRDefault="00285A3B" w:rsidP="00573B0D">
      <w:pPr>
        <w:pStyle w:val="0-NDUNG"/>
        <w:rPr>
          <w:highlight w:val="lightGray"/>
        </w:rPr>
      </w:pPr>
    </w:p>
    <w:p w14:paraId="77431059" w14:textId="62D71B71" w:rsidR="00285A3B" w:rsidRDefault="00285A3B" w:rsidP="00573B0D">
      <w:pPr>
        <w:pStyle w:val="0-NDUNG"/>
        <w:rPr>
          <w:highlight w:val="lightGray"/>
        </w:rPr>
      </w:pPr>
    </w:p>
    <w:p w14:paraId="7144BAA7" w14:textId="74B99B7D" w:rsidR="00285A3B" w:rsidRDefault="00285A3B" w:rsidP="00573B0D">
      <w:pPr>
        <w:pStyle w:val="0-NDUNG"/>
        <w:rPr>
          <w:highlight w:val="lightGray"/>
        </w:rPr>
      </w:pPr>
    </w:p>
    <w:p w14:paraId="0F8F104F" w14:textId="7E7170F3" w:rsidR="00285A3B" w:rsidRDefault="00285A3B" w:rsidP="00573B0D">
      <w:pPr>
        <w:pStyle w:val="0-NDUNG"/>
        <w:rPr>
          <w:highlight w:val="lightGray"/>
        </w:rPr>
      </w:pPr>
    </w:p>
    <w:p w14:paraId="61071AB4" w14:textId="6898521D" w:rsidR="00285A3B" w:rsidRDefault="00285A3B" w:rsidP="00573B0D">
      <w:pPr>
        <w:pStyle w:val="0-NDUNG"/>
        <w:rPr>
          <w:highlight w:val="lightGray"/>
        </w:rPr>
      </w:pPr>
    </w:p>
    <w:p w14:paraId="369323DD" w14:textId="45D39C64" w:rsidR="00285A3B" w:rsidRDefault="00285A3B" w:rsidP="00573B0D">
      <w:pPr>
        <w:pStyle w:val="0-NDUNG"/>
        <w:rPr>
          <w:highlight w:val="lightGray"/>
        </w:rPr>
      </w:pPr>
    </w:p>
    <w:p w14:paraId="622390A0" w14:textId="09704456" w:rsidR="00285A3B" w:rsidRDefault="00285A3B" w:rsidP="00573B0D">
      <w:pPr>
        <w:pStyle w:val="0-NDUNG"/>
        <w:rPr>
          <w:highlight w:val="lightGray"/>
        </w:rPr>
      </w:pPr>
    </w:p>
    <w:p w14:paraId="32FA5489" w14:textId="4889D593" w:rsidR="00285A3B" w:rsidRDefault="00285A3B" w:rsidP="00573B0D">
      <w:pPr>
        <w:pStyle w:val="0-NDUNG"/>
        <w:rPr>
          <w:highlight w:val="lightGray"/>
        </w:rPr>
      </w:pPr>
    </w:p>
    <w:p w14:paraId="6AD33F04" w14:textId="45257BC2" w:rsidR="00285A3B" w:rsidRDefault="00285A3B" w:rsidP="00573B0D">
      <w:pPr>
        <w:pStyle w:val="0-NDUNG"/>
        <w:rPr>
          <w:highlight w:val="lightGray"/>
        </w:rPr>
      </w:pPr>
    </w:p>
    <w:p w14:paraId="4A098C54" w14:textId="6B595DF6" w:rsidR="00285A3B" w:rsidRDefault="00285A3B" w:rsidP="00573B0D">
      <w:pPr>
        <w:pStyle w:val="0-NDUNG"/>
        <w:rPr>
          <w:highlight w:val="lightGray"/>
        </w:rPr>
      </w:pPr>
    </w:p>
    <w:p w14:paraId="5E769256" w14:textId="05D8E3B5" w:rsidR="00285A3B" w:rsidRDefault="00285A3B" w:rsidP="00573B0D">
      <w:pPr>
        <w:pStyle w:val="0-NDUNG"/>
        <w:rPr>
          <w:highlight w:val="lightGray"/>
        </w:rPr>
      </w:pPr>
    </w:p>
    <w:p w14:paraId="2E473183" w14:textId="77777777" w:rsidR="00285A3B" w:rsidRDefault="00285A3B" w:rsidP="00285A3B">
      <w:pPr>
        <w:pStyle w:val="Title"/>
      </w:pPr>
    </w:p>
    <w:p w14:paraId="48D195CF" w14:textId="77777777" w:rsidR="000264D3" w:rsidRPr="00C1300A" w:rsidRDefault="000264D3" w:rsidP="00C1300A">
      <w:pPr>
        <w:ind w:left="567" w:firstLine="0"/>
      </w:pPr>
    </w:p>
    <w:p w14:paraId="1D87A38F" w14:textId="4034BB5C" w:rsidR="00285A3B" w:rsidRDefault="00285A3B" w:rsidP="00285A3B">
      <w:pPr>
        <w:pStyle w:val="Title"/>
      </w:pPr>
      <w:bookmarkStart w:id="13" w:name="_Toc200307230"/>
      <w:bookmarkStart w:id="14" w:name="_Toc200307086"/>
      <w:r w:rsidRPr="00285A3B">
        <w:t xml:space="preserve">DANH </w:t>
      </w:r>
      <w:r w:rsidR="000264D3">
        <w:t>SÁCH</w:t>
      </w:r>
      <w:r w:rsidRPr="00285A3B">
        <w:t xml:space="preserve"> BẢNG BIỂU</w:t>
      </w:r>
      <w:bookmarkEnd w:id="13"/>
      <w:bookmarkEnd w:id="14"/>
    </w:p>
    <w:p w14:paraId="1DD9D978" w14:textId="31E0F116" w:rsidR="00285A3B" w:rsidRDefault="00285A3B" w:rsidP="00285A3B">
      <w:r>
        <w:fldChar w:fldCharType="begin"/>
      </w:r>
      <w:r>
        <w:instrText>TOC \h \z \t "4-HINH" \c</w:instrText>
      </w:r>
      <w:r>
        <w:fldChar w:fldCharType="separate"/>
      </w:r>
      <w:r>
        <w:rPr>
          <w:noProof/>
        </w:rPr>
        <w:t>No table of table entries found.</w:t>
      </w:r>
      <w:r>
        <w:fldChar w:fldCharType="end"/>
      </w:r>
    </w:p>
    <w:p w14:paraId="729EF1EE" w14:textId="02C1FD09" w:rsidR="000264D3" w:rsidRPr="00285A3B" w:rsidRDefault="000264D3" w:rsidP="000264D3"/>
    <w:p w14:paraId="274D32C8" w14:textId="77777777" w:rsidR="000264D3" w:rsidRPr="00C1300A" w:rsidRDefault="000264D3" w:rsidP="00C1300A">
      <w:pPr>
        <w:ind w:left="567" w:firstLine="0"/>
      </w:pPr>
      <w:r>
        <w:rPr>
          <w:highlight w:val="lightGray"/>
        </w:rPr>
        <w:br w:type="page"/>
      </w:r>
    </w:p>
    <w:p w14:paraId="42555372" w14:textId="7B077553" w:rsidR="000264D3" w:rsidRPr="000264D3" w:rsidRDefault="000264D3" w:rsidP="000264D3">
      <w:pPr>
        <w:pStyle w:val="Title"/>
      </w:pPr>
      <w:bookmarkStart w:id="15" w:name="_Toc200307231"/>
      <w:bookmarkStart w:id="16" w:name="_Toc200307087"/>
      <w:r w:rsidRPr="000264D3">
        <w:lastRenderedPageBreak/>
        <w:t>DANH SÁCH CÁC TỪ VIẾT TẮT</w:t>
      </w:r>
      <w:bookmarkEnd w:id="15"/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71C87" w14:paraId="6B757DAD" w14:textId="77777777" w:rsidTr="00471C87">
        <w:tc>
          <w:tcPr>
            <w:tcW w:w="4531" w:type="dxa"/>
          </w:tcPr>
          <w:p w14:paraId="59899D18" w14:textId="5ADC80A2" w:rsidR="00471C87" w:rsidRDefault="00471C87" w:rsidP="000264D3">
            <w:pPr>
              <w:ind w:firstLine="0"/>
              <w:rPr>
                <w:highlight w:val="lightGray"/>
              </w:rPr>
            </w:pPr>
            <w:r>
              <w:rPr>
                <w:highlight w:val="lightGray"/>
              </w:rPr>
              <w:t>ML</w:t>
            </w:r>
          </w:p>
        </w:tc>
        <w:tc>
          <w:tcPr>
            <w:tcW w:w="4531" w:type="dxa"/>
          </w:tcPr>
          <w:p w14:paraId="0F5C8560" w14:textId="0EBA5B35" w:rsidR="00471C87" w:rsidRDefault="00471C87" w:rsidP="000264D3">
            <w:pPr>
              <w:ind w:firstLine="0"/>
              <w:rPr>
                <w:highlight w:val="lightGray"/>
              </w:rPr>
            </w:pPr>
            <w:r>
              <w:rPr>
                <w:highlight w:val="lightGray"/>
              </w:rPr>
              <w:t>Machine learning</w:t>
            </w:r>
          </w:p>
        </w:tc>
      </w:tr>
      <w:tr w:rsidR="00471C87" w14:paraId="6639ECC8" w14:textId="77777777" w:rsidTr="00471C87">
        <w:tc>
          <w:tcPr>
            <w:tcW w:w="4531" w:type="dxa"/>
          </w:tcPr>
          <w:p w14:paraId="156352D5" w14:textId="0B4D4C72" w:rsidR="00471C87" w:rsidRDefault="00471C87" w:rsidP="000264D3">
            <w:pPr>
              <w:ind w:firstLine="0"/>
              <w:rPr>
                <w:highlight w:val="lightGray"/>
              </w:rPr>
            </w:pPr>
            <w:r>
              <w:rPr>
                <w:highlight w:val="lightGray"/>
              </w:rPr>
              <w:t>DL</w:t>
            </w:r>
          </w:p>
        </w:tc>
        <w:tc>
          <w:tcPr>
            <w:tcW w:w="4531" w:type="dxa"/>
          </w:tcPr>
          <w:p w14:paraId="1E6D67F5" w14:textId="3F20AC9B" w:rsidR="00471C87" w:rsidRDefault="00471C87" w:rsidP="000264D3">
            <w:pPr>
              <w:ind w:firstLine="0"/>
              <w:rPr>
                <w:highlight w:val="lightGray"/>
              </w:rPr>
            </w:pPr>
            <w:r>
              <w:rPr>
                <w:highlight w:val="lightGray"/>
              </w:rPr>
              <w:t>Deep learning</w:t>
            </w:r>
          </w:p>
        </w:tc>
      </w:tr>
      <w:tr w:rsidR="00471C87" w14:paraId="3E2CEE10" w14:textId="77777777" w:rsidTr="00471C87">
        <w:tc>
          <w:tcPr>
            <w:tcW w:w="4531" w:type="dxa"/>
          </w:tcPr>
          <w:p w14:paraId="573D9922" w14:textId="301E4791" w:rsidR="00471C87" w:rsidRDefault="00471C87" w:rsidP="000264D3">
            <w:pPr>
              <w:ind w:firstLine="0"/>
              <w:rPr>
                <w:highlight w:val="lightGray"/>
              </w:rPr>
            </w:pPr>
            <w:r>
              <w:rPr>
                <w:highlight w:val="lightGray"/>
              </w:rPr>
              <w:t>TFT</w:t>
            </w:r>
          </w:p>
        </w:tc>
        <w:tc>
          <w:tcPr>
            <w:tcW w:w="4531" w:type="dxa"/>
          </w:tcPr>
          <w:p w14:paraId="71289D71" w14:textId="5135D650" w:rsidR="00471C87" w:rsidRDefault="00471C87" w:rsidP="000264D3">
            <w:pPr>
              <w:ind w:firstLine="0"/>
              <w:rPr>
                <w:highlight w:val="lightGray"/>
              </w:rPr>
            </w:pPr>
            <w:r>
              <w:rPr>
                <w:highlight w:val="lightGray"/>
              </w:rPr>
              <w:t>Temporal Fusion Transformer</w:t>
            </w:r>
          </w:p>
        </w:tc>
      </w:tr>
      <w:tr w:rsidR="00471C87" w14:paraId="064FAB30" w14:textId="77777777" w:rsidTr="00471C87">
        <w:tc>
          <w:tcPr>
            <w:tcW w:w="4531" w:type="dxa"/>
          </w:tcPr>
          <w:p w14:paraId="5CB5B8F2" w14:textId="4B45F7ED" w:rsidR="00471C87" w:rsidRDefault="00471C87" w:rsidP="000264D3">
            <w:pPr>
              <w:ind w:firstLine="0"/>
              <w:rPr>
                <w:highlight w:val="lightGray"/>
              </w:rPr>
            </w:pPr>
            <w:proofErr w:type="spellStart"/>
            <w:r>
              <w:rPr>
                <w:highlight w:val="lightGray"/>
              </w:rPr>
              <w:t>XGBoost</w:t>
            </w:r>
            <w:proofErr w:type="spellEnd"/>
          </w:p>
        </w:tc>
        <w:tc>
          <w:tcPr>
            <w:tcW w:w="4531" w:type="dxa"/>
          </w:tcPr>
          <w:p w14:paraId="428513A6" w14:textId="76D26EC0" w:rsidR="00471C87" w:rsidRDefault="00471C87" w:rsidP="000264D3">
            <w:pPr>
              <w:ind w:firstLine="0"/>
              <w:rPr>
                <w:highlight w:val="lightGray"/>
              </w:rPr>
            </w:pPr>
            <w:r>
              <w:rPr>
                <w:highlight w:val="lightGray"/>
              </w:rPr>
              <w:t>Extreme Gradient Boost</w:t>
            </w:r>
          </w:p>
        </w:tc>
      </w:tr>
      <w:tr w:rsidR="00471C87" w14:paraId="7311447E" w14:textId="77777777" w:rsidTr="00471C87">
        <w:tc>
          <w:tcPr>
            <w:tcW w:w="4531" w:type="dxa"/>
          </w:tcPr>
          <w:p w14:paraId="3D81AA2E" w14:textId="77777777" w:rsidR="00471C87" w:rsidRDefault="00471C87" w:rsidP="000264D3">
            <w:pPr>
              <w:ind w:firstLine="0"/>
              <w:rPr>
                <w:b/>
                <w:bCs/>
                <w:caps/>
                <w:highlight w:val="lightGray"/>
              </w:rPr>
            </w:pPr>
            <w:r w:rsidRPr="00471C87">
              <w:rPr>
                <w:highlight w:val="lightGray"/>
              </w:rPr>
              <w:t>RMSE</w:t>
            </w:r>
          </w:p>
          <w:p w14:paraId="396708C9" w14:textId="2056D7B8" w:rsidR="00471C87" w:rsidRDefault="00471C87" w:rsidP="000264D3">
            <w:pPr>
              <w:ind w:firstLine="0"/>
              <w:rPr>
                <w:highlight w:val="lightGray"/>
              </w:rPr>
            </w:pPr>
            <w:r>
              <w:rPr>
                <w:highlight w:val="lightGray"/>
              </w:rPr>
              <w:t>MAPE</w:t>
            </w:r>
          </w:p>
        </w:tc>
        <w:tc>
          <w:tcPr>
            <w:tcW w:w="4531" w:type="dxa"/>
          </w:tcPr>
          <w:p w14:paraId="6152670F" w14:textId="77777777" w:rsidR="00471C87" w:rsidRDefault="00471C87" w:rsidP="000264D3">
            <w:pPr>
              <w:ind w:firstLine="0"/>
              <w:rPr>
                <w:highlight w:val="lightGray"/>
              </w:rPr>
            </w:pPr>
            <w:r>
              <w:rPr>
                <w:highlight w:val="lightGray"/>
              </w:rPr>
              <w:t xml:space="preserve">Root mean </w:t>
            </w:r>
            <w:proofErr w:type="spellStart"/>
            <w:r>
              <w:rPr>
                <w:highlight w:val="lightGray"/>
              </w:rPr>
              <w:t>sqare</w:t>
            </w:r>
            <w:proofErr w:type="spellEnd"/>
            <w:r>
              <w:rPr>
                <w:highlight w:val="lightGray"/>
              </w:rPr>
              <w:t xml:space="preserve"> error</w:t>
            </w:r>
          </w:p>
          <w:p w14:paraId="40C8D146" w14:textId="51EDCC5C" w:rsidR="00471C87" w:rsidRDefault="00471C87" w:rsidP="000264D3">
            <w:pPr>
              <w:ind w:firstLine="0"/>
              <w:rPr>
                <w:highlight w:val="lightGray"/>
              </w:rPr>
            </w:pPr>
            <w:r w:rsidRPr="00471C87">
              <w:rPr>
                <w:highlight w:val="lightGray"/>
              </w:rPr>
              <w:t>Mean Absolute Percentage Error</w:t>
            </w:r>
          </w:p>
        </w:tc>
      </w:tr>
    </w:tbl>
    <w:p w14:paraId="38338E42" w14:textId="26C982F7" w:rsidR="000264D3" w:rsidRDefault="004935B8" w:rsidP="000264D3">
      <w:r>
        <w:rPr>
          <w:highlight w:val="lightGray"/>
        </w:rPr>
        <w:br w:type="page"/>
      </w:r>
    </w:p>
    <w:p w14:paraId="7554DAE4" w14:textId="7888616D" w:rsidR="000264D3" w:rsidRDefault="000264D3" w:rsidP="000264D3">
      <w:pPr>
        <w:pStyle w:val="Title"/>
      </w:pPr>
      <w:bookmarkStart w:id="17" w:name="_Toc200307232"/>
      <w:bookmarkStart w:id="18" w:name="_Toc200307088"/>
      <w:r>
        <w:lastRenderedPageBreak/>
        <w:t>MỞ ĐẦU (GIỚI THIỆU ĐỀ TÀI)</w:t>
      </w:r>
      <w:bookmarkEnd w:id="17"/>
      <w:bookmarkEnd w:id="18"/>
    </w:p>
    <w:p w14:paraId="72914455" w14:textId="2F93C307" w:rsidR="000264D3" w:rsidRDefault="00FB12EA" w:rsidP="00FB12EA">
      <w:pPr>
        <w:pStyle w:val="ListParagraph"/>
        <w:numPr>
          <w:ilvl w:val="0"/>
          <w:numId w:val="30"/>
        </w:numPr>
        <w:rPr>
          <w:b/>
          <w:bCs/>
        </w:rPr>
      </w:pPr>
      <w:proofErr w:type="spellStart"/>
      <w:r>
        <w:rPr>
          <w:b/>
          <w:bCs/>
        </w:rPr>
        <w:t>Giới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</w:p>
    <w:p w14:paraId="6DA071C6" w14:textId="771133B0" w:rsidR="00FB12EA" w:rsidRPr="00FB12EA" w:rsidRDefault="00FB12EA" w:rsidP="00FB12EA">
      <w:pPr>
        <w:pStyle w:val="ListParagraph"/>
        <w:numPr>
          <w:ilvl w:val="1"/>
          <w:numId w:val="30"/>
        </w:numPr>
        <w:rPr>
          <w:b/>
          <w:bCs/>
        </w:rPr>
      </w:pP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vấn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</w:p>
    <w:p w14:paraId="13C44134" w14:textId="088040A8" w:rsidR="00771AFE" w:rsidRDefault="00771AFE" w:rsidP="000264D3">
      <w:pPr>
        <w:ind w:firstLine="0"/>
      </w:pPr>
      <w:r>
        <w:tab/>
      </w:r>
      <w:proofErr w:type="spellStart"/>
      <w:r>
        <w:t>Thời</w:t>
      </w:r>
      <w:proofErr w:type="spellEnd"/>
      <w:r>
        <w:t xml:space="preserve"> xa </w:t>
      </w:r>
      <w:proofErr w:type="spellStart"/>
      <w:r>
        <w:t>xưa</w:t>
      </w:r>
      <w:proofErr w:type="spellEnd"/>
      <w:r>
        <w:t xml:space="preserve"> cha </w:t>
      </w:r>
      <w:proofErr w:type="spellStart"/>
      <w:r>
        <w:t>ông</w:t>
      </w:r>
      <w:proofErr w:type="spellEnd"/>
      <w:r>
        <w:t xml:space="preserve">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lâm</w:t>
      </w:r>
      <w:proofErr w:type="spellEnd"/>
      <w:r>
        <w:t xml:space="preserve"> </w:t>
      </w:r>
      <w:proofErr w:type="spellStart"/>
      <w:r>
        <w:t>ngư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đoan</w:t>
      </w:r>
      <w:proofErr w:type="spellEnd"/>
      <w:r>
        <w:t xml:space="preserve"> hay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. </w:t>
      </w:r>
    </w:p>
    <w:p w14:paraId="1D08B95F" w14:textId="25975BC0" w:rsidR="00771AFE" w:rsidRDefault="00771AFE" w:rsidP="000264D3">
      <w:pPr>
        <w:ind w:firstLine="0"/>
      </w:pPr>
      <w:r>
        <w:tab/>
      </w:r>
      <w:proofErr w:type="spellStart"/>
      <w:r w:rsidR="00FB12EA">
        <w:t>Vì</w:t>
      </w:r>
      <w:proofErr w:type="spellEnd"/>
      <w:r w:rsidR="00FB12EA">
        <w:t xml:space="preserve"> </w:t>
      </w:r>
      <w:proofErr w:type="spellStart"/>
      <w:r w:rsidR="00FB12EA">
        <w:t>vậy</w:t>
      </w:r>
      <w:proofErr w:type="spellEnd"/>
      <w:r w:rsidR="00FB12EA">
        <w:t xml:space="preserve">, </w:t>
      </w:r>
      <w:proofErr w:type="spellStart"/>
      <w:r w:rsidR="00FB12EA">
        <w:t>chúng</w:t>
      </w:r>
      <w:proofErr w:type="spellEnd"/>
      <w:r w:rsidR="00FB12EA">
        <w:t xml:space="preserve"> </w:t>
      </w:r>
      <w:proofErr w:type="spellStart"/>
      <w:r w:rsidR="00FB12EA">
        <w:t>em</w:t>
      </w:r>
      <w:proofErr w:type="spellEnd"/>
      <w:r w:rsidR="00FB12EA">
        <w:t xml:space="preserve"> </w:t>
      </w:r>
      <w:proofErr w:type="spellStart"/>
      <w:r w:rsidR="00FB12EA">
        <w:t>đã</w:t>
      </w:r>
      <w:proofErr w:type="spellEnd"/>
      <w:r w:rsidR="00FB12EA">
        <w:t xml:space="preserve"> </w:t>
      </w:r>
      <w:proofErr w:type="spellStart"/>
      <w:r w:rsidR="00FB12EA">
        <w:t>áp</w:t>
      </w:r>
      <w:proofErr w:type="spellEnd"/>
      <w:r w:rsidR="00FB12EA">
        <w:t xml:space="preserve"> </w:t>
      </w:r>
      <w:proofErr w:type="spellStart"/>
      <w:r w:rsidR="00FB12EA">
        <w:t>dụng</w:t>
      </w:r>
      <w:proofErr w:type="spellEnd"/>
      <w:r w:rsidR="00FB12EA">
        <w:t xml:space="preserve"> khoa </w:t>
      </w:r>
      <w:proofErr w:type="spellStart"/>
      <w:r w:rsidR="00FB12EA">
        <w:t>học</w:t>
      </w:r>
      <w:proofErr w:type="spellEnd"/>
      <w:r w:rsidR="00FB12EA">
        <w:t xml:space="preserve"> </w:t>
      </w:r>
      <w:proofErr w:type="spellStart"/>
      <w:r w:rsidR="00FB12EA">
        <w:t>công</w:t>
      </w:r>
      <w:proofErr w:type="spellEnd"/>
      <w:r w:rsidR="00FB12EA">
        <w:t xml:space="preserve"> </w:t>
      </w:r>
      <w:proofErr w:type="spellStart"/>
      <w:r w:rsidR="00FB12EA">
        <w:t>nghệ</w:t>
      </w:r>
      <w:proofErr w:type="spellEnd"/>
      <w:r w:rsidR="00FB12EA">
        <w:t xml:space="preserve"> </w:t>
      </w:r>
      <w:proofErr w:type="spellStart"/>
      <w:r w:rsidR="00FB12EA">
        <w:t>thông</w:t>
      </w:r>
      <w:proofErr w:type="spellEnd"/>
      <w:r w:rsidR="00FB12EA">
        <w:t xml:space="preserve"> tin, </w:t>
      </w:r>
      <w:proofErr w:type="spellStart"/>
      <w:r w:rsidR="00FB12EA">
        <w:t>đồng</w:t>
      </w:r>
      <w:proofErr w:type="spellEnd"/>
      <w:r w:rsidR="00FB12EA">
        <w:t xml:space="preserve"> </w:t>
      </w:r>
      <w:proofErr w:type="spellStart"/>
      <w:r w:rsidR="00FB12EA">
        <w:t>thời</w:t>
      </w:r>
      <w:proofErr w:type="spellEnd"/>
      <w:r w:rsidR="00FB12EA">
        <w:t xml:space="preserve"> </w:t>
      </w:r>
      <w:proofErr w:type="spellStart"/>
      <w:r w:rsidR="00FB12EA">
        <w:t>các</w:t>
      </w:r>
      <w:proofErr w:type="spellEnd"/>
      <w:r w:rsidR="00FB12EA">
        <w:t xml:space="preserve"> model AI </w:t>
      </w:r>
      <w:proofErr w:type="spellStart"/>
      <w:r w:rsidR="00FB12EA">
        <w:t>mạnh</w:t>
      </w:r>
      <w:proofErr w:type="spellEnd"/>
      <w:r w:rsidR="00FB12EA">
        <w:t xml:space="preserve"> </w:t>
      </w:r>
      <w:proofErr w:type="spellStart"/>
      <w:r w:rsidR="00FB12EA">
        <w:t>mẽ</w:t>
      </w:r>
      <w:proofErr w:type="spellEnd"/>
      <w:r w:rsidR="00FB12EA">
        <w:t xml:space="preserve"> </w:t>
      </w:r>
      <w:proofErr w:type="spellStart"/>
      <w:r w:rsidR="00FB12EA">
        <w:t>có</w:t>
      </w:r>
      <w:proofErr w:type="spellEnd"/>
      <w:r w:rsidR="00FB12EA">
        <w:t xml:space="preserve"> </w:t>
      </w:r>
      <w:proofErr w:type="spellStart"/>
      <w:r w:rsidR="00FB12EA">
        <w:t>khả</w:t>
      </w:r>
      <w:proofErr w:type="spellEnd"/>
      <w:r w:rsidR="00FB12EA">
        <w:t xml:space="preserve"> </w:t>
      </w:r>
      <w:proofErr w:type="spellStart"/>
      <w:r w:rsidR="00FB12EA">
        <w:t>năng</w:t>
      </w:r>
      <w:proofErr w:type="spellEnd"/>
      <w:r w:rsidR="00FB12EA">
        <w:t xml:space="preserve"> </w:t>
      </w:r>
      <w:proofErr w:type="spellStart"/>
      <w:r w:rsidR="00FB12EA">
        <w:t>dự</w:t>
      </w:r>
      <w:proofErr w:type="spellEnd"/>
      <w:r w:rsidR="00FB12EA">
        <w:t xml:space="preserve"> </w:t>
      </w:r>
      <w:proofErr w:type="spellStart"/>
      <w:r w:rsidR="00FB12EA">
        <w:t>đoán</w:t>
      </w:r>
      <w:proofErr w:type="spellEnd"/>
      <w:r w:rsidR="00FB12EA">
        <w:t xml:space="preserve"> </w:t>
      </w:r>
      <w:proofErr w:type="spellStart"/>
      <w:r w:rsidR="00FB12EA">
        <w:t>chính</w:t>
      </w:r>
      <w:proofErr w:type="spellEnd"/>
      <w:r w:rsidR="00FB12EA">
        <w:t xml:space="preserve"> </w:t>
      </w:r>
      <w:proofErr w:type="spellStart"/>
      <w:r w:rsidR="00FB12EA">
        <w:t>xác</w:t>
      </w:r>
      <w:proofErr w:type="spellEnd"/>
      <w:r w:rsidR="00FB12EA">
        <w:t xml:space="preserve"> </w:t>
      </w:r>
      <w:proofErr w:type="spellStart"/>
      <w:r w:rsidR="00FB12EA">
        <w:t>là</w:t>
      </w:r>
      <w:proofErr w:type="spellEnd"/>
      <w:r w:rsidR="00FB12EA">
        <w:t xml:space="preserve"> </w:t>
      </w:r>
      <w:proofErr w:type="spellStart"/>
      <w:r w:rsidR="00FB12EA">
        <w:t>vô</w:t>
      </w:r>
      <w:proofErr w:type="spellEnd"/>
      <w:r w:rsidR="00FB12EA">
        <w:t xml:space="preserve"> </w:t>
      </w:r>
      <w:proofErr w:type="spellStart"/>
      <w:r w:rsidR="00FB12EA">
        <w:t>cùng</w:t>
      </w:r>
      <w:proofErr w:type="spellEnd"/>
      <w:r w:rsidR="00FB12EA">
        <w:t xml:space="preserve"> </w:t>
      </w:r>
      <w:proofErr w:type="spellStart"/>
      <w:r w:rsidR="00FB12EA">
        <w:t>thiết</w:t>
      </w:r>
      <w:proofErr w:type="spellEnd"/>
      <w:r w:rsidR="00FB12EA">
        <w:t xml:space="preserve"> </w:t>
      </w:r>
      <w:proofErr w:type="spellStart"/>
      <w:r w:rsidR="00FB12EA">
        <w:t>thực</w:t>
      </w:r>
      <w:proofErr w:type="spellEnd"/>
      <w:r w:rsidR="00FB12EA">
        <w:t xml:space="preserve">. </w:t>
      </w:r>
      <w:proofErr w:type="spellStart"/>
      <w:r w:rsidR="00FB12EA">
        <w:t>Từ</w:t>
      </w:r>
      <w:proofErr w:type="spellEnd"/>
      <w:r w:rsidR="00FB12EA">
        <w:t xml:space="preserve"> </w:t>
      </w:r>
      <w:proofErr w:type="spellStart"/>
      <w:r w:rsidR="00FB12EA">
        <w:t>những</w:t>
      </w:r>
      <w:proofErr w:type="spellEnd"/>
      <w:r w:rsidR="00FB12EA">
        <w:t xml:space="preserve"> </w:t>
      </w:r>
      <w:proofErr w:type="spellStart"/>
      <w:r w:rsidR="00FB12EA">
        <w:t>dấu</w:t>
      </w:r>
      <w:proofErr w:type="spellEnd"/>
      <w:r w:rsidR="00FB12EA">
        <w:t xml:space="preserve"> </w:t>
      </w:r>
      <w:proofErr w:type="spellStart"/>
      <w:r w:rsidR="00FB12EA">
        <w:t>hiệu</w:t>
      </w:r>
      <w:proofErr w:type="spellEnd"/>
      <w:r w:rsidR="00FB12EA">
        <w:t xml:space="preserve"> </w:t>
      </w:r>
      <w:proofErr w:type="spellStart"/>
      <w:r w:rsidR="00FB12EA">
        <w:t>của</w:t>
      </w:r>
      <w:proofErr w:type="spellEnd"/>
      <w:r w:rsidR="00FB12EA">
        <w:t xml:space="preserve"> </w:t>
      </w:r>
      <w:proofErr w:type="spellStart"/>
      <w:r w:rsidR="00FB12EA">
        <w:t>thời</w:t>
      </w:r>
      <w:proofErr w:type="spellEnd"/>
      <w:r w:rsidR="00FB12EA">
        <w:t xml:space="preserve"> </w:t>
      </w:r>
      <w:proofErr w:type="spellStart"/>
      <w:r w:rsidR="00FB12EA">
        <w:t>tiết</w:t>
      </w:r>
      <w:proofErr w:type="spellEnd"/>
      <w:r w:rsidR="00FB12EA">
        <w:t xml:space="preserve"> </w:t>
      </w:r>
      <w:proofErr w:type="spellStart"/>
      <w:r w:rsidR="00FB12EA">
        <w:t>như</w:t>
      </w:r>
      <w:proofErr w:type="spellEnd"/>
      <w:r w:rsidR="00FB12EA">
        <w:t xml:space="preserve"> </w:t>
      </w:r>
      <w:proofErr w:type="spellStart"/>
      <w:r w:rsidR="00FB12EA">
        <w:t>nhiệt</w:t>
      </w:r>
      <w:proofErr w:type="spellEnd"/>
      <w:r w:rsidR="00FB12EA">
        <w:t xml:space="preserve"> </w:t>
      </w:r>
      <w:proofErr w:type="spellStart"/>
      <w:r w:rsidR="00FB12EA">
        <w:t>độ</w:t>
      </w:r>
      <w:proofErr w:type="spellEnd"/>
      <w:r w:rsidR="00FB12EA">
        <w:t xml:space="preserve">, </w:t>
      </w:r>
      <w:proofErr w:type="spellStart"/>
      <w:r w:rsidR="00FB12EA">
        <w:t>độ</w:t>
      </w:r>
      <w:proofErr w:type="spellEnd"/>
      <w:r w:rsidR="00FB12EA">
        <w:t xml:space="preserve"> </w:t>
      </w:r>
      <w:proofErr w:type="spellStart"/>
      <w:r w:rsidR="00FB12EA">
        <w:t>ẩm</w:t>
      </w:r>
      <w:proofErr w:type="spellEnd"/>
      <w:r w:rsidR="00FB12EA">
        <w:t xml:space="preserve">, </w:t>
      </w:r>
      <w:proofErr w:type="spellStart"/>
      <w:r w:rsidR="00FB12EA">
        <w:t>độ</w:t>
      </w:r>
      <w:proofErr w:type="spellEnd"/>
      <w:r w:rsidR="00FB12EA">
        <w:t xml:space="preserve"> </w:t>
      </w:r>
      <w:proofErr w:type="spellStart"/>
      <w:r w:rsidR="00FB12EA">
        <w:t>che</w:t>
      </w:r>
      <w:proofErr w:type="spellEnd"/>
      <w:r w:rsidR="00FB12EA">
        <w:t xml:space="preserve"> </w:t>
      </w:r>
      <w:proofErr w:type="spellStart"/>
      <w:r w:rsidR="00FB12EA">
        <w:t>phủ</w:t>
      </w:r>
      <w:proofErr w:type="spellEnd"/>
      <w:r w:rsidR="00FB12EA">
        <w:t xml:space="preserve"> </w:t>
      </w:r>
      <w:proofErr w:type="spellStart"/>
      <w:proofErr w:type="gramStart"/>
      <w:r w:rsidR="00FB12EA">
        <w:t>mây</w:t>
      </w:r>
      <w:proofErr w:type="spellEnd"/>
      <w:r w:rsidR="00FB12EA">
        <w:t>,…</w:t>
      </w:r>
      <w:proofErr w:type="gramEnd"/>
      <w:r w:rsidR="00FB12EA">
        <w:t xml:space="preserve"> </w:t>
      </w:r>
      <w:proofErr w:type="spellStart"/>
      <w:r w:rsidR="00FB12EA">
        <w:t>từ</w:t>
      </w:r>
      <w:proofErr w:type="spellEnd"/>
      <w:r w:rsidR="00FB12EA">
        <w:t xml:space="preserve"> </w:t>
      </w:r>
      <w:proofErr w:type="spellStart"/>
      <w:r w:rsidR="00FB12EA">
        <w:t>đó</w:t>
      </w:r>
      <w:proofErr w:type="spellEnd"/>
      <w:r w:rsidR="00FB12EA">
        <w:t xml:space="preserve"> </w:t>
      </w:r>
      <w:proofErr w:type="spellStart"/>
      <w:r w:rsidR="00FB12EA">
        <w:t>chúng</w:t>
      </w:r>
      <w:proofErr w:type="spellEnd"/>
      <w:r w:rsidR="00FB12EA">
        <w:t xml:space="preserve"> ta </w:t>
      </w:r>
      <w:proofErr w:type="spellStart"/>
      <w:r w:rsidR="00FB12EA">
        <w:t>có</w:t>
      </w:r>
      <w:proofErr w:type="spellEnd"/>
      <w:r w:rsidR="00FB12EA">
        <w:t xml:space="preserve"> </w:t>
      </w:r>
      <w:proofErr w:type="spellStart"/>
      <w:r w:rsidR="00FB12EA">
        <w:t>thể</w:t>
      </w:r>
      <w:proofErr w:type="spellEnd"/>
      <w:r w:rsidR="00FB12EA">
        <w:t xml:space="preserve"> </w:t>
      </w:r>
      <w:proofErr w:type="spellStart"/>
      <w:r w:rsidR="00FB12EA">
        <w:t>tìm</w:t>
      </w:r>
      <w:proofErr w:type="spellEnd"/>
      <w:r w:rsidR="00FB12EA">
        <w:t xml:space="preserve"> </w:t>
      </w:r>
      <w:proofErr w:type="spellStart"/>
      <w:r w:rsidR="00FB12EA">
        <w:t>được</w:t>
      </w:r>
      <w:proofErr w:type="spellEnd"/>
      <w:r w:rsidR="00FB12EA">
        <w:t xml:space="preserve"> </w:t>
      </w:r>
      <w:proofErr w:type="spellStart"/>
      <w:r w:rsidR="00FB12EA">
        <w:t>những</w:t>
      </w:r>
      <w:proofErr w:type="spellEnd"/>
      <w:r w:rsidR="00FB12EA">
        <w:t xml:space="preserve"> </w:t>
      </w:r>
      <w:proofErr w:type="spellStart"/>
      <w:r w:rsidR="00FB12EA">
        <w:t>quy</w:t>
      </w:r>
      <w:proofErr w:type="spellEnd"/>
      <w:r w:rsidR="00FB12EA">
        <w:t xml:space="preserve"> </w:t>
      </w:r>
      <w:proofErr w:type="spellStart"/>
      <w:r w:rsidR="00FB12EA">
        <w:t>luật</w:t>
      </w:r>
      <w:proofErr w:type="spellEnd"/>
      <w:r w:rsidR="00FB12EA">
        <w:t xml:space="preserve"> </w:t>
      </w:r>
      <w:proofErr w:type="spellStart"/>
      <w:r w:rsidR="00FB12EA">
        <w:t>của</w:t>
      </w:r>
      <w:proofErr w:type="spellEnd"/>
      <w:r w:rsidR="00FB12EA">
        <w:t xml:space="preserve"> </w:t>
      </w:r>
      <w:proofErr w:type="spellStart"/>
      <w:r w:rsidR="00FB12EA">
        <w:t>thời</w:t>
      </w:r>
      <w:proofErr w:type="spellEnd"/>
      <w:r w:rsidR="00FB12EA">
        <w:t xml:space="preserve"> </w:t>
      </w:r>
      <w:proofErr w:type="spellStart"/>
      <w:r w:rsidR="00FB12EA">
        <w:t>tiết</w:t>
      </w:r>
      <w:proofErr w:type="spellEnd"/>
      <w:r w:rsidR="00FB12EA">
        <w:t xml:space="preserve">, </w:t>
      </w:r>
      <w:proofErr w:type="spellStart"/>
      <w:r w:rsidR="00FB12EA">
        <w:t>bằng</w:t>
      </w:r>
      <w:proofErr w:type="spellEnd"/>
      <w:r w:rsidR="00FB12EA">
        <w:t xml:space="preserve"> </w:t>
      </w:r>
      <w:proofErr w:type="spellStart"/>
      <w:r w:rsidR="00FB12EA">
        <w:t>cách</w:t>
      </w:r>
      <w:proofErr w:type="spellEnd"/>
      <w:r w:rsidR="00FB12EA">
        <w:t xml:space="preserve"> </w:t>
      </w:r>
      <w:proofErr w:type="spellStart"/>
      <w:r w:rsidR="00FB12EA">
        <w:t>này</w:t>
      </w:r>
      <w:proofErr w:type="spellEnd"/>
      <w:r w:rsidR="00FB12EA">
        <w:t xml:space="preserve"> </w:t>
      </w:r>
      <w:proofErr w:type="spellStart"/>
      <w:r w:rsidR="00FB12EA">
        <w:t>chúng</w:t>
      </w:r>
      <w:proofErr w:type="spellEnd"/>
      <w:r w:rsidR="00FB12EA">
        <w:t xml:space="preserve"> ta </w:t>
      </w:r>
      <w:proofErr w:type="spellStart"/>
      <w:r w:rsidR="00FB12EA">
        <w:t>đã</w:t>
      </w:r>
      <w:proofErr w:type="spellEnd"/>
      <w:r w:rsidR="00FB12EA">
        <w:t xml:space="preserve"> </w:t>
      </w:r>
      <w:proofErr w:type="spellStart"/>
      <w:r w:rsidR="00FB12EA">
        <w:t>dự</w:t>
      </w:r>
      <w:proofErr w:type="spellEnd"/>
      <w:r w:rsidR="00FB12EA">
        <w:t xml:space="preserve"> </w:t>
      </w:r>
      <w:proofErr w:type="spellStart"/>
      <w:r w:rsidR="00FB12EA">
        <w:t>đoán</w:t>
      </w:r>
      <w:proofErr w:type="spellEnd"/>
      <w:r w:rsidR="00FB12EA">
        <w:t xml:space="preserve"> </w:t>
      </w:r>
      <w:proofErr w:type="spellStart"/>
      <w:r w:rsidR="00FB12EA">
        <w:t>được</w:t>
      </w:r>
      <w:proofErr w:type="spellEnd"/>
      <w:r w:rsidR="00FB12EA">
        <w:t xml:space="preserve"> </w:t>
      </w:r>
      <w:proofErr w:type="spellStart"/>
      <w:r w:rsidR="00FB12EA">
        <w:t>thời</w:t>
      </w:r>
      <w:proofErr w:type="spellEnd"/>
      <w:r w:rsidR="00FB12EA">
        <w:t xml:space="preserve"> </w:t>
      </w:r>
      <w:proofErr w:type="spellStart"/>
      <w:r w:rsidR="00FB12EA">
        <w:t>tiết</w:t>
      </w:r>
      <w:proofErr w:type="spellEnd"/>
      <w:r w:rsidR="00FB12EA">
        <w:t xml:space="preserve"> </w:t>
      </w:r>
      <w:proofErr w:type="spellStart"/>
      <w:r w:rsidR="00FB12EA">
        <w:t>trong</w:t>
      </w:r>
      <w:proofErr w:type="spellEnd"/>
      <w:r w:rsidR="00FB12EA">
        <w:t xml:space="preserve"> </w:t>
      </w:r>
      <w:proofErr w:type="spellStart"/>
      <w:r w:rsidR="00FB12EA">
        <w:t>tương</w:t>
      </w:r>
      <w:proofErr w:type="spellEnd"/>
      <w:r w:rsidR="00FB12EA">
        <w:t xml:space="preserve"> lai </w:t>
      </w:r>
      <w:proofErr w:type="spellStart"/>
      <w:r w:rsidR="00FB12EA">
        <w:t>gần</w:t>
      </w:r>
      <w:proofErr w:type="spellEnd"/>
      <w:r w:rsidR="00FB12EA">
        <w:t xml:space="preserve">. </w:t>
      </w:r>
      <w:proofErr w:type="spellStart"/>
      <w:r w:rsidR="00FB12EA">
        <w:t>Nhờ</w:t>
      </w:r>
      <w:proofErr w:type="spellEnd"/>
      <w:r w:rsidR="00FB12EA">
        <w:t xml:space="preserve"> </w:t>
      </w:r>
      <w:proofErr w:type="spellStart"/>
      <w:r w:rsidR="00FB12EA">
        <w:t>đó</w:t>
      </w:r>
      <w:proofErr w:type="spellEnd"/>
      <w:r w:rsidR="00FB12EA">
        <w:t xml:space="preserve"> </w:t>
      </w:r>
      <w:proofErr w:type="spellStart"/>
      <w:r w:rsidR="00FB12EA">
        <w:t>mọi</w:t>
      </w:r>
      <w:proofErr w:type="spellEnd"/>
      <w:r w:rsidR="00FB12EA">
        <w:t xml:space="preserve"> </w:t>
      </w:r>
      <w:proofErr w:type="spellStart"/>
      <w:r w:rsidR="00FB12EA">
        <w:t>người</w:t>
      </w:r>
      <w:proofErr w:type="spellEnd"/>
      <w:r w:rsidR="00FB12EA">
        <w:t xml:space="preserve"> </w:t>
      </w:r>
      <w:proofErr w:type="spellStart"/>
      <w:r w:rsidR="00FB12EA">
        <w:t>có</w:t>
      </w:r>
      <w:proofErr w:type="spellEnd"/>
      <w:r w:rsidR="00FB12EA">
        <w:t xml:space="preserve"> </w:t>
      </w:r>
      <w:proofErr w:type="spellStart"/>
      <w:r w:rsidR="00FB12EA">
        <w:t>thể</w:t>
      </w:r>
      <w:proofErr w:type="spellEnd"/>
      <w:r w:rsidR="00FB12EA">
        <w:t xml:space="preserve"> </w:t>
      </w:r>
      <w:proofErr w:type="spellStart"/>
      <w:r w:rsidR="00FB12EA">
        <w:t>đưa</w:t>
      </w:r>
      <w:proofErr w:type="spellEnd"/>
      <w:r w:rsidR="00FB12EA">
        <w:t xml:space="preserve"> </w:t>
      </w:r>
      <w:proofErr w:type="spellStart"/>
      <w:r w:rsidR="00FB12EA">
        <w:t>ra</w:t>
      </w:r>
      <w:proofErr w:type="spellEnd"/>
      <w:r w:rsidR="00FB12EA">
        <w:t xml:space="preserve"> </w:t>
      </w:r>
      <w:proofErr w:type="spellStart"/>
      <w:r w:rsidR="00FB12EA">
        <w:t>những</w:t>
      </w:r>
      <w:proofErr w:type="spellEnd"/>
      <w:r w:rsidR="00FB12EA">
        <w:t xml:space="preserve"> </w:t>
      </w:r>
      <w:proofErr w:type="spellStart"/>
      <w:r w:rsidR="00FB12EA">
        <w:t>quyết</w:t>
      </w:r>
      <w:proofErr w:type="spellEnd"/>
      <w:r w:rsidR="00FB12EA">
        <w:t xml:space="preserve"> </w:t>
      </w:r>
      <w:proofErr w:type="spellStart"/>
      <w:r w:rsidR="00FB12EA">
        <w:t>định</w:t>
      </w:r>
      <w:proofErr w:type="spellEnd"/>
      <w:r w:rsidR="00FB12EA">
        <w:t xml:space="preserve"> </w:t>
      </w:r>
      <w:proofErr w:type="spellStart"/>
      <w:r w:rsidR="00FB12EA">
        <w:t>trọng</w:t>
      </w:r>
      <w:proofErr w:type="spellEnd"/>
      <w:r w:rsidR="00FB12EA">
        <w:t xml:space="preserve"> </w:t>
      </w:r>
      <w:proofErr w:type="spellStart"/>
      <w:r w:rsidR="00FB12EA">
        <w:t>đại</w:t>
      </w:r>
      <w:proofErr w:type="spellEnd"/>
      <w:r w:rsidR="00FB12EA">
        <w:t xml:space="preserve"> </w:t>
      </w:r>
      <w:proofErr w:type="spellStart"/>
      <w:r w:rsidR="00FB12EA">
        <w:t>hoặc</w:t>
      </w:r>
      <w:proofErr w:type="spellEnd"/>
      <w:r w:rsidR="00FB12EA">
        <w:t xml:space="preserve"> </w:t>
      </w:r>
      <w:proofErr w:type="spellStart"/>
      <w:r w:rsidR="00FB12EA">
        <w:t>lên</w:t>
      </w:r>
      <w:proofErr w:type="spellEnd"/>
      <w:r w:rsidR="00FB12EA">
        <w:t xml:space="preserve"> </w:t>
      </w:r>
      <w:proofErr w:type="spellStart"/>
      <w:r w:rsidR="00FB12EA">
        <w:t>kế</w:t>
      </w:r>
      <w:proofErr w:type="spellEnd"/>
      <w:r w:rsidR="00FB12EA">
        <w:t xml:space="preserve"> </w:t>
      </w:r>
      <w:proofErr w:type="spellStart"/>
      <w:r w:rsidR="00FB12EA">
        <w:t>hoạch</w:t>
      </w:r>
      <w:proofErr w:type="spellEnd"/>
      <w:r w:rsidR="00FB12EA">
        <w:t xml:space="preserve"> </w:t>
      </w:r>
      <w:proofErr w:type="spellStart"/>
      <w:r w:rsidR="00FB12EA">
        <w:t>làm</w:t>
      </w:r>
      <w:proofErr w:type="spellEnd"/>
      <w:r w:rsidR="00FB12EA">
        <w:t xml:space="preserve"> </w:t>
      </w:r>
      <w:proofErr w:type="spellStart"/>
      <w:r w:rsidR="00FB12EA">
        <w:t>việc</w:t>
      </w:r>
      <w:proofErr w:type="spellEnd"/>
      <w:r w:rsidR="00FB12EA">
        <w:t xml:space="preserve"> </w:t>
      </w:r>
      <w:proofErr w:type="spellStart"/>
      <w:r w:rsidR="00FB12EA">
        <w:t>sao</w:t>
      </w:r>
      <w:proofErr w:type="spellEnd"/>
      <w:r w:rsidR="00FB12EA">
        <w:t xml:space="preserve"> </w:t>
      </w:r>
      <w:proofErr w:type="spellStart"/>
      <w:r w:rsidR="00FB12EA">
        <w:t>cho</w:t>
      </w:r>
      <w:proofErr w:type="spellEnd"/>
      <w:r w:rsidR="00FB12EA">
        <w:t xml:space="preserve"> </w:t>
      </w:r>
      <w:proofErr w:type="spellStart"/>
      <w:r w:rsidR="00FB12EA">
        <w:t>phù</w:t>
      </w:r>
      <w:proofErr w:type="spellEnd"/>
      <w:r w:rsidR="00FB12EA">
        <w:t xml:space="preserve"> </w:t>
      </w:r>
      <w:proofErr w:type="spellStart"/>
      <w:r w:rsidR="00FB12EA">
        <w:t>hợp</w:t>
      </w:r>
      <w:proofErr w:type="spellEnd"/>
      <w:r w:rsidR="00FB12EA">
        <w:t xml:space="preserve"> </w:t>
      </w:r>
      <w:proofErr w:type="spellStart"/>
      <w:r w:rsidR="00FB12EA">
        <w:t>nhất</w:t>
      </w:r>
      <w:proofErr w:type="spellEnd"/>
    </w:p>
    <w:p w14:paraId="4D23F110" w14:textId="77777777" w:rsidR="00FB12EA" w:rsidRDefault="00FB12EA" w:rsidP="000264D3">
      <w:pPr>
        <w:ind w:firstLine="0"/>
      </w:pPr>
    </w:p>
    <w:p w14:paraId="6C594299" w14:textId="7A529BD8" w:rsidR="000264D3" w:rsidRDefault="00471C87" w:rsidP="00FB12EA">
      <w:pPr>
        <w:pStyle w:val="ListParagraph"/>
        <w:numPr>
          <w:ilvl w:val="1"/>
          <w:numId w:val="30"/>
        </w:numPr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65874A56" w14:textId="660D2A2C" w:rsidR="00312B62" w:rsidRDefault="00471C87" w:rsidP="00471C87">
      <w:pPr>
        <w:pStyle w:val="ListParagraph"/>
        <w:numPr>
          <w:ilvl w:val="0"/>
          <w:numId w:val="31"/>
        </w:numPr>
        <w:tabs>
          <w:tab w:val="left" w:pos="540"/>
          <w:tab w:val="left" w:pos="630"/>
        </w:tabs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</w:p>
    <w:p w14:paraId="1501B423" w14:textId="2E8CF367" w:rsidR="00471C87" w:rsidRDefault="00471C87" w:rsidP="00471C87">
      <w:pPr>
        <w:pStyle w:val="ListParagraph"/>
        <w:numPr>
          <w:ilvl w:val="0"/>
          <w:numId w:val="31"/>
        </w:numPr>
        <w:tabs>
          <w:tab w:val="left" w:pos="540"/>
          <w:tab w:val="left" w:pos="630"/>
        </w:tabs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TFT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106D43D7" w14:textId="5500A358" w:rsidR="00471C87" w:rsidRDefault="00471C87" w:rsidP="00471C87">
      <w:pPr>
        <w:pStyle w:val="ListParagraph"/>
        <w:numPr>
          <w:ilvl w:val="0"/>
          <w:numId w:val="31"/>
        </w:numPr>
        <w:tabs>
          <w:tab w:val="left" w:pos="540"/>
          <w:tab w:val="left" w:pos="630"/>
        </w:tabs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262C9B96" w14:textId="12340854" w:rsidR="00471C87" w:rsidRDefault="00471C87" w:rsidP="00471C87">
      <w:pPr>
        <w:pStyle w:val="ListParagraph"/>
        <w:numPr>
          <w:ilvl w:val="0"/>
          <w:numId w:val="31"/>
        </w:numPr>
        <w:tabs>
          <w:tab w:val="left" w:pos="540"/>
          <w:tab w:val="left" w:pos="630"/>
        </w:tabs>
      </w:pP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62C985A0" w14:textId="3EF46F18" w:rsidR="00471C87" w:rsidRDefault="00471C87" w:rsidP="00471C87">
      <w:pPr>
        <w:pStyle w:val="ListParagraph"/>
        <w:numPr>
          <w:ilvl w:val="1"/>
          <w:numId w:val="30"/>
        </w:numPr>
        <w:tabs>
          <w:tab w:val="left" w:pos="540"/>
          <w:tab w:val="left" w:pos="630"/>
        </w:tabs>
      </w:pP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 w:rsidR="00F44F5E">
        <w:t>nghiên</w:t>
      </w:r>
      <w:proofErr w:type="spellEnd"/>
      <w:r w:rsidR="00F44F5E">
        <w:t xml:space="preserve"> </w:t>
      </w:r>
      <w:proofErr w:type="spellStart"/>
      <w:r w:rsidR="00F44F5E">
        <w:t>cứu</w:t>
      </w:r>
      <w:proofErr w:type="spellEnd"/>
      <w:r w:rsidR="00F44F5E">
        <w:t xml:space="preserve"> </w:t>
      </w:r>
      <w:proofErr w:type="spellStart"/>
      <w:r w:rsidR="00F44F5E">
        <w:t>liên</w:t>
      </w:r>
      <w:proofErr w:type="spellEnd"/>
      <w:r w:rsidR="00F44F5E">
        <w:t xml:space="preserve"> </w:t>
      </w:r>
      <w:proofErr w:type="spellStart"/>
      <w:r w:rsidR="00F44F5E">
        <w:t>quan</w:t>
      </w:r>
      <w:proofErr w:type="spellEnd"/>
    </w:p>
    <w:p w14:paraId="13E627A5" w14:textId="2A330256" w:rsidR="00F44F5E" w:rsidRDefault="00F44F5E" w:rsidP="00F44F5E">
      <w:pPr>
        <w:tabs>
          <w:tab w:val="left" w:pos="540"/>
          <w:tab w:val="left" w:pos="630"/>
        </w:tabs>
        <w:ind w:firstLine="0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về</w:t>
      </w:r>
      <w:proofErr w:type="spellEnd"/>
      <w:r>
        <w:t>:</w:t>
      </w:r>
    </w:p>
    <w:p w14:paraId="0B63504F" w14:textId="446275ED" w:rsidR="00F44F5E" w:rsidRDefault="00F44F5E" w:rsidP="00F44F5E">
      <w:pPr>
        <w:pStyle w:val="ListParagraph"/>
        <w:numPr>
          <w:ilvl w:val="0"/>
          <w:numId w:val="31"/>
        </w:numPr>
        <w:tabs>
          <w:tab w:val="left" w:pos="540"/>
          <w:tab w:val="left" w:pos="630"/>
        </w:tabs>
      </w:pPr>
      <w:proofErr w:type="spellStart"/>
      <w:r>
        <w:t>XGBoost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mưa</w:t>
      </w:r>
      <w:proofErr w:type="spellEnd"/>
    </w:p>
    <w:p w14:paraId="5498E1DF" w14:textId="1C3BB426" w:rsidR="00F44F5E" w:rsidRDefault="00F44F5E" w:rsidP="00F44F5E">
      <w:pPr>
        <w:pStyle w:val="ListParagraph"/>
        <w:numPr>
          <w:ilvl w:val="0"/>
          <w:numId w:val="31"/>
        </w:numPr>
        <w:tabs>
          <w:tab w:val="left" w:pos="540"/>
          <w:tab w:val="left" w:pos="630"/>
        </w:tabs>
      </w:pPr>
      <w:r>
        <w:t xml:space="preserve">Transformer </w:t>
      </w:r>
      <w:proofErr w:type="spellStart"/>
      <w:r>
        <w:t>và</w:t>
      </w:r>
      <w:proofErr w:type="spellEnd"/>
      <w:r>
        <w:t xml:space="preserve"> TFT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352C95C7" w14:textId="2AAD7326" w:rsidR="00312B62" w:rsidRDefault="00F44F5E" w:rsidP="00F44F5E">
      <w:pPr>
        <w:pStyle w:val="ListParagraph"/>
        <w:numPr>
          <w:ilvl w:val="0"/>
          <w:numId w:val="30"/>
        </w:numPr>
        <w:tabs>
          <w:tab w:val="left" w:pos="540"/>
          <w:tab w:val="left" w:pos="630"/>
        </w:tabs>
      </w:pP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thuyết</w:t>
      </w:r>
      <w:proofErr w:type="spellEnd"/>
    </w:p>
    <w:p w14:paraId="70586602" w14:textId="14159650" w:rsidR="00F44F5E" w:rsidRDefault="00F44F5E" w:rsidP="00F44F5E">
      <w:pPr>
        <w:pStyle w:val="ListParagraph"/>
        <w:numPr>
          <w:ilvl w:val="1"/>
          <w:numId w:val="30"/>
        </w:numPr>
        <w:tabs>
          <w:tab w:val="left" w:pos="540"/>
          <w:tab w:val="left" w:pos="630"/>
        </w:tabs>
      </w:pP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</w:p>
    <w:p w14:paraId="3A7A465C" w14:textId="1D38B440" w:rsidR="00F44F5E" w:rsidRDefault="00F44F5E" w:rsidP="00F44F5E">
      <w:pPr>
        <w:pStyle w:val="ListParagraph"/>
        <w:numPr>
          <w:ilvl w:val="0"/>
          <w:numId w:val="31"/>
        </w:numPr>
        <w:tabs>
          <w:tab w:val="left" w:pos="540"/>
          <w:tab w:val="left" w:pos="630"/>
        </w:tabs>
      </w:pP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,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mưa</w:t>
      </w:r>
      <w:proofErr w:type="spellEnd"/>
      <w:r>
        <w:t xml:space="preserve">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gió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bao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,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mưa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proofErr w:type="gramStart"/>
      <w:r>
        <w:t>tại</w:t>
      </w:r>
      <w:proofErr w:type="spellEnd"/>
      <w:r>
        <w:t xml:space="preserve">  </w:t>
      </w:r>
      <w:proofErr w:type="spellStart"/>
      <w:r>
        <w:t>ảnh</w:t>
      </w:r>
      <w:proofErr w:type="spellEnd"/>
      <w:proofErr w:type="gram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>.</w:t>
      </w:r>
    </w:p>
    <w:p w14:paraId="38EA6717" w14:textId="25BD0A9E" w:rsidR="00F44F5E" w:rsidRDefault="00F44F5E" w:rsidP="00F44F5E">
      <w:pPr>
        <w:pStyle w:val="ListParagraph"/>
        <w:numPr>
          <w:ilvl w:val="0"/>
          <w:numId w:val="31"/>
        </w:numPr>
        <w:tabs>
          <w:tab w:val="left" w:pos="540"/>
          <w:tab w:val="left" w:pos="630"/>
        </w:tabs>
      </w:pPr>
      <w:proofErr w:type="spellStart"/>
      <w:r>
        <w:lastRenderedPageBreak/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5 </w:t>
      </w:r>
      <w:proofErr w:type="spellStart"/>
      <w:r>
        <w:t>năm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2020 </w:t>
      </w:r>
      <w:proofErr w:type="spellStart"/>
      <w:r>
        <w:t>đến</w:t>
      </w:r>
      <w:proofErr w:type="spellEnd"/>
      <w:r>
        <w:t xml:space="preserve"> nay)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lấy</w:t>
      </w:r>
      <w:proofErr w:type="spellEnd"/>
      <w:r>
        <w:t>.</w:t>
      </w:r>
    </w:p>
    <w:p w14:paraId="09C9AB21" w14:textId="2A0A76D5" w:rsidR="00F44F5E" w:rsidRDefault="00F44F5E" w:rsidP="00F44F5E">
      <w:pPr>
        <w:pStyle w:val="ListParagraph"/>
        <w:numPr>
          <w:ilvl w:val="0"/>
          <w:numId w:val="31"/>
        </w:numPr>
        <w:tabs>
          <w:tab w:val="left" w:pos="540"/>
          <w:tab w:val="left" w:pos="630"/>
        </w:tabs>
      </w:pP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: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</w:p>
    <w:p w14:paraId="65743CB0" w14:textId="77777777" w:rsidR="000264D3" w:rsidRDefault="000264D3" w:rsidP="000264D3">
      <w:pPr>
        <w:ind w:firstLine="0"/>
      </w:pPr>
    </w:p>
    <w:p w14:paraId="0B662751" w14:textId="77777777" w:rsidR="000264D3" w:rsidRDefault="000264D3" w:rsidP="000264D3">
      <w:pPr>
        <w:ind w:firstLine="0"/>
      </w:pPr>
    </w:p>
    <w:p w14:paraId="276151C6" w14:textId="77777777" w:rsidR="00E579F6" w:rsidRDefault="00E579F6" w:rsidP="004509C1">
      <w:pPr>
        <w:pStyle w:val="Heading1"/>
        <w:numPr>
          <w:ilvl w:val="0"/>
          <w:numId w:val="0"/>
        </w:numPr>
      </w:pPr>
      <w:bookmarkStart w:id="19" w:name="_Toc200307238"/>
      <w:bookmarkStart w:id="20" w:name="_Toc200307098"/>
      <w:r>
        <w:t>KẾT LUẬN VÀ HƯỚNG PHÁT TRIỂN</w:t>
      </w:r>
      <w:bookmarkEnd w:id="19"/>
      <w:bookmarkEnd w:id="20"/>
    </w:p>
    <w:p w14:paraId="7BA48BD7" w14:textId="4465954E" w:rsidR="00E579F6" w:rsidRPr="00C1300A" w:rsidRDefault="00243330" w:rsidP="006325C3">
      <w:pPr>
        <w:pStyle w:val="ListParagraph"/>
        <w:numPr>
          <w:ilvl w:val="0"/>
          <w:numId w:val="6"/>
        </w:numPr>
      </w:pPr>
      <w:proofErr w:type="spellStart"/>
      <w:r>
        <w:t>K</w:t>
      </w:r>
      <w:r w:rsidRPr="00243330">
        <w:t>ết</w:t>
      </w:r>
      <w:proofErr w:type="spellEnd"/>
      <w:r>
        <w:t xml:space="preserve"> </w:t>
      </w:r>
      <w:proofErr w:type="spellStart"/>
      <w:r>
        <w:t>lu</w:t>
      </w:r>
      <w:r w:rsidRPr="00243330">
        <w:t>ận</w:t>
      </w:r>
      <w:proofErr w:type="spellEnd"/>
    </w:p>
    <w:p w14:paraId="1151646E" w14:textId="2CEE1342" w:rsidR="00243330" w:rsidRPr="00C1300A" w:rsidRDefault="00243330" w:rsidP="006325C3">
      <w:pPr>
        <w:pStyle w:val="ListParagraph"/>
        <w:numPr>
          <w:ilvl w:val="0"/>
          <w:numId w:val="6"/>
        </w:numPr>
      </w:pPr>
      <w:proofErr w:type="spellStart"/>
      <w:r>
        <w:t>Hu</w:t>
      </w:r>
      <w:r w:rsidRPr="00243330">
        <w:t>ớng</w:t>
      </w:r>
      <w:proofErr w:type="spellEnd"/>
      <w:r>
        <w:t xml:space="preserve"> </w:t>
      </w:r>
      <w:proofErr w:type="spellStart"/>
      <w:r>
        <w:t>ph</w:t>
      </w:r>
      <w:r w:rsidRPr="00243330">
        <w:t>át</w:t>
      </w:r>
      <w:proofErr w:type="spellEnd"/>
      <w:r>
        <w:t xml:space="preserve"> </w:t>
      </w:r>
      <w:proofErr w:type="spellStart"/>
      <w:r>
        <w:t>tri</w:t>
      </w:r>
      <w:r w:rsidRPr="00243330">
        <w:t>ển</w:t>
      </w:r>
      <w:proofErr w:type="spellEnd"/>
    </w:p>
    <w:p w14:paraId="7295AF83" w14:textId="77777777" w:rsidR="008A6602" w:rsidRDefault="008A6602" w:rsidP="00BC535B"/>
    <w:p w14:paraId="737B30E5" w14:textId="77777777" w:rsidR="008A6602" w:rsidRDefault="008A6602" w:rsidP="00BB7E6E">
      <w:pPr>
        <w:pStyle w:val="Title"/>
      </w:pPr>
      <w:r>
        <w:br w:type="page"/>
      </w:r>
      <w:bookmarkStart w:id="21" w:name="_Toc200307239"/>
      <w:bookmarkStart w:id="22" w:name="_Toc200307099"/>
      <w:r>
        <w:lastRenderedPageBreak/>
        <w:t>TÀI LIỆU THAM KHẢO</w:t>
      </w:r>
      <w:bookmarkEnd w:id="21"/>
      <w:bookmarkEnd w:id="22"/>
    </w:p>
    <w:p w14:paraId="6BB53CE4" w14:textId="77777777" w:rsidR="003B6818" w:rsidRDefault="003B6818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  <w:bookmarkStart w:id="23" w:name="_Toc200307240"/>
      <w:bookmarkStart w:id="24" w:name="_Toc200307100"/>
      <w:r>
        <w:rPr>
          <w:lang w:val="vi-VN"/>
        </w:rPr>
        <w:t xml:space="preserve">[1] </w:t>
      </w:r>
      <w:r w:rsidRPr="003B6818">
        <w:rPr>
          <w:b w:val="0"/>
          <w:bCs/>
          <w:lang w:val="vi-VN"/>
        </w:rPr>
        <w:t xml:space="preserve">Tên tác giả, Tên tài liệu, Tên nhà xuất bản, năm xuất </w:t>
      </w:r>
      <w:r>
        <w:rPr>
          <w:b w:val="0"/>
          <w:bCs/>
          <w:lang w:val="vi-VN"/>
        </w:rPr>
        <w:t>bản</w:t>
      </w:r>
      <w:bookmarkEnd w:id="23"/>
      <w:bookmarkEnd w:id="24"/>
    </w:p>
    <w:p w14:paraId="22EDDAC9" w14:textId="07BBD86B" w:rsidR="003B6818" w:rsidRDefault="003B6818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  <w:bookmarkStart w:id="25" w:name="_Toc200307241"/>
      <w:bookmarkStart w:id="26" w:name="_Toc200307101"/>
      <w:r>
        <w:rPr>
          <w:lang w:val="vi-VN"/>
        </w:rPr>
        <w:t xml:space="preserve">[2] </w:t>
      </w:r>
      <w:r w:rsidRPr="003B6818">
        <w:rPr>
          <w:b w:val="0"/>
          <w:bCs/>
          <w:lang w:val="vi-VN"/>
        </w:rPr>
        <w:t>Tên chủ sở hữu, Tên bài viết, url, ngày truy cập</w:t>
      </w:r>
      <w:bookmarkEnd w:id="25"/>
      <w:bookmarkEnd w:id="26"/>
    </w:p>
    <w:p w14:paraId="4C6A480D" w14:textId="01E72EAC"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14:paraId="1CF61C68" w14:textId="28AC83CC"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14:paraId="7D48F48F" w14:textId="72DB0EC7"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14:paraId="58D2D9CF" w14:textId="2BFABB3C"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14:paraId="4CEDA8E4" w14:textId="5475003A"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14:paraId="2796A343" w14:textId="59021449"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14:paraId="3FD11148" w14:textId="5290CC0D"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14:paraId="17F0E0D9" w14:textId="0EEE9B4F"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14:paraId="72C8DB32" w14:textId="1E8E0188"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14:paraId="48DD7554" w14:textId="72EAF6D2"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14:paraId="3B0BD84A" w14:textId="50756E6A"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14:paraId="4419C90D" w14:textId="2C42CAD2"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14:paraId="196B9EA0" w14:textId="50B12CC7"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14:paraId="380FA12A" w14:textId="4AA69E0D"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14:paraId="750A31BC" w14:textId="2322F169"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14:paraId="0E940338" w14:textId="5F4C260D"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14:paraId="075CAF19" w14:textId="09B5F48D"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14:paraId="24738DFB" w14:textId="001A97FA"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14:paraId="1744F15E" w14:textId="4AEC68AF"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14:paraId="6A78D8FF" w14:textId="39298F5F"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14:paraId="6806FB70" w14:textId="77777777" w:rsidR="00C1300A" w:rsidRPr="00350190" w:rsidRDefault="00C1300A" w:rsidP="00C1300A">
      <w:pPr>
        <w:rPr>
          <w:lang w:val="vi-VN"/>
        </w:rPr>
      </w:pPr>
    </w:p>
    <w:p w14:paraId="0A6DF619" w14:textId="20A7FFA4" w:rsidR="00C1300A" w:rsidRPr="00C1300A" w:rsidRDefault="00C1300A" w:rsidP="00C1300A">
      <w:pPr>
        <w:pStyle w:val="Title"/>
      </w:pPr>
      <w:bookmarkStart w:id="27" w:name="_Toc200307242"/>
      <w:bookmarkStart w:id="28" w:name="_Toc200307102"/>
      <w:r>
        <w:t>PHỤ LỤC</w:t>
      </w:r>
      <w:bookmarkEnd w:id="27"/>
      <w:bookmarkEnd w:id="28"/>
    </w:p>
    <w:sectPr w:rsidR="00C1300A" w:rsidRPr="00C1300A" w:rsidSect="005D39AA">
      <w:headerReference w:type="default" r:id="rId12"/>
      <w:footerReference w:type="default" r:id="rId13"/>
      <w:pgSz w:w="11909" w:h="16834" w:code="9"/>
      <w:pgMar w:top="1138" w:right="1138" w:bottom="1138" w:left="1699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97D6C" w14:textId="77777777" w:rsidR="00121B95" w:rsidRDefault="00121B95">
      <w:r>
        <w:separator/>
      </w:r>
    </w:p>
  </w:endnote>
  <w:endnote w:type="continuationSeparator" w:id="0">
    <w:p w14:paraId="56595E25" w14:textId="77777777" w:rsidR="00121B95" w:rsidRDefault="00121B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AB4B2" w14:textId="6A85D8F1" w:rsidR="00BA7296" w:rsidRDefault="00BA7296" w:rsidP="00BA7296">
    <w:pPr>
      <w:pStyle w:val="Footer"/>
      <w:pBdr>
        <w:top w:val="single" w:sz="24" w:space="1" w:color="auto"/>
      </w:pBdr>
      <w:tabs>
        <w:tab w:val="clear" w:pos="4320"/>
        <w:tab w:val="clear" w:pos="8640"/>
        <w:tab w:val="center" w:pos="4860"/>
        <w:tab w:val="right" w:pos="9000"/>
      </w:tabs>
    </w:pPr>
    <w:r>
      <w:t>Bùi Đức Thắng</w:t>
    </w:r>
  </w:p>
  <w:p w14:paraId="61DAFEEA" w14:textId="6C2B66A9" w:rsidR="00BA7296" w:rsidRDefault="00BA7296" w:rsidP="00BA7296">
    <w:pPr>
      <w:pStyle w:val="Footer"/>
      <w:pBdr>
        <w:top w:val="single" w:sz="24" w:space="1" w:color="auto"/>
      </w:pBdr>
      <w:tabs>
        <w:tab w:val="clear" w:pos="4320"/>
        <w:tab w:val="clear" w:pos="8640"/>
        <w:tab w:val="center" w:pos="4860"/>
        <w:tab w:val="right" w:pos="9000"/>
      </w:tabs>
    </w:pPr>
    <w:r>
      <w:t>Lê Đức Phúc Long</w:t>
    </w:r>
  </w:p>
  <w:p w14:paraId="394D4D24" w14:textId="2C698F4B" w:rsidR="00BA7296" w:rsidRDefault="00BA7296" w:rsidP="00BA7296">
    <w:pPr>
      <w:pStyle w:val="Footer"/>
      <w:pBdr>
        <w:top w:val="single" w:sz="24" w:space="1" w:color="auto"/>
      </w:pBdr>
      <w:tabs>
        <w:tab w:val="clear" w:pos="4320"/>
        <w:tab w:val="clear" w:pos="8640"/>
        <w:tab w:val="center" w:pos="4860"/>
        <w:tab w:val="right" w:pos="9000"/>
      </w:tabs>
    </w:pPr>
    <w:r>
      <w:t>Phan Văn Hiếu</w:t>
    </w:r>
  </w:p>
  <w:p w14:paraId="577DA0FD" w14:textId="564AA921" w:rsidR="005D39AA" w:rsidRDefault="005D39AA" w:rsidP="00C360C8">
    <w:pPr>
      <w:pStyle w:val="Footer"/>
      <w:pBdr>
        <w:top w:val="single" w:sz="24" w:space="1" w:color="auto"/>
      </w:pBdr>
      <w:tabs>
        <w:tab w:val="clear" w:pos="4320"/>
        <w:tab w:val="clear" w:pos="8640"/>
        <w:tab w:val="center" w:pos="4860"/>
        <w:tab w:val="right" w:pos="9000"/>
      </w:tabs>
    </w:pPr>
    <w:r>
      <w:tab/>
    </w:r>
    <w:r w:rsidR="00547E49">
      <w:tab/>
    </w:r>
    <w:r>
      <w:t xml:space="preserve">Trang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391051">
      <w:rPr>
        <w:rStyle w:val="PageNumber"/>
        <w:noProof/>
      </w:rPr>
      <w:t>4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9B282" w14:textId="77777777" w:rsidR="00121B95" w:rsidRDefault="00121B95">
      <w:r>
        <w:separator/>
      </w:r>
    </w:p>
  </w:footnote>
  <w:footnote w:type="continuationSeparator" w:id="0">
    <w:p w14:paraId="69FE8494" w14:textId="77777777" w:rsidR="00121B95" w:rsidRDefault="00121B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A24A4" w14:textId="0FD68018" w:rsidR="005D39AA" w:rsidRPr="001831F9" w:rsidRDefault="00771AFE" w:rsidP="00BB7E6E">
    <w:pPr>
      <w:pStyle w:val="Header"/>
      <w:pBdr>
        <w:bottom w:val="single" w:sz="24" w:space="1" w:color="auto"/>
      </w:pBdr>
      <w:tabs>
        <w:tab w:val="clear" w:pos="8640"/>
        <w:tab w:val="right" w:pos="9000"/>
      </w:tabs>
      <w:ind w:firstLine="0"/>
      <w:rPr>
        <w:lang w:val="vi-VN"/>
      </w:rPr>
    </w:pPr>
    <w:proofErr w:type="spellStart"/>
    <w:r>
      <w:t>Đề</w:t>
    </w:r>
    <w:proofErr w:type="spellEnd"/>
    <w:r>
      <w:t xml:space="preserve"> </w:t>
    </w:r>
    <w:proofErr w:type="spellStart"/>
    <w:r>
      <w:t>tài</w:t>
    </w:r>
    <w:proofErr w:type="spellEnd"/>
    <w:r>
      <w:t xml:space="preserve">: </w:t>
    </w:r>
    <w:proofErr w:type="spellStart"/>
    <w:r>
      <w:t>Mô</w:t>
    </w:r>
    <w:proofErr w:type="spellEnd"/>
    <w:r>
      <w:t xml:space="preserve"> </w:t>
    </w:r>
    <w:proofErr w:type="spellStart"/>
    <w:r>
      <w:t>hình</w:t>
    </w:r>
    <w:proofErr w:type="spellEnd"/>
    <w:r>
      <w:t xml:space="preserve"> </w:t>
    </w:r>
    <w:proofErr w:type="spellStart"/>
    <w:r>
      <w:t>dự</w:t>
    </w:r>
    <w:proofErr w:type="spellEnd"/>
    <w:r>
      <w:t xml:space="preserve"> </w:t>
    </w:r>
    <w:proofErr w:type="spellStart"/>
    <w:r>
      <w:t>báo</w:t>
    </w:r>
    <w:proofErr w:type="spellEnd"/>
    <w:r>
      <w:t xml:space="preserve"> </w:t>
    </w:r>
    <w:proofErr w:type="spellStart"/>
    <w:r>
      <w:t>thời</w:t>
    </w:r>
    <w:proofErr w:type="spellEnd"/>
    <w:r>
      <w:t xml:space="preserve"> </w:t>
    </w:r>
    <w:proofErr w:type="spellStart"/>
    <w:r>
      <w:t>tiết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2CCD"/>
    <w:multiLevelType w:val="multilevel"/>
    <w:tmpl w:val="C076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C476A"/>
    <w:multiLevelType w:val="multilevel"/>
    <w:tmpl w:val="D168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D3F3B"/>
    <w:multiLevelType w:val="hybridMultilevel"/>
    <w:tmpl w:val="D68AF9A0"/>
    <w:lvl w:ilvl="0" w:tplc="6AF84D02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E41810"/>
    <w:multiLevelType w:val="multilevel"/>
    <w:tmpl w:val="88C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+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F15E3"/>
    <w:multiLevelType w:val="multilevel"/>
    <w:tmpl w:val="0FD6030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12212"/>
    <w:multiLevelType w:val="multilevel"/>
    <w:tmpl w:val="0B02ADD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85FF8"/>
    <w:multiLevelType w:val="multilevel"/>
    <w:tmpl w:val="B6B492E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30261"/>
    <w:multiLevelType w:val="hybridMultilevel"/>
    <w:tmpl w:val="15640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680C18"/>
    <w:multiLevelType w:val="multilevel"/>
    <w:tmpl w:val="F2ECD52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F84C83"/>
    <w:multiLevelType w:val="hybridMultilevel"/>
    <w:tmpl w:val="5B0078CA"/>
    <w:lvl w:ilvl="0" w:tplc="08E2071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55301F"/>
    <w:multiLevelType w:val="multilevel"/>
    <w:tmpl w:val="7922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+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101673"/>
    <w:multiLevelType w:val="multilevel"/>
    <w:tmpl w:val="DE12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001206"/>
    <w:multiLevelType w:val="multilevel"/>
    <w:tmpl w:val="E4D43F6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C22409"/>
    <w:multiLevelType w:val="multilevel"/>
    <w:tmpl w:val="63B6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B431D4"/>
    <w:multiLevelType w:val="multilevel"/>
    <w:tmpl w:val="AFA2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F3456C"/>
    <w:multiLevelType w:val="hybridMultilevel"/>
    <w:tmpl w:val="FF040154"/>
    <w:lvl w:ilvl="0" w:tplc="CB9011A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9821CB"/>
    <w:multiLevelType w:val="multilevel"/>
    <w:tmpl w:val="4E0E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4C538A"/>
    <w:multiLevelType w:val="multilevel"/>
    <w:tmpl w:val="98464B1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1F5BA6"/>
    <w:multiLevelType w:val="multilevel"/>
    <w:tmpl w:val="54B03C6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027DDA"/>
    <w:multiLevelType w:val="multilevel"/>
    <w:tmpl w:val="1BC236A4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3981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59E577D8"/>
    <w:multiLevelType w:val="multilevel"/>
    <w:tmpl w:val="BE5E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6A51BD"/>
    <w:multiLevelType w:val="multilevel"/>
    <w:tmpl w:val="383E12B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016F96"/>
    <w:multiLevelType w:val="hybridMultilevel"/>
    <w:tmpl w:val="C85CEFF6"/>
    <w:lvl w:ilvl="0" w:tplc="6576D86A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E07A57E4">
      <w:start w:val="1"/>
      <w:numFmt w:val="bullet"/>
      <w:lvlText w:val="+"/>
      <w:lvlJc w:val="left"/>
      <w:pPr>
        <w:ind w:left="164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 w15:restartNumberingAfterBreak="0">
    <w:nsid w:val="6281442D"/>
    <w:multiLevelType w:val="multilevel"/>
    <w:tmpl w:val="87C2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0142BC"/>
    <w:multiLevelType w:val="multilevel"/>
    <w:tmpl w:val="B1DA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3E4623"/>
    <w:multiLevelType w:val="hybridMultilevel"/>
    <w:tmpl w:val="54BAF038"/>
    <w:lvl w:ilvl="0" w:tplc="7FD202EC">
      <w:start w:val="1"/>
      <w:numFmt w:val="bullet"/>
      <w:pStyle w:val="5-bulet"/>
      <w:lvlText w:val=""/>
      <w:lvlJc w:val="left"/>
      <w:pPr>
        <w:tabs>
          <w:tab w:val="num" w:pos="792"/>
        </w:tabs>
        <w:ind w:left="1152" w:hanging="360"/>
      </w:pPr>
      <w:rPr>
        <w:rFonts w:ascii="Wingdings" w:hAnsi="Wingdings" w:hint="default"/>
        <w:color w:val="FF9900"/>
      </w:rPr>
    </w:lvl>
    <w:lvl w:ilvl="1" w:tplc="1938EA1A">
      <w:start w:val="1"/>
      <w:numFmt w:val="decimal"/>
      <w:lvlText w:val="[%2]"/>
      <w:lvlJc w:val="center"/>
      <w:pPr>
        <w:tabs>
          <w:tab w:val="num" w:pos="1512"/>
        </w:tabs>
        <w:ind w:left="1512" w:hanging="432"/>
      </w:pPr>
      <w:rPr>
        <w:rFonts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A11334"/>
    <w:multiLevelType w:val="multilevel"/>
    <w:tmpl w:val="E33CF0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7" w15:restartNumberingAfterBreak="0">
    <w:nsid w:val="727835BB"/>
    <w:multiLevelType w:val="multilevel"/>
    <w:tmpl w:val="24E4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9178DB"/>
    <w:multiLevelType w:val="multilevel"/>
    <w:tmpl w:val="6216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5C5D09"/>
    <w:multiLevelType w:val="multilevel"/>
    <w:tmpl w:val="69429C2C"/>
    <w:lvl w:ilvl="0">
      <w:start w:val="1"/>
      <w:numFmt w:val="upperRoman"/>
      <w:pStyle w:val="1-phan"/>
      <w:suff w:val="space"/>
      <w:lvlText w:val="%1."/>
      <w:lvlJc w:val="left"/>
      <w:pPr>
        <w:ind w:left="720" w:hanging="720"/>
      </w:pPr>
      <w:rPr>
        <w:rFonts w:ascii="Times New Roman" w:hAnsi="Times New Roman" w:hint="default"/>
        <w:b/>
        <w:i w:val="0"/>
        <w:sz w:val="32"/>
        <w:szCs w:val="32"/>
        <w:u w:val="none"/>
      </w:rPr>
    </w:lvl>
    <w:lvl w:ilvl="1">
      <w:start w:val="1"/>
      <w:numFmt w:val="decimal"/>
      <w:pStyle w:val="2-LAMA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sz w:val="26"/>
        <w:szCs w:val="26"/>
      </w:rPr>
    </w:lvl>
    <w:lvl w:ilvl="2">
      <w:start w:val="1"/>
      <w:numFmt w:val="decimal"/>
      <w:pStyle w:val="3-MUCNHO"/>
      <w:suff w:val="space"/>
      <w:lvlText w:val="%1.%2.%3."/>
      <w:lvlJc w:val="left"/>
      <w:pPr>
        <w:ind w:left="1296" w:hanging="720"/>
      </w:pPr>
      <w:rPr>
        <w:rFonts w:ascii="Times New Roman" w:hAnsi="Times New Roman" w:hint="default"/>
        <w:b/>
        <w:i w:val="0"/>
        <w:sz w:val="26"/>
        <w:szCs w:val="26"/>
      </w:rPr>
    </w:lvl>
    <w:lvl w:ilvl="3">
      <w:start w:val="1"/>
      <w:numFmt w:val="decimal"/>
      <w:lvlRestart w:val="1"/>
      <w:pStyle w:val="4-HINH"/>
      <w:suff w:val="space"/>
      <w:lvlText w:val="Hình %1.%4."/>
      <w:lvlJc w:val="left"/>
      <w:pPr>
        <w:ind w:left="576" w:firstLine="0"/>
      </w:pPr>
      <w:rPr>
        <w:rFonts w:ascii="Times New Roman" w:hAnsi="Times New Roman" w:hint="default"/>
        <w:b/>
        <w:i w:val="0"/>
        <w:sz w:val="26"/>
        <w:szCs w:val="26"/>
      </w:rPr>
    </w:lvl>
    <w:lvl w:ilvl="4">
      <w:start w:val="1"/>
      <w:numFmt w:val="decimal"/>
      <w:lvlText w:val="%1.%2.%3.%4.%5"/>
      <w:lvlJc w:val="left"/>
      <w:pPr>
        <w:tabs>
          <w:tab w:val="num" w:pos="1584"/>
        </w:tabs>
        <w:ind w:left="1584" w:hanging="1008"/>
      </w:pPr>
      <w:rPr>
        <w:rFonts w:hint="default"/>
      </w:rPr>
    </w:lvl>
    <w:lvl w:ilvl="5">
      <w:start w:val="1"/>
      <w:numFmt w:val="decimal"/>
      <w:lvlRestart w:val="1"/>
      <w:pStyle w:val="6-BANG"/>
      <w:suff w:val="space"/>
      <w:lvlText w:val="Bảng  %1.%6 "/>
      <w:lvlJc w:val="left"/>
      <w:pPr>
        <w:ind w:left="1728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72"/>
        </w:tabs>
        <w:ind w:left="1872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16"/>
        </w:tabs>
        <w:ind w:left="201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584"/>
      </w:pPr>
      <w:rPr>
        <w:rFonts w:hint="default"/>
      </w:rPr>
    </w:lvl>
  </w:abstractNum>
  <w:num w:numId="1" w16cid:durableId="1944073819">
    <w:abstractNumId w:val="25"/>
  </w:num>
  <w:num w:numId="2" w16cid:durableId="1171290678">
    <w:abstractNumId w:val="29"/>
  </w:num>
  <w:num w:numId="3" w16cid:durableId="2114393891">
    <w:abstractNumId w:val="19"/>
  </w:num>
  <w:num w:numId="4" w16cid:durableId="1481848834">
    <w:abstractNumId w:val="19"/>
    <w:lvlOverride w:ilvl="0">
      <w:startOverride w:val="2"/>
    </w:lvlOverride>
    <w:lvlOverride w:ilvl="1">
      <w:startOverride w:val="1"/>
    </w:lvlOverride>
  </w:num>
  <w:num w:numId="5" w16cid:durableId="1115293059">
    <w:abstractNumId w:val="22"/>
  </w:num>
  <w:num w:numId="6" w16cid:durableId="2114670366">
    <w:abstractNumId w:val="7"/>
  </w:num>
  <w:num w:numId="7" w16cid:durableId="1945261314">
    <w:abstractNumId w:val="9"/>
  </w:num>
  <w:num w:numId="8" w16cid:durableId="1632175038">
    <w:abstractNumId w:val="2"/>
  </w:num>
  <w:num w:numId="9" w16cid:durableId="230359577">
    <w:abstractNumId w:val="21"/>
  </w:num>
  <w:num w:numId="10" w16cid:durableId="988896879">
    <w:abstractNumId w:val="5"/>
  </w:num>
  <w:num w:numId="11" w16cid:durableId="1975987258">
    <w:abstractNumId w:val="6"/>
  </w:num>
  <w:num w:numId="12" w16cid:durableId="629628586">
    <w:abstractNumId w:val="8"/>
  </w:num>
  <w:num w:numId="13" w16cid:durableId="66265078">
    <w:abstractNumId w:val="4"/>
  </w:num>
  <w:num w:numId="14" w16cid:durableId="885871959">
    <w:abstractNumId w:val="10"/>
  </w:num>
  <w:num w:numId="15" w16cid:durableId="1799105403">
    <w:abstractNumId w:val="24"/>
  </w:num>
  <w:num w:numId="16" w16cid:durableId="570384180">
    <w:abstractNumId w:val="16"/>
  </w:num>
  <w:num w:numId="17" w16cid:durableId="994384007">
    <w:abstractNumId w:val="1"/>
  </w:num>
  <w:num w:numId="18" w16cid:durableId="789204396">
    <w:abstractNumId w:val="11"/>
  </w:num>
  <w:num w:numId="19" w16cid:durableId="934173533">
    <w:abstractNumId w:val="0"/>
  </w:num>
  <w:num w:numId="20" w16cid:durableId="248127359">
    <w:abstractNumId w:val="14"/>
  </w:num>
  <w:num w:numId="21" w16cid:durableId="9600426">
    <w:abstractNumId w:val="3"/>
  </w:num>
  <w:num w:numId="22" w16cid:durableId="303580823">
    <w:abstractNumId w:val="20"/>
  </w:num>
  <w:num w:numId="23" w16cid:durableId="471680790">
    <w:abstractNumId w:val="23"/>
  </w:num>
  <w:num w:numId="24" w16cid:durableId="1857379432">
    <w:abstractNumId w:val="12"/>
  </w:num>
  <w:num w:numId="25" w16cid:durableId="2063550637">
    <w:abstractNumId w:val="18"/>
  </w:num>
  <w:num w:numId="26" w16cid:durableId="1217618102">
    <w:abstractNumId w:val="17"/>
  </w:num>
  <w:num w:numId="27" w16cid:durableId="1983386787">
    <w:abstractNumId w:val="13"/>
  </w:num>
  <w:num w:numId="28" w16cid:durableId="595216287">
    <w:abstractNumId w:val="28"/>
  </w:num>
  <w:num w:numId="29" w16cid:durableId="1546798044">
    <w:abstractNumId w:val="27"/>
  </w:num>
  <w:num w:numId="30" w16cid:durableId="8532448">
    <w:abstractNumId w:val="26"/>
  </w:num>
  <w:num w:numId="31" w16cid:durableId="1459376108">
    <w:abstractNumId w:val="1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54B"/>
    <w:rsid w:val="00001ACE"/>
    <w:rsid w:val="00002644"/>
    <w:rsid w:val="0000293C"/>
    <w:rsid w:val="000036AD"/>
    <w:rsid w:val="00006954"/>
    <w:rsid w:val="00014DF9"/>
    <w:rsid w:val="000155B0"/>
    <w:rsid w:val="00015638"/>
    <w:rsid w:val="00016259"/>
    <w:rsid w:val="00017496"/>
    <w:rsid w:val="00017738"/>
    <w:rsid w:val="00017C40"/>
    <w:rsid w:val="00020B4E"/>
    <w:rsid w:val="00021513"/>
    <w:rsid w:val="0002186D"/>
    <w:rsid w:val="00022702"/>
    <w:rsid w:val="00024CAC"/>
    <w:rsid w:val="000264D3"/>
    <w:rsid w:val="000275EE"/>
    <w:rsid w:val="00030C09"/>
    <w:rsid w:val="0003106D"/>
    <w:rsid w:val="00031562"/>
    <w:rsid w:val="000327C3"/>
    <w:rsid w:val="00036C95"/>
    <w:rsid w:val="00040302"/>
    <w:rsid w:val="000408D7"/>
    <w:rsid w:val="00040FFE"/>
    <w:rsid w:val="000420DC"/>
    <w:rsid w:val="00043227"/>
    <w:rsid w:val="000445B0"/>
    <w:rsid w:val="000466FA"/>
    <w:rsid w:val="00046753"/>
    <w:rsid w:val="00046B3C"/>
    <w:rsid w:val="00047DB2"/>
    <w:rsid w:val="0005068E"/>
    <w:rsid w:val="00062426"/>
    <w:rsid w:val="000629EA"/>
    <w:rsid w:val="00063F76"/>
    <w:rsid w:val="000642E6"/>
    <w:rsid w:val="000663AE"/>
    <w:rsid w:val="00067D2C"/>
    <w:rsid w:val="00070FD7"/>
    <w:rsid w:val="00072C71"/>
    <w:rsid w:val="00074019"/>
    <w:rsid w:val="000748AF"/>
    <w:rsid w:val="00075E0C"/>
    <w:rsid w:val="0008265F"/>
    <w:rsid w:val="000838E0"/>
    <w:rsid w:val="00091C0E"/>
    <w:rsid w:val="00091F42"/>
    <w:rsid w:val="0009289F"/>
    <w:rsid w:val="00092BF6"/>
    <w:rsid w:val="00095240"/>
    <w:rsid w:val="000A1E9B"/>
    <w:rsid w:val="000A4562"/>
    <w:rsid w:val="000A45B1"/>
    <w:rsid w:val="000A496A"/>
    <w:rsid w:val="000A53C7"/>
    <w:rsid w:val="000A5458"/>
    <w:rsid w:val="000A57C1"/>
    <w:rsid w:val="000A5B83"/>
    <w:rsid w:val="000B0B7C"/>
    <w:rsid w:val="000B2AC4"/>
    <w:rsid w:val="000B3373"/>
    <w:rsid w:val="000B51F3"/>
    <w:rsid w:val="000B5300"/>
    <w:rsid w:val="000B5ED3"/>
    <w:rsid w:val="000B7540"/>
    <w:rsid w:val="000B7973"/>
    <w:rsid w:val="000C0785"/>
    <w:rsid w:val="000C1A7E"/>
    <w:rsid w:val="000C340B"/>
    <w:rsid w:val="000C7513"/>
    <w:rsid w:val="000D2B1E"/>
    <w:rsid w:val="000D3B4E"/>
    <w:rsid w:val="000D4344"/>
    <w:rsid w:val="000D4729"/>
    <w:rsid w:val="000D55AE"/>
    <w:rsid w:val="000D65C2"/>
    <w:rsid w:val="000D7220"/>
    <w:rsid w:val="000E1559"/>
    <w:rsid w:val="000E7083"/>
    <w:rsid w:val="000E79CE"/>
    <w:rsid w:val="000F049D"/>
    <w:rsid w:val="00100297"/>
    <w:rsid w:val="00100F7B"/>
    <w:rsid w:val="001019FF"/>
    <w:rsid w:val="00102227"/>
    <w:rsid w:val="00106C18"/>
    <w:rsid w:val="00110777"/>
    <w:rsid w:val="00110AFD"/>
    <w:rsid w:val="00110BF3"/>
    <w:rsid w:val="0011422C"/>
    <w:rsid w:val="00114935"/>
    <w:rsid w:val="00117D7E"/>
    <w:rsid w:val="00121592"/>
    <w:rsid w:val="00121B95"/>
    <w:rsid w:val="001221F7"/>
    <w:rsid w:val="00122752"/>
    <w:rsid w:val="00125719"/>
    <w:rsid w:val="0012644C"/>
    <w:rsid w:val="00126843"/>
    <w:rsid w:val="0012686A"/>
    <w:rsid w:val="00127435"/>
    <w:rsid w:val="00127887"/>
    <w:rsid w:val="00130BA7"/>
    <w:rsid w:val="00133715"/>
    <w:rsid w:val="00134175"/>
    <w:rsid w:val="00134B83"/>
    <w:rsid w:val="00135178"/>
    <w:rsid w:val="0013740C"/>
    <w:rsid w:val="00140960"/>
    <w:rsid w:val="00140B64"/>
    <w:rsid w:val="00140F26"/>
    <w:rsid w:val="00140FD5"/>
    <w:rsid w:val="00155FF7"/>
    <w:rsid w:val="0015691C"/>
    <w:rsid w:val="0015715A"/>
    <w:rsid w:val="00157D0B"/>
    <w:rsid w:val="0016111A"/>
    <w:rsid w:val="00161A7D"/>
    <w:rsid w:val="00167B61"/>
    <w:rsid w:val="001703ED"/>
    <w:rsid w:val="00173D7E"/>
    <w:rsid w:val="001751F9"/>
    <w:rsid w:val="001771CB"/>
    <w:rsid w:val="00177A32"/>
    <w:rsid w:val="00181E73"/>
    <w:rsid w:val="001831F9"/>
    <w:rsid w:val="00187E05"/>
    <w:rsid w:val="001A0B03"/>
    <w:rsid w:val="001A572D"/>
    <w:rsid w:val="001A585F"/>
    <w:rsid w:val="001A644D"/>
    <w:rsid w:val="001A6D20"/>
    <w:rsid w:val="001B69ED"/>
    <w:rsid w:val="001B6F6E"/>
    <w:rsid w:val="001C2F6D"/>
    <w:rsid w:val="001C34EF"/>
    <w:rsid w:val="001C3B4F"/>
    <w:rsid w:val="001C53B2"/>
    <w:rsid w:val="001C66F0"/>
    <w:rsid w:val="001C6764"/>
    <w:rsid w:val="001D1069"/>
    <w:rsid w:val="001D2CC4"/>
    <w:rsid w:val="001D36D3"/>
    <w:rsid w:val="001D4761"/>
    <w:rsid w:val="001D494B"/>
    <w:rsid w:val="001D503F"/>
    <w:rsid w:val="001D71A0"/>
    <w:rsid w:val="001E4AC8"/>
    <w:rsid w:val="001E79D9"/>
    <w:rsid w:val="001F17B7"/>
    <w:rsid w:val="001F4388"/>
    <w:rsid w:val="001F49A1"/>
    <w:rsid w:val="001F60BE"/>
    <w:rsid w:val="001F6888"/>
    <w:rsid w:val="00200689"/>
    <w:rsid w:val="002014CC"/>
    <w:rsid w:val="0020185A"/>
    <w:rsid w:val="00202ADF"/>
    <w:rsid w:val="00206A78"/>
    <w:rsid w:val="00207FD4"/>
    <w:rsid w:val="0021000C"/>
    <w:rsid w:val="0021094A"/>
    <w:rsid w:val="00211B02"/>
    <w:rsid w:val="002163E6"/>
    <w:rsid w:val="00220216"/>
    <w:rsid w:val="00220955"/>
    <w:rsid w:val="002215C2"/>
    <w:rsid w:val="00222EC8"/>
    <w:rsid w:val="00224BEE"/>
    <w:rsid w:val="0022745F"/>
    <w:rsid w:val="0023105A"/>
    <w:rsid w:val="00232BB1"/>
    <w:rsid w:val="00237B72"/>
    <w:rsid w:val="00237BA8"/>
    <w:rsid w:val="00243330"/>
    <w:rsid w:val="00254F3E"/>
    <w:rsid w:val="00255C89"/>
    <w:rsid w:val="00255DEA"/>
    <w:rsid w:val="0025635D"/>
    <w:rsid w:val="00256F73"/>
    <w:rsid w:val="002574BF"/>
    <w:rsid w:val="00257B3A"/>
    <w:rsid w:val="002625D6"/>
    <w:rsid w:val="002653F0"/>
    <w:rsid w:val="002701AF"/>
    <w:rsid w:val="0027587F"/>
    <w:rsid w:val="002760AE"/>
    <w:rsid w:val="00281F16"/>
    <w:rsid w:val="00284811"/>
    <w:rsid w:val="002855DE"/>
    <w:rsid w:val="00285A3B"/>
    <w:rsid w:val="00287E9D"/>
    <w:rsid w:val="0029115E"/>
    <w:rsid w:val="0029448D"/>
    <w:rsid w:val="00296C5D"/>
    <w:rsid w:val="00297859"/>
    <w:rsid w:val="00297D2E"/>
    <w:rsid w:val="002A46F7"/>
    <w:rsid w:val="002A51AA"/>
    <w:rsid w:val="002B1290"/>
    <w:rsid w:val="002B2DF7"/>
    <w:rsid w:val="002B396A"/>
    <w:rsid w:val="002B5A48"/>
    <w:rsid w:val="002B66A0"/>
    <w:rsid w:val="002B74A7"/>
    <w:rsid w:val="002C3021"/>
    <w:rsid w:val="002C533D"/>
    <w:rsid w:val="002D0BDC"/>
    <w:rsid w:val="002D2A2A"/>
    <w:rsid w:val="002D40C4"/>
    <w:rsid w:val="002D45CC"/>
    <w:rsid w:val="002E0932"/>
    <w:rsid w:val="002E10A5"/>
    <w:rsid w:val="002E2EEB"/>
    <w:rsid w:val="002E6AE1"/>
    <w:rsid w:val="002F1DAD"/>
    <w:rsid w:val="002F2291"/>
    <w:rsid w:val="002F45C8"/>
    <w:rsid w:val="002F546A"/>
    <w:rsid w:val="0030095D"/>
    <w:rsid w:val="003061C8"/>
    <w:rsid w:val="003069C8"/>
    <w:rsid w:val="003079F2"/>
    <w:rsid w:val="003127E8"/>
    <w:rsid w:val="00312B62"/>
    <w:rsid w:val="00312E5E"/>
    <w:rsid w:val="00313AAA"/>
    <w:rsid w:val="003166EC"/>
    <w:rsid w:val="00321242"/>
    <w:rsid w:val="003228E0"/>
    <w:rsid w:val="003248A5"/>
    <w:rsid w:val="0032553B"/>
    <w:rsid w:val="00330946"/>
    <w:rsid w:val="003309F4"/>
    <w:rsid w:val="00334B47"/>
    <w:rsid w:val="00336D2C"/>
    <w:rsid w:val="00337645"/>
    <w:rsid w:val="003378AB"/>
    <w:rsid w:val="00340604"/>
    <w:rsid w:val="00341A44"/>
    <w:rsid w:val="00343C7A"/>
    <w:rsid w:val="0034493A"/>
    <w:rsid w:val="00350190"/>
    <w:rsid w:val="003511FC"/>
    <w:rsid w:val="00353495"/>
    <w:rsid w:val="003545A9"/>
    <w:rsid w:val="00357F1E"/>
    <w:rsid w:val="0036171A"/>
    <w:rsid w:val="00365654"/>
    <w:rsid w:val="00366A4B"/>
    <w:rsid w:val="00366B61"/>
    <w:rsid w:val="00370D12"/>
    <w:rsid w:val="0037313C"/>
    <w:rsid w:val="003737CF"/>
    <w:rsid w:val="003748FC"/>
    <w:rsid w:val="00380185"/>
    <w:rsid w:val="00380A3C"/>
    <w:rsid w:val="00382B62"/>
    <w:rsid w:val="00383BD1"/>
    <w:rsid w:val="0038518A"/>
    <w:rsid w:val="00386B8F"/>
    <w:rsid w:val="00391051"/>
    <w:rsid w:val="00391357"/>
    <w:rsid w:val="00394BDD"/>
    <w:rsid w:val="003A21C9"/>
    <w:rsid w:val="003A5227"/>
    <w:rsid w:val="003A6F5F"/>
    <w:rsid w:val="003A7308"/>
    <w:rsid w:val="003B6818"/>
    <w:rsid w:val="003C6F86"/>
    <w:rsid w:val="003D0878"/>
    <w:rsid w:val="003D18A2"/>
    <w:rsid w:val="003D1FB0"/>
    <w:rsid w:val="003D37F1"/>
    <w:rsid w:val="003D3A78"/>
    <w:rsid w:val="003D4EC3"/>
    <w:rsid w:val="003D574F"/>
    <w:rsid w:val="003D7FFC"/>
    <w:rsid w:val="003E1452"/>
    <w:rsid w:val="003E1BC3"/>
    <w:rsid w:val="003E26AB"/>
    <w:rsid w:val="003F0229"/>
    <w:rsid w:val="003F0424"/>
    <w:rsid w:val="003F375A"/>
    <w:rsid w:val="003F4BFD"/>
    <w:rsid w:val="003F601F"/>
    <w:rsid w:val="003F6621"/>
    <w:rsid w:val="00401281"/>
    <w:rsid w:val="00405B07"/>
    <w:rsid w:val="00406B70"/>
    <w:rsid w:val="00406F5A"/>
    <w:rsid w:val="0040700D"/>
    <w:rsid w:val="00413565"/>
    <w:rsid w:val="004141B3"/>
    <w:rsid w:val="00415D7D"/>
    <w:rsid w:val="004201E2"/>
    <w:rsid w:val="004215C8"/>
    <w:rsid w:val="00422433"/>
    <w:rsid w:val="0042270C"/>
    <w:rsid w:val="00424CD3"/>
    <w:rsid w:val="00425F6A"/>
    <w:rsid w:val="004275E2"/>
    <w:rsid w:val="00427AAC"/>
    <w:rsid w:val="00427D70"/>
    <w:rsid w:val="00436905"/>
    <w:rsid w:val="00436A40"/>
    <w:rsid w:val="004372FA"/>
    <w:rsid w:val="00440A5B"/>
    <w:rsid w:val="00442881"/>
    <w:rsid w:val="004477F2"/>
    <w:rsid w:val="004509C1"/>
    <w:rsid w:val="0045688C"/>
    <w:rsid w:val="0046359C"/>
    <w:rsid w:val="00463928"/>
    <w:rsid w:val="00464662"/>
    <w:rsid w:val="00464DD9"/>
    <w:rsid w:val="00465C33"/>
    <w:rsid w:val="0046623A"/>
    <w:rsid w:val="00471C87"/>
    <w:rsid w:val="00472449"/>
    <w:rsid w:val="00472AA2"/>
    <w:rsid w:val="00474F5D"/>
    <w:rsid w:val="004762EF"/>
    <w:rsid w:val="00476637"/>
    <w:rsid w:val="00476BE2"/>
    <w:rsid w:val="00480259"/>
    <w:rsid w:val="004815EB"/>
    <w:rsid w:val="004816C1"/>
    <w:rsid w:val="004832A7"/>
    <w:rsid w:val="00487E7D"/>
    <w:rsid w:val="00490229"/>
    <w:rsid w:val="00492BF1"/>
    <w:rsid w:val="004935B8"/>
    <w:rsid w:val="00496449"/>
    <w:rsid w:val="0049694F"/>
    <w:rsid w:val="00496C58"/>
    <w:rsid w:val="00496F0E"/>
    <w:rsid w:val="00497882"/>
    <w:rsid w:val="00497C24"/>
    <w:rsid w:val="004A0FFA"/>
    <w:rsid w:val="004A230B"/>
    <w:rsid w:val="004A355F"/>
    <w:rsid w:val="004A3975"/>
    <w:rsid w:val="004A4983"/>
    <w:rsid w:val="004A6D53"/>
    <w:rsid w:val="004B1094"/>
    <w:rsid w:val="004B5B36"/>
    <w:rsid w:val="004C010F"/>
    <w:rsid w:val="004C0885"/>
    <w:rsid w:val="004C1EAD"/>
    <w:rsid w:val="004C20D2"/>
    <w:rsid w:val="004C3FB7"/>
    <w:rsid w:val="004C7B54"/>
    <w:rsid w:val="004D11E2"/>
    <w:rsid w:val="004D368E"/>
    <w:rsid w:val="004D4119"/>
    <w:rsid w:val="004D627F"/>
    <w:rsid w:val="004E00A9"/>
    <w:rsid w:val="004E1528"/>
    <w:rsid w:val="004E2233"/>
    <w:rsid w:val="004E4CD6"/>
    <w:rsid w:val="004E5CFE"/>
    <w:rsid w:val="004F0C0E"/>
    <w:rsid w:val="004F3E17"/>
    <w:rsid w:val="004F6049"/>
    <w:rsid w:val="00500B39"/>
    <w:rsid w:val="0050423D"/>
    <w:rsid w:val="00504EFD"/>
    <w:rsid w:val="00507382"/>
    <w:rsid w:val="00510931"/>
    <w:rsid w:val="005130A7"/>
    <w:rsid w:val="005131AE"/>
    <w:rsid w:val="005163BB"/>
    <w:rsid w:val="00516475"/>
    <w:rsid w:val="00516B52"/>
    <w:rsid w:val="00523A9E"/>
    <w:rsid w:val="005243FA"/>
    <w:rsid w:val="005244C1"/>
    <w:rsid w:val="00534E46"/>
    <w:rsid w:val="00535EA7"/>
    <w:rsid w:val="00536131"/>
    <w:rsid w:val="00536A7B"/>
    <w:rsid w:val="00536B5D"/>
    <w:rsid w:val="00537F67"/>
    <w:rsid w:val="00540054"/>
    <w:rsid w:val="005409FD"/>
    <w:rsid w:val="0054182C"/>
    <w:rsid w:val="005430E5"/>
    <w:rsid w:val="0054326A"/>
    <w:rsid w:val="005442A2"/>
    <w:rsid w:val="00544C33"/>
    <w:rsid w:val="00545833"/>
    <w:rsid w:val="00546F43"/>
    <w:rsid w:val="00546FCF"/>
    <w:rsid w:val="00547E49"/>
    <w:rsid w:val="0055107C"/>
    <w:rsid w:val="005511E9"/>
    <w:rsid w:val="00551F70"/>
    <w:rsid w:val="00553A72"/>
    <w:rsid w:val="00554348"/>
    <w:rsid w:val="0055538E"/>
    <w:rsid w:val="00564F3E"/>
    <w:rsid w:val="0056540A"/>
    <w:rsid w:val="00571925"/>
    <w:rsid w:val="00573B0D"/>
    <w:rsid w:val="005818F3"/>
    <w:rsid w:val="00581B60"/>
    <w:rsid w:val="005927C4"/>
    <w:rsid w:val="00593DF5"/>
    <w:rsid w:val="0059432B"/>
    <w:rsid w:val="00594B82"/>
    <w:rsid w:val="00595CAD"/>
    <w:rsid w:val="00596A1C"/>
    <w:rsid w:val="005A054A"/>
    <w:rsid w:val="005A293D"/>
    <w:rsid w:val="005A3E92"/>
    <w:rsid w:val="005A6CF7"/>
    <w:rsid w:val="005A7D85"/>
    <w:rsid w:val="005B0EA7"/>
    <w:rsid w:val="005B2850"/>
    <w:rsid w:val="005B344D"/>
    <w:rsid w:val="005B4045"/>
    <w:rsid w:val="005B4AC4"/>
    <w:rsid w:val="005B6648"/>
    <w:rsid w:val="005B6DED"/>
    <w:rsid w:val="005B6E4D"/>
    <w:rsid w:val="005C0130"/>
    <w:rsid w:val="005C0A19"/>
    <w:rsid w:val="005C130E"/>
    <w:rsid w:val="005C37AD"/>
    <w:rsid w:val="005C393F"/>
    <w:rsid w:val="005D39AA"/>
    <w:rsid w:val="005D3D02"/>
    <w:rsid w:val="005D67C8"/>
    <w:rsid w:val="005D7439"/>
    <w:rsid w:val="005D7779"/>
    <w:rsid w:val="005E1C75"/>
    <w:rsid w:val="005E5439"/>
    <w:rsid w:val="005E5F80"/>
    <w:rsid w:val="005E760C"/>
    <w:rsid w:val="005F132E"/>
    <w:rsid w:val="005F195B"/>
    <w:rsid w:val="00600155"/>
    <w:rsid w:val="00601F7A"/>
    <w:rsid w:val="006074E9"/>
    <w:rsid w:val="00607E05"/>
    <w:rsid w:val="006147F1"/>
    <w:rsid w:val="0062081A"/>
    <w:rsid w:val="006221AF"/>
    <w:rsid w:val="006265A1"/>
    <w:rsid w:val="00627628"/>
    <w:rsid w:val="006307B7"/>
    <w:rsid w:val="00632426"/>
    <w:rsid w:val="006325C3"/>
    <w:rsid w:val="0063320B"/>
    <w:rsid w:val="00634B52"/>
    <w:rsid w:val="006366D8"/>
    <w:rsid w:val="006369D4"/>
    <w:rsid w:val="00641D66"/>
    <w:rsid w:val="00642BE7"/>
    <w:rsid w:val="00643954"/>
    <w:rsid w:val="00644512"/>
    <w:rsid w:val="00645BE9"/>
    <w:rsid w:val="00645E42"/>
    <w:rsid w:val="0065229A"/>
    <w:rsid w:val="00652E14"/>
    <w:rsid w:val="0065540E"/>
    <w:rsid w:val="006575CE"/>
    <w:rsid w:val="00660F0C"/>
    <w:rsid w:val="00662DD9"/>
    <w:rsid w:val="0066418A"/>
    <w:rsid w:val="00667219"/>
    <w:rsid w:val="00671673"/>
    <w:rsid w:val="00675E43"/>
    <w:rsid w:val="0067618E"/>
    <w:rsid w:val="00677647"/>
    <w:rsid w:val="00677D9D"/>
    <w:rsid w:val="00682899"/>
    <w:rsid w:val="006840E4"/>
    <w:rsid w:val="006878CC"/>
    <w:rsid w:val="00692DF4"/>
    <w:rsid w:val="00697363"/>
    <w:rsid w:val="006979A8"/>
    <w:rsid w:val="00697A14"/>
    <w:rsid w:val="006B0B1D"/>
    <w:rsid w:val="006B0F66"/>
    <w:rsid w:val="006B64F1"/>
    <w:rsid w:val="006C2D77"/>
    <w:rsid w:val="006C4AB4"/>
    <w:rsid w:val="006C61F5"/>
    <w:rsid w:val="006C692C"/>
    <w:rsid w:val="006D07ED"/>
    <w:rsid w:val="006D0C63"/>
    <w:rsid w:val="006D1A4D"/>
    <w:rsid w:val="006D34ED"/>
    <w:rsid w:val="006D6A1A"/>
    <w:rsid w:val="006D78E2"/>
    <w:rsid w:val="006E6D04"/>
    <w:rsid w:val="006F187D"/>
    <w:rsid w:val="006F1DAA"/>
    <w:rsid w:val="006F262F"/>
    <w:rsid w:val="006F5708"/>
    <w:rsid w:val="006F6481"/>
    <w:rsid w:val="006F6508"/>
    <w:rsid w:val="006F6616"/>
    <w:rsid w:val="00704230"/>
    <w:rsid w:val="00705E10"/>
    <w:rsid w:val="00706152"/>
    <w:rsid w:val="00707232"/>
    <w:rsid w:val="007107D4"/>
    <w:rsid w:val="00710B39"/>
    <w:rsid w:val="0071108B"/>
    <w:rsid w:val="00714AC6"/>
    <w:rsid w:val="007156B6"/>
    <w:rsid w:val="0071770C"/>
    <w:rsid w:val="00720222"/>
    <w:rsid w:val="007220EE"/>
    <w:rsid w:val="007230A2"/>
    <w:rsid w:val="0072348E"/>
    <w:rsid w:val="0073169F"/>
    <w:rsid w:val="0073549B"/>
    <w:rsid w:val="007369B0"/>
    <w:rsid w:val="00741601"/>
    <w:rsid w:val="0074177E"/>
    <w:rsid w:val="00742531"/>
    <w:rsid w:val="00742A52"/>
    <w:rsid w:val="00743AE7"/>
    <w:rsid w:val="007448A5"/>
    <w:rsid w:val="00744E08"/>
    <w:rsid w:val="007531A8"/>
    <w:rsid w:val="00753CE9"/>
    <w:rsid w:val="00753FE4"/>
    <w:rsid w:val="007554B7"/>
    <w:rsid w:val="0076145D"/>
    <w:rsid w:val="007631DD"/>
    <w:rsid w:val="007650A0"/>
    <w:rsid w:val="00765458"/>
    <w:rsid w:val="00765A4B"/>
    <w:rsid w:val="00766AA0"/>
    <w:rsid w:val="00767CB1"/>
    <w:rsid w:val="00771AFE"/>
    <w:rsid w:val="007726F4"/>
    <w:rsid w:val="00772B5E"/>
    <w:rsid w:val="00772CBE"/>
    <w:rsid w:val="00774B1B"/>
    <w:rsid w:val="007755BD"/>
    <w:rsid w:val="007766F9"/>
    <w:rsid w:val="00777A42"/>
    <w:rsid w:val="00782E55"/>
    <w:rsid w:val="00787248"/>
    <w:rsid w:val="00790F52"/>
    <w:rsid w:val="007917D4"/>
    <w:rsid w:val="00791C62"/>
    <w:rsid w:val="0079250B"/>
    <w:rsid w:val="00793C3D"/>
    <w:rsid w:val="00794167"/>
    <w:rsid w:val="00794B5A"/>
    <w:rsid w:val="00795634"/>
    <w:rsid w:val="00795C5A"/>
    <w:rsid w:val="00796760"/>
    <w:rsid w:val="00796CDB"/>
    <w:rsid w:val="00797530"/>
    <w:rsid w:val="007A1679"/>
    <w:rsid w:val="007A2559"/>
    <w:rsid w:val="007A3388"/>
    <w:rsid w:val="007A3C9A"/>
    <w:rsid w:val="007A4415"/>
    <w:rsid w:val="007A7DB5"/>
    <w:rsid w:val="007B1FDE"/>
    <w:rsid w:val="007B20A7"/>
    <w:rsid w:val="007B30B6"/>
    <w:rsid w:val="007B3CC0"/>
    <w:rsid w:val="007B3D8D"/>
    <w:rsid w:val="007B5FF2"/>
    <w:rsid w:val="007C18AC"/>
    <w:rsid w:val="007C26B3"/>
    <w:rsid w:val="007C3782"/>
    <w:rsid w:val="007C4EE1"/>
    <w:rsid w:val="007C6095"/>
    <w:rsid w:val="007C70D1"/>
    <w:rsid w:val="007C7619"/>
    <w:rsid w:val="007D3506"/>
    <w:rsid w:val="007D4F88"/>
    <w:rsid w:val="007D533E"/>
    <w:rsid w:val="007D5B41"/>
    <w:rsid w:val="007E113D"/>
    <w:rsid w:val="007E4D4E"/>
    <w:rsid w:val="007E767E"/>
    <w:rsid w:val="007E76AB"/>
    <w:rsid w:val="0080310A"/>
    <w:rsid w:val="00806045"/>
    <w:rsid w:val="00806638"/>
    <w:rsid w:val="00812036"/>
    <w:rsid w:val="0081221A"/>
    <w:rsid w:val="00814345"/>
    <w:rsid w:val="00815466"/>
    <w:rsid w:val="00816812"/>
    <w:rsid w:val="0082188F"/>
    <w:rsid w:val="00831C1B"/>
    <w:rsid w:val="00831D6A"/>
    <w:rsid w:val="00840A08"/>
    <w:rsid w:val="00842647"/>
    <w:rsid w:val="008449F5"/>
    <w:rsid w:val="00845570"/>
    <w:rsid w:val="00845DB1"/>
    <w:rsid w:val="00851C61"/>
    <w:rsid w:val="008566C3"/>
    <w:rsid w:val="00857276"/>
    <w:rsid w:val="0086043F"/>
    <w:rsid w:val="0086643E"/>
    <w:rsid w:val="00867854"/>
    <w:rsid w:val="00873E49"/>
    <w:rsid w:val="008744C3"/>
    <w:rsid w:val="008764F5"/>
    <w:rsid w:val="00884B93"/>
    <w:rsid w:val="00890619"/>
    <w:rsid w:val="00891223"/>
    <w:rsid w:val="008946B3"/>
    <w:rsid w:val="00894A1F"/>
    <w:rsid w:val="008954DC"/>
    <w:rsid w:val="008A113F"/>
    <w:rsid w:val="008A150B"/>
    <w:rsid w:val="008A1E46"/>
    <w:rsid w:val="008A2F0A"/>
    <w:rsid w:val="008A39DD"/>
    <w:rsid w:val="008A44A4"/>
    <w:rsid w:val="008A454B"/>
    <w:rsid w:val="008A4FB5"/>
    <w:rsid w:val="008A605A"/>
    <w:rsid w:val="008A6602"/>
    <w:rsid w:val="008B0359"/>
    <w:rsid w:val="008B208D"/>
    <w:rsid w:val="008B2451"/>
    <w:rsid w:val="008B24FA"/>
    <w:rsid w:val="008B5696"/>
    <w:rsid w:val="008B68BC"/>
    <w:rsid w:val="008C095A"/>
    <w:rsid w:val="008C1C4F"/>
    <w:rsid w:val="008C39BF"/>
    <w:rsid w:val="008C5803"/>
    <w:rsid w:val="008C6E75"/>
    <w:rsid w:val="008D27DB"/>
    <w:rsid w:val="008D374D"/>
    <w:rsid w:val="008D3BCF"/>
    <w:rsid w:val="008D5054"/>
    <w:rsid w:val="008E0A06"/>
    <w:rsid w:val="008E21D0"/>
    <w:rsid w:val="008E2376"/>
    <w:rsid w:val="008E2CBF"/>
    <w:rsid w:val="008E66BC"/>
    <w:rsid w:val="008F0423"/>
    <w:rsid w:val="008F2F0B"/>
    <w:rsid w:val="008F36F9"/>
    <w:rsid w:val="008F5B95"/>
    <w:rsid w:val="008F6739"/>
    <w:rsid w:val="0090474D"/>
    <w:rsid w:val="00905DEF"/>
    <w:rsid w:val="00916B1E"/>
    <w:rsid w:val="00917091"/>
    <w:rsid w:val="00917DFA"/>
    <w:rsid w:val="00920F56"/>
    <w:rsid w:val="0092626A"/>
    <w:rsid w:val="0092652C"/>
    <w:rsid w:val="009304CC"/>
    <w:rsid w:val="00930A04"/>
    <w:rsid w:val="009318F6"/>
    <w:rsid w:val="00936167"/>
    <w:rsid w:val="009378D6"/>
    <w:rsid w:val="00937F3B"/>
    <w:rsid w:val="0094027C"/>
    <w:rsid w:val="009420A6"/>
    <w:rsid w:val="0094238F"/>
    <w:rsid w:val="009424BA"/>
    <w:rsid w:val="0094407E"/>
    <w:rsid w:val="00946E83"/>
    <w:rsid w:val="009473A0"/>
    <w:rsid w:val="00951765"/>
    <w:rsid w:val="009526FC"/>
    <w:rsid w:val="00953C84"/>
    <w:rsid w:val="0095454B"/>
    <w:rsid w:val="0095550D"/>
    <w:rsid w:val="0095565F"/>
    <w:rsid w:val="009556EB"/>
    <w:rsid w:val="00957F9E"/>
    <w:rsid w:val="00960BE5"/>
    <w:rsid w:val="0096158A"/>
    <w:rsid w:val="0096238A"/>
    <w:rsid w:val="009637FC"/>
    <w:rsid w:val="00964AE5"/>
    <w:rsid w:val="00965159"/>
    <w:rsid w:val="00966C49"/>
    <w:rsid w:val="00976317"/>
    <w:rsid w:val="00976F54"/>
    <w:rsid w:val="00980E3C"/>
    <w:rsid w:val="00983A5E"/>
    <w:rsid w:val="00984CE0"/>
    <w:rsid w:val="0098612C"/>
    <w:rsid w:val="009865C3"/>
    <w:rsid w:val="00987038"/>
    <w:rsid w:val="0098796C"/>
    <w:rsid w:val="009933DD"/>
    <w:rsid w:val="00994FD0"/>
    <w:rsid w:val="00995A44"/>
    <w:rsid w:val="009A0C35"/>
    <w:rsid w:val="009A35A7"/>
    <w:rsid w:val="009A488C"/>
    <w:rsid w:val="009A5EA3"/>
    <w:rsid w:val="009A5EF0"/>
    <w:rsid w:val="009B0A1F"/>
    <w:rsid w:val="009B0CC5"/>
    <w:rsid w:val="009B1C9F"/>
    <w:rsid w:val="009B3AD3"/>
    <w:rsid w:val="009C1A73"/>
    <w:rsid w:val="009C349D"/>
    <w:rsid w:val="009C53CF"/>
    <w:rsid w:val="009C786D"/>
    <w:rsid w:val="009C79C2"/>
    <w:rsid w:val="009D26F4"/>
    <w:rsid w:val="009D5911"/>
    <w:rsid w:val="009D6BF2"/>
    <w:rsid w:val="009D740F"/>
    <w:rsid w:val="009D7466"/>
    <w:rsid w:val="009E1C8A"/>
    <w:rsid w:val="009E26A8"/>
    <w:rsid w:val="009E64DA"/>
    <w:rsid w:val="009E6739"/>
    <w:rsid w:val="009E722A"/>
    <w:rsid w:val="009F212F"/>
    <w:rsid w:val="009F322C"/>
    <w:rsid w:val="009F35DF"/>
    <w:rsid w:val="009F4136"/>
    <w:rsid w:val="009F45AE"/>
    <w:rsid w:val="009F64EC"/>
    <w:rsid w:val="00A00EA5"/>
    <w:rsid w:val="00A03B56"/>
    <w:rsid w:val="00A05B64"/>
    <w:rsid w:val="00A05BE0"/>
    <w:rsid w:val="00A06228"/>
    <w:rsid w:val="00A06B45"/>
    <w:rsid w:val="00A0709B"/>
    <w:rsid w:val="00A103B9"/>
    <w:rsid w:val="00A106A4"/>
    <w:rsid w:val="00A10979"/>
    <w:rsid w:val="00A125EF"/>
    <w:rsid w:val="00A12CDD"/>
    <w:rsid w:val="00A14D20"/>
    <w:rsid w:val="00A15AB7"/>
    <w:rsid w:val="00A1699E"/>
    <w:rsid w:val="00A20CCA"/>
    <w:rsid w:val="00A216FC"/>
    <w:rsid w:val="00A2353D"/>
    <w:rsid w:val="00A239C2"/>
    <w:rsid w:val="00A23AD7"/>
    <w:rsid w:val="00A2738F"/>
    <w:rsid w:val="00A32A83"/>
    <w:rsid w:val="00A32AEA"/>
    <w:rsid w:val="00A33DB1"/>
    <w:rsid w:val="00A40739"/>
    <w:rsid w:val="00A41C76"/>
    <w:rsid w:val="00A43669"/>
    <w:rsid w:val="00A44AB4"/>
    <w:rsid w:val="00A44C15"/>
    <w:rsid w:val="00A44CEE"/>
    <w:rsid w:val="00A45F9A"/>
    <w:rsid w:val="00A551CD"/>
    <w:rsid w:val="00A572A8"/>
    <w:rsid w:val="00A57803"/>
    <w:rsid w:val="00A64554"/>
    <w:rsid w:val="00A67183"/>
    <w:rsid w:val="00A67B8B"/>
    <w:rsid w:val="00A72BF7"/>
    <w:rsid w:val="00A73A50"/>
    <w:rsid w:val="00A76B13"/>
    <w:rsid w:val="00A77C2F"/>
    <w:rsid w:val="00A83357"/>
    <w:rsid w:val="00A84E79"/>
    <w:rsid w:val="00A85DA5"/>
    <w:rsid w:val="00A8702E"/>
    <w:rsid w:val="00A90AD5"/>
    <w:rsid w:val="00A928FE"/>
    <w:rsid w:val="00A92C4A"/>
    <w:rsid w:val="00A93379"/>
    <w:rsid w:val="00A959BD"/>
    <w:rsid w:val="00A95C87"/>
    <w:rsid w:val="00A96666"/>
    <w:rsid w:val="00A976BD"/>
    <w:rsid w:val="00A97D78"/>
    <w:rsid w:val="00AA08FD"/>
    <w:rsid w:val="00AA1EC3"/>
    <w:rsid w:val="00AA3C60"/>
    <w:rsid w:val="00AA3EC6"/>
    <w:rsid w:val="00AA737B"/>
    <w:rsid w:val="00AB24E8"/>
    <w:rsid w:val="00AB4345"/>
    <w:rsid w:val="00AB4D28"/>
    <w:rsid w:val="00AB50C6"/>
    <w:rsid w:val="00AC060A"/>
    <w:rsid w:val="00AC0A93"/>
    <w:rsid w:val="00AC26B6"/>
    <w:rsid w:val="00AC3D7C"/>
    <w:rsid w:val="00AC7F4D"/>
    <w:rsid w:val="00AD3BBB"/>
    <w:rsid w:val="00AD3EA3"/>
    <w:rsid w:val="00AD674C"/>
    <w:rsid w:val="00AE28EB"/>
    <w:rsid w:val="00AE2DDF"/>
    <w:rsid w:val="00AE402F"/>
    <w:rsid w:val="00AE5504"/>
    <w:rsid w:val="00AE6FE9"/>
    <w:rsid w:val="00AE7143"/>
    <w:rsid w:val="00AF21A0"/>
    <w:rsid w:val="00AF40B1"/>
    <w:rsid w:val="00AF6C23"/>
    <w:rsid w:val="00B00CFC"/>
    <w:rsid w:val="00B011D1"/>
    <w:rsid w:val="00B01905"/>
    <w:rsid w:val="00B01EF0"/>
    <w:rsid w:val="00B0368A"/>
    <w:rsid w:val="00B05776"/>
    <w:rsid w:val="00B07B17"/>
    <w:rsid w:val="00B1199C"/>
    <w:rsid w:val="00B12AC0"/>
    <w:rsid w:val="00B14263"/>
    <w:rsid w:val="00B160D1"/>
    <w:rsid w:val="00B171C2"/>
    <w:rsid w:val="00B207D4"/>
    <w:rsid w:val="00B249DC"/>
    <w:rsid w:val="00B268B9"/>
    <w:rsid w:val="00B27012"/>
    <w:rsid w:val="00B343C0"/>
    <w:rsid w:val="00B410C1"/>
    <w:rsid w:val="00B4208E"/>
    <w:rsid w:val="00B434B6"/>
    <w:rsid w:val="00B43B96"/>
    <w:rsid w:val="00B44755"/>
    <w:rsid w:val="00B50093"/>
    <w:rsid w:val="00B5150E"/>
    <w:rsid w:val="00B565F0"/>
    <w:rsid w:val="00B568A4"/>
    <w:rsid w:val="00B56CAA"/>
    <w:rsid w:val="00B61C3F"/>
    <w:rsid w:val="00B623DF"/>
    <w:rsid w:val="00B63DCE"/>
    <w:rsid w:val="00B65ABC"/>
    <w:rsid w:val="00B66393"/>
    <w:rsid w:val="00B709FB"/>
    <w:rsid w:val="00B70C6E"/>
    <w:rsid w:val="00B70E8C"/>
    <w:rsid w:val="00B74206"/>
    <w:rsid w:val="00B76DC4"/>
    <w:rsid w:val="00B77AA4"/>
    <w:rsid w:val="00B816FE"/>
    <w:rsid w:val="00B817BE"/>
    <w:rsid w:val="00B82486"/>
    <w:rsid w:val="00B82563"/>
    <w:rsid w:val="00B856B6"/>
    <w:rsid w:val="00B86B09"/>
    <w:rsid w:val="00B874AA"/>
    <w:rsid w:val="00B912DC"/>
    <w:rsid w:val="00B9196F"/>
    <w:rsid w:val="00B93623"/>
    <w:rsid w:val="00B94470"/>
    <w:rsid w:val="00B9571E"/>
    <w:rsid w:val="00B95AF0"/>
    <w:rsid w:val="00B95B08"/>
    <w:rsid w:val="00B96E9D"/>
    <w:rsid w:val="00BA1D1C"/>
    <w:rsid w:val="00BA4E48"/>
    <w:rsid w:val="00BA537F"/>
    <w:rsid w:val="00BA6438"/>
    <w:rsid w:val="00BA7296"/>
    <w:rsid w:val="00BA7E7D"/>
    <w:rsid w:val="00BB1CAF"/>
    <w:rsid w:val="00BB7E6E"/>
    <w:rsid w:val="00BC0128"/>
    <w:rsid w:val="00BC054E"/>
    <w:rsid w:val="00BC16B4"/>
    <w:rsid w:val="00BC2E0F"/>
    <w:rsid w:val="00BC301A"/>
    <w:rsid w:val="00BC3927"/>
    <w:rsid w:val="00BC535B"/>
    <w:rsid w:val="00BC6CD5"/>
    <w:rsid w:val="00BC732B"/>
    <w:rsid w:val="00BD1560"/>
    <w:rsid w:val="00BD1FD3"/>
    <w:rsid w:val="00BD4762"/>
    <w:rsid w:val="00BD4B5A"/>
    <w:rsid w:val="00BD6260"/>
    <w:rsid w:val="00BD7DEC"/>
    <w:rsid w:val="00BE2B03"/>
    <w:rsid w:val="00BE3143"/>
    <w:rsid w:val="00BE4834"/>
    <w:rsid w:val="00BE4F96"/>
    <w:rsid w:val="00BE635E"/>
    <w:rsid w:val="00BE7CA0"/>
    <w:rsid w:val="00BF08D8"/>
    <w:rsid w:val="00BF0A0C"/>
    <w:rsid w:val="00BF16FD"/>
    <w:rsid w:val="00BF390E"/>
    <w:rsid w:val="00C01DA8"/>
    <w:rsid w:val="00C02C9C"/>
    <w:rsid w:val="00C110BC"/>
    <w:rsid w:val="00C111E6"/>
    <w:rsid w:val="00C1300A"/>
    <w:rsid w:val="00C13721"/>
    <w:rsid w:val="00C15190"/>
    <w:rsid w:val="00C1557E"/>
    <w:rsid w:val="00C15F44"/>
    <w:rsid w:val="00C21172"/>
    <w:rsid w:val="00C229A3"/>
    <w:rsid w:val="00C268F0"/>
    <w:rsid w:val="00C30CA8"/>
    <w:rsid w:val="00C31A94"/>
    <w:rsid w:val="00C31B29"/>
    <w:rsid w:val="00C33037"/>
    <w:rsid w:val="00C35FFE"/>
    <w:rsid w:val="00C360C8"/>
    <w:rsid w:val="00C41527"/>
    <w:rsid w:val="00C42E46"/>
    <w:rsid w:val="00C4617C"/>
    <w:rsid w:val="00C51F11"/>
    <w:rsid w:val="00C52192"/>
    <w:rsid w:val="00C52A2B"/>
    <w:rsid w:val="00C56C7C"/>
    <w:rsid w:val="00C60E3C"/>
    <w:rsid w:val="00C624AC"/>
    <w:rsid w:val="00C630F3"/>
    <w:rsid w:val="00C63857"/>
    <w:rsid w:val="00C66E2C"/>
    <w:rsid w:val="00C71182"/>
    <w:rsid w:val="00C712AB"/>
    <w:rsid w:val="00C72491"/>
    <w:rsid w:val="00C7325F"/>
    <w:rsid w:val="00C74433"/>
    <w:rsid w:val="00C76BAC"/>
    <w:rsid w:val="00C77024"/>
    <w:rsid w:val="00C80D15"/>
    <w:rsid w:val="00C85379"/>
    <w:rsid w:val="00C92DD0"/>
    <w:rsid w:val="00C95139"/>
    <w:rsid w:val="00C9545F"/>
    <w:rsid w:val="00C9560E"/>
    <w:rsid w:val="00C97C1D"/>
    <w:rsid w:val="00CA14DF"/>
    <w:rsid w:val="00CA3DDE"/>
    <w:rsid w:val="00CA5960"/>
    <w:rsid w:val="00CA714B"/>
    <w:rsid w:val="00CB0456"/>
    <w:rsid w:val="00CB2A8F"/>
    <w:rsid w:val="00CB2DBA"/>
    <w:rsid w:val="00CB3301"/>
    <w:rsid w:val="00CB5116"/>
    <w:rsid w:val="00CB559E"/>
    <w:rsid w:val="00CB6A7A"/>
    <w:rsid w:val="00CB72C7"/>
    <w:rsid w:val="00CC1F19"/>
    <w:rsid w:val="00CC2A81"/>
    <w:rsid w:val="00CC42E4"/>
    <w:rsid w:val="00CC6C60"/>
    <w:rsid w:val="00CD2115"/>
    <w:rsid w:val="00CD2404"/>
    <w:rsid w:val="00CD2700"/>
    <w:rsid w:val="00CD36B0"/>
    <w:rsid w:val="00CD42D5"/>
    <w:rsid w:val="00CD54A4"/>
    <w:rsid w:val="00CD7B56"/>
    <w:rsid w:val="00CE319D"/>
    <w:rsid w:val="00CE5793"/>
    <w:rsid w:val="00CE7299"/>
    <w:rsid w:val="00CF224B"/>
    <w:rsid w:val="00CF48B4"/>
    <w:rsid w:val="00D02B70"/>
    <w:rsid w:val="00D02D80"/>
    <w:rsid w:val="00D05331"/>
    <w:rsid w:val="00D100F9"/>
    <w:rsid w:val="00D1038C"/>
    <w:rsid w:val="00D135CE"/>
    <w:rsid w:val="00D14214"/>
    <w:rsid w:val="00D15099"/>
    <w:rsid w:val="00D15700"/>
    <w:rsid w:val="00D16B98"/>
    <w:rsid w:val="00D25F99"/>
    <w:rsid w:val="00D318C4"/>
    <w:rsid w:val="00D31946"/>
    <w:rsid w:val="00D334A2"/>
    <w:rsid w:val="00D35B18"/>
    <w:rsid w:val="00D3781A"/>
    <w:rsid w:val="00D419CB"/>
    <w:rsid w:val="00D41C4E"/>
    <w:rsid w:val="00D422A9"/>
    <w:rsid w:val="00D441F6"/>
    <w:rsid w:val="00D45882"/>
    <w:rsid w:val="00D46999"/>
    <w:rsid w:val="00D52212"/>
    <w:rsid w:val="00D617E2"/>
    <w:rsid w:val="00D6345B"/>
    <w:rsid w:val="00D64E78"/>
    <w:rsid w:val="00D65ED6"/>
    <w:rsid w:val="00D665B5"/>
    <w:rsid w:val="00D665ED"/>
    <w:rsid w:val="00D66D57"/>
    <w:rsid w:val="00D67F20"/>
    <w:rsid w:val="00D700CB"/>
    <w:rsid w:val="00D7353B"/>
    <w:rsid w:val="00D7382F"/>
    <w:rsid w:val="00D77A8B"/>
    <w:rsid w:val="00D80329"/>
    <w:rsid w:val="00D83067"/>
    <w:rsid w:val="00D83217"/>
    <w:rsid w:val="00D84231"/>
    <w:rsid w:val="00D87503"/>
    <w:rsid w:val="00D87DDC"/>
    <w:rsid w:val="00D91E48"/>
    <w:rsid w:val="00D97F8B"/>
    <w:rsid w:val="00DA0280"/>
    <w:rsid w:val="00DA0B94"/>
    <w:rsid w:val="00DA0E5A"/>
    <w:rsid w:val="00DA3F64"/>
    <w:rsid w:val="00DA4572"/>
    <w:rsid w:val="00DA4D96"/>
    <w:rsid w:val="00DB028F"/>
    <w:rsid w:val="00DB1091"/>
    <w:rsid w:val="00DB355F"/>
    <w:rsid w:val="00DB3C41"/>
    <w:rsid w:val="00DB47DD"/>
    <w:rsid w:val="00DB4CED"/>
    <w:rsid w:val="00DB53B7"/>
    <w:rsid w:val="00DB5489"/>
    <w:rsid w:val="00DC2493"/>
    <w:rsid w:val="00DC2BB5"/>
    <w:rsid w:val="00DC3596"/>
    <w:rsid w:val="00DC3834"/>
    <w:rsid w:val="00DC4149"/>
    <w:rsid w:val="00DC6013"/>
    <w:rsid w:val="00DC63C9"/>
    <w:rsid w:val="00DC7FD2"/>
    <w:rsid w:val="00DD0A7E"/>
    <w:rsid w:val="00DD0B5A"/>
    <w:rsid w:val="00DD1466"/>
    <w:rsid w:val="00DD1957"/>
    <w:rsid w:val="00DD2A96"/>
    <w:rsid w:val="00DD3F0F"/>
    <w:rsid w:val="00DD5C32"/>
    <w:rsid w:val="00DD69DC"/>
    <w:rsid w:val="00DE27F3"/>
    <w:rsid w:val="00DE3E0A"/>
    <w:rsid w:val="00DE4709"/>
    <w:rsid w:val="00DE5CC1"/>
    <w:rsid w:val="00DE770F"/>
    <w:rsid w:val="00DE7B6F"/>
    <w:rsid w:val="00DF0020"/>
    <w:rsid w:val="00DF0146"/>
    <w:rsid w:val="00DF254F"/>
    <w:rsid w:val="00DF310C"/>
    <w:rsid w:val="00DF3C14"/>
    <w:rsid w:val="00DF68E4"/>
    <w:rsid w:val="00E01C0C"/>
    <w:rsid w:val="00E06E0A"/>
    <w:rsid w:val="00E07126"/>
    <w:rsid w:val="00E11E03"/>
    <w:rsid w:val="00E1317E"/>
    <w:rsid w:val="00E141BA"/>
    <w:rsid w:val="00E150C0"/>
    <w:rsid w:val="00E21C09"/>
    <w:rsid w:val="00E234AF"/>
    <w:rsid w:val="00E23791"/>
    <w:rsid w:val="00E25121"/>
    <w:rsid w:val="00E25673"/>
    <w:rsid w:val="00E25B50"/>
    <w:rsid w:val="00E2624F"/>
    <w:rsid w:val="00E26268"/>
    <w:rsid w:val="00E265C2"/>
    <w:rsid w:val="00E27B73"/>
    <w:rsid w:val="00E31A1A"/>
    <w:rsid w:val="00E32B79"/>
    <w:rsid w:val="00E34DC8"/>
    <w:rsid w:val="00E37B12"/>
    <w:rsid w:val="00E40F39"/>
    <w:rsid w:val="00E42111"/>
    <w:rsid w:val="00E4334B"/>
    <w:rsid w:val="00E43F59"/>
    <w:rsid w:val="00E4596F"/>
    <w:rsid w:val="00E47703"/>
    <w:rsid w:val="00E500A2"/>
    <w:rsid w:val="00E53487"/>
    <w:rsid w:val="00E54606"/>
    <w:rsid w:val="00E5559B"/>
    <w:rsid w:val="00E55A7E"/>
    <w:rsid w:val="00E57707"/>
    <w:rsid w:val="00E579F6"/>
    <w:rsid w:val="00E57A27"/>
    <w:rsid w:val="00E601E5"/>
    <w:rsid w:val="00E62EEE"/>
    <w:rsid w:val="00E6400C"/>
    <w:rsid w:val="00E67D88"/>
    <w:rsid w:val="00E71C2C"/>
    <w:rsid w:val="00E73411"/>
    <w:rsid w:val="00E74C49"/>
    <w:rsid w:val="00E75329"/>
    <w:rsid w:val="00E848DE"/>
    <w:rsid w:val="00E95986"/>
    <w:rsid w:val="00E959EA"/>
    <w:rsid w:val="00E965ED"/>
    <w:rsid w:val="00E96DE3"/>
    <w:rsid w:val="00E96F58"/>
    <w:rsid w:val="00EA1854"/>
    <w:rsid w:val="00EA3F09"/>
    <w:rsid w:val="00EB050A"/>
    <w:rsid w:val="00EB39BB"/>
    <w:rsid w:val="00EB4417"/>
    <w:rsid w:val="00EC04A6"/>
    <w:rsid w:val="00EC1C43"/>
    <w:rsid w:val="00EC3316"/>
    <w:rsid w:val="00EC6110"/>
    <w:rsid w:val="00ED12D1"/>
    <w:rsid w:val="00ED2E05"/>
    <w:rsid w:val="00ED5487"/>
    <w:rsid w:val="00ED5A81"/>
    <w:rsid w:val="00EE0B40"/>
    <w:rsid w:val="00EE2408"/>
    <w:rsid w:val="00EE4901"/>
    <w:rsid w:val="00EE4F8D"/>
    <w:rsid w:val="00EF0740"/>
    <w:rsid w:val="00EF2085"/>
    <w:rsid w:val="00EF66E3"/>
    <w:rsid w:val="00F005EE"/>
    <w:rsid w:val="00F019EB"/>
    <w:rsid w:val="00F05A7B"/>
    <w:rsid w:val="00F079FA"/>
    <w:rsid w:val="00F07E52"/>
    <w:rsid w:val="00F12FB2"/>
    <w:rsid w:val="00F15C48"/>
    <w:rsid w:val="00F15CCD"/>
    <w:rsid w:val="00F161D7"/>
    <w:rsid w:val="00F16422"/>
    <w:rsid w:val="00F17160"/>
    <w:rsid w:val="00F17527"/>
    <w:rsid w:val="00F1756A"/>
    <w:rsid w:val="00F17995"/>
    <w:rsid w:val="00F214A1"/>
    <w:rsid w:val="00F214ED"/>
    <w:rsid w:val="00F232C9"/>
    <w:rsid w:val="00F23ED3"/>
    <w:rsid w:val="00F24186"/>
    <w:rsid w:val="00F24314"/>
    <w:rsid w:val="00F2651B"/>
    <w:rsid w:val="00F26D34"/>
    <w:rsid w:val="00F271E1"/>
    <w:rsid w:val="00F279AA"/>
    <w:rsid w:val="00F30AA7"/>
    <w:rsid w:val="00F31F9A"/>
    <w:rsid w:val="00F349B5"/>
    <w:rsid w:val="00F365D4"/>
    <w:rsid w:val="00F37128"/>
    <w:rsid w:val="00F37AB1"/>
    <w:rsid w:val="00F4090C"/>
    <w:rsid w:val="00F42F2A"/>
    <w:rsid w:val="00F449AD"/>
    <w:rsid w:val="00F44C36"/>
    <w:rsid w:val="00F44F5E"/>
    <w:rsid w:val="00F4696D"/>
    <w:rsid w:val="00F53939"/>
    <w:rsid w:val="00F53DA3"/>
    <w:rsid w:val="00F543ED"/>
    <w:rsid w:val="00F578AC"/>
    <w:rsid w:val="00F60D97"/>
    <w:rsid w:val="00F61C91"/>
    <w:rsid w:val="00F62D84"/>
    <w:rsid w:val="00F649B3"/>
    <w:rsid w:val="00F6651E"/>
    <w:rsid w:val="00F67679"/>
    <w:rsid w:val="00F709A2"/>
    <w:rsid w:val="00F70FA0"/>
    <w:rsid w:val="00F72621"/>
    <w:rsid w:val="00F72CDF"/>
    <w:rsid w:val="00F7611C"/>
    <w:rsid w:val="00F815C3"/>
    <w:rsid w:val="00F815DD"/>
    <w:rsid w:val="00F82D0A"/>
    <w:rsid w:val="00F846F1"/>
    <w:rsid w:val="00F84769"/>
    <w:rsid w:val="00F874F2"/>
    <w:rsid w:val="00F9115A"/>
    <w:rsid w:val="00F92F22"/>
    <w:rsid w:val="00F951CF"/>
    <w:rsid w:val="00FA2DE8"/>
    <w:rsid w:val="00FA2F0C"/>
    <w:rsid w:val="00FA6C2A"/>
    <w:rsid w:val="00FB12EA"/>
    <w:rsid w:val="00FB18FE"/>
    <w:rsid w:val="00FB262B"/>
    <w:rsid w:val="00FB43EB"/>
    <w:rsid w:val="00FC0CD3"/>
    <w:rsid w:val="00FC176A"/>
    <w:rsid w:val="00FC4137"/>
    <w:rsid w:val="00FD1509"/>
    <w:rsid w:val="00FD19A5"/>
    <w:rsid w:val="00FD555E"/>
    <w:rsid w:val="00FD56EA"/>
    <w:rsid w:val="00FD59F6"/>
    <w:rsid w:val="00FE2E9C"/>
    <w:rsid w:val="00FF01A9"/>
    <w:rsid w:val="00FF75BD"/>
    <w:rsid w:val="1FBFE0FE"/>
    <w:rsid w:val="29C03EAA"/>
    <w:rsid w:val="2C404291"/>
    <w:rsid w:val="35F44F6F"/>
    <w:rsid w:val="364632AC"/>
    <w:rsid w:val="3666312F"/>
    <w:rsid w:val="3DB396B3"/>
    <w:rsid w:val="3E39EA56"/>
    <w:rsid w:val="46D62322"/>
    <w:rsid w:val="4743485D"/>
    <w:rsid w:val="502B62E6"/>
    <w:rsid w:val="60E084A3"/>
    <w:rsid w:val="664EF278"/>
    <w:rsid w:val="66F2C169"/>
    <w:rsid w:val="67904147"/>
    <w:rsid w:val="75722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DE953A"/>
  <w15:chartTrackingRefBased/>
  <w15:docId w15:val="{D2651791-48B5-4735-8B6E-37733BE33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D1560"/>
    <w:pPr>
      <w:spacing w:before="120" w:line="276" w:lineRule="auto"/>
      <w:ind w:firstLine="567"/>
    </w:pPr>
    <w:rPr>
      <w:sz w:val="26"/>
      <w:szCs w:val="26"/>
    </w:rPr>
  </w:style>
  <w:style w:type="paragraph" w:styleId="Heading1">
    <w:name w:val="heading 1"/>
    <w:basedOn w:val="Normal"/>
    <w:next w:val="Normal"/>
    <w:qFormat/>
    <w:rsid w:val="00BC535B"/>
    <w:pPr>
      <w:keepNext/>
      <w:numPr>
        <w:numId w:val="4"/>
      </w:numPr>
      <w:spacing w:before="240" w:after="60"/>
      <w:outlineLvl w:val="0"/>
    </w:pPr>
    <w:rPr>
      <w:rFonts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qFormat/>
    <w:rsid w:val="00BC535B"/>
    <w:pPr>
      <w:keepNext/>
      <w:numPr>
        <w:ilvl w:val="1"/>
        <w:numId w:val="4"/>
      </w:numPr>
      <w:spacing w:before="240" w:after="60"/>
      <w:outlineLvl w:val="1"/>
    </w:pPr>
    <w:rPr>
      <w:rFonts w:cs="Arial"/>
      <w:b/>
      <w:bCs/>
      <w:iCs/>
      <w:szCs w:val="28"/>
    </w:rPr>
  </w:style>
  <w:style w:type="paragraph" w:styleId="Heading3">
    <w:name w:val="heading 3"/>
    <w:basedOn w:val="Normal"/>
    <w:next w:val="Normal"/>
    <w:qFormat/>
    <w:rsid w:val="00BC535B"/>
    <w:pPr>
      <w:keepNext/>
      <w:numPr>
        <w:ilvl w:val="2"/>
        <w:numId w:val="4"/>
      </w:numPr>
      <w:spacing w:before="240" w:after="60"/>
      <w:outlineLvl w:val="2"/>
    </w:pPr>
    <w:rPr>
      <w:rFonts w:cs="Arial"/>
      <w:b/>
      <w:bCs/>
      <w:i/>
    </w:rPr>
  </w:style>
  <w:style w:type="paragraph" w:styleId="Heading4">
    <w:name w:val="heading 4"/>
    <w:basedOn w:val="Normal"/>
    <w:qFormat/>
    <w:rsid w:val="005C0A19"/>
    <w:pPr>
      <w:numPr>
        <w:ilvl w:val="3"/>
        <w:numId w:val="4"/>
      </w:numPr>
      <w:spacing w:before="100" w:beforeAutospacing="1" w:after="100" w:afterAutospacing="1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BC535B"/>
    <w:pPr>
      <w:numPr>
        <w:ilvl w:val="4"/>
        <w:numId w:val="4"/>
      </w:numPr>
      <w:spacing w:before="240" w:after="60"/>
      <w:outlineLvl w:val="4"/>
    </w:pPr>
    <w:rPr>
      <w:rFonts w:ascii="Calibri" w:hAnsi="Calibri"/>
      <w:b/>
      <w:bCs/>
      <w:i/>
      <w:iCs/>
    </w:rPr>
  </w:style>
  <w:style w:type="paragraph" w:styleId="Heading6">
    <w:name w:val="heading 6"/>
    <w:basedOn w:val="Normal"/>
    <w:next w:val="Normal"/>
    <w:link w:val="Heading6Char"/>
    <w:qFormat/>
    <w:rsid w:val="00BC535B"/>
    <w:pPr>
      <w:numPr>
        <w:ilvl w:val="5"/>
        <w:numId w:val="4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BC535B"/>
    <w:pPr>
      <w:numPr>
        <w:ilvl w:val="6"/>
        <w:numId w:val="4"/>
      </w:numPr>
      <w:spacing w:before="240" w:after="60"/>
      <w:outlineLvl w:val="6"/>
    </w:pPr>
    <w:rPr>
      <w:rFonts w:ascii="Calibri" w:hAnsi="Calibri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BC535B"/>
    <w:pPr>
      <w:numPr>
        <w:ilvl w:val="7"/>
        <w:numId w:val="4"/>
      </w:num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BC535B"/>
    <w:pPr>
      <w:numPr>
        <w:ilvl w:val="8"/>
        <w:numId w:val="4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link w:val="NormalWebChar"/>
    <w:rsid w:val="00937F3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qFormat/>
    <w:rsid w:val="008A2F0A"/>
    <w:rPr>
      <w:b/>
      <w:bCs/>
    </w:rPr>
  </w:style>
  <w:style w:type="character" w:styleId="Hyperlink">
    <w:name w:val="Hyperlink"/>
    <w:uiPriority w:val="99"/>
    <w:rsid w:val="000C0785"/>
    <w:rPr>
      <w:color w:val="0000FF"/>
      <w:u w:val="single"/>
    </w:rPr>
  </w:style>
  <w:style w:type="character" w:customStyle="1" w:styleId="texhtml">
    <w:name w:val="texhtml"/>
    <w:basedOn w:val="DefaultParagraphFont"/>
    <w:rsid w:val="00643954"/>
  </w:style>
  <w:style w:type="paragraph" w:customStyle="1" w:styleId="1-phan">
    <w:name w:val="1-phan"/>
    <w:basedOn w:val="Normal"/>
    <w:rsid w:val="00383BD1"/>
    <w:pPr>
      <w:numPr>
        <w:numId w:val="2"/>
      </w:numPr>
      <w:tabs>
        <w:tab w:val="center" w:pos="4752"/>
      </w:tabs>
      <w:spacing w:after="240"/>
    </w:pPr>
    <w:rPr>
      <w:b/>
      <w:sz w:val="28"/>
    </w:rPr>
  </w:style>
  <w:style w:type="paragraph" w:customStyle="1" w:styleId="6-BANG">
    <w:name w:val="6-BANG"/>
    <w:basedOn w:val="Normal"/>
    <w:rsid w:val="00806045"/>
    <w:pPr>
      <w:numPr>
        <w:ilvl w:val="5"/>
        <w:numId w:val="2"/>
      </w:numPr>
      <w:jc w:val="center"/>
    </w:pPr>
    <w:rPr>
      <w:b/>
    </w:rPr>
  </w:style>
  <w:style w:type="paragraph" w:customStyle="1" w:styleId="2-LAMA">
    <w:name w:val="2-LAMA"/>
    <w:basedOn w:val="Normal"/>
    <w:rsid w:val="00FE2E9C"/>
    <w:pPr>
      <w:numPr>
        <w:ilvl w:val="1"/>
        <w:numId w:val="2"/>
      </w:numPr>
      <w:spacing w:after="120"/>
    </w:pPr>
    <w:rPr>
      <w:b/>
    </w:rPr>
  </w:style>
  <w:style w:type="paragraph" w:customStyle="1" w:styleId="3-MUCNHO">
    <w:name w:val="3-MUCNHO"/>
    <w:basedOn w:val="Normal"/>
    <w:link w:val="3-MUCNHOChar"/>
    <w:rsid w:val="00383BD1"/>
    <w:pPr>
      <w:numPr>
        <w:ilvl w:val="2"/>
        <w:numId w:val="2"/>
      </w:numPr>
      <w:spacing w:after="80"/>
    </w:pPr>
    <w:rPr>
      <w:b/>
    </w:rPr>
  </w:style>
  <w:style w:type="paragraph" w:customStyle="1" w:styleId="4-HINH">
    <w:name w:val="4-HINH"/>
    <w:basedOn w:val="Normal"/>
    <w:rsid w:val="0045688C"/>
    <w:pPr>
      <w:numPr>
        <w:ilvl w:val="3"/>
        <w:numId w:val="2"/>
      </w:numPr>
      <w:jc w:val="center"/>
    </w:pPr>
    <w:rPr>
      <w:b/>
    </w:rPr>
  </w:style>
  <w:style w:type="paragraph" w:customStyle="1" w:styleId="0-NDUNG">
    <w:name w:val="0-NDUNG"/>
    <w:basedOn w:val="NormalWeb"/>
    <w:link w:val="0-NDUNGChar"/>
    <w:rsid w:val="00573B0D"/>
    <w:pPr>
      <w:spacing w:before="120" w:beforeAutospacing="0" w:after="0" w:afterAutospacing="0" w:line="312" w:lineRule="auto"/>
      <w:ind w:firstLine="720"/>
      <w:jc w:val="both"/>
    </w:pPr>
    <w:rPr>
      <w:sz w:val="26"/>
      <w:szCs w:val="26"/>
    </w:rPr>
  </w:style>
  <w:style w:type="paragraph" w:customStyle="1" w:styleId="5-bulet">
    <w:name w:val="5-bulet"/>
    <w:basedOn w:val="0-NDUNG"/>
    <w:rsid w:val="007D4F88"/>
    <w:pPr>
      <w:numPr>
        <w:numId w:val="1"/>
      </w:numPr>
    </w:pPr>
    <w:rPr>
      <w:b/>
      <w:i/>
    </w:rPr>
  </w:style>
  <w:style w:type="paragraph" w:styleId="Caption">
    <w:name w:val="caption"/>
    <w:basedOn w:val="Normal"/>
    <w:next w:val="Normal"/>
    <w:qFormat/>
    <w:rsid w:val="00F53939"/>
    <w:rPr>
      <w:b/>
      <w:bCs/>
      <w:sz w:val="20"/>
      <w:szCs w:val="20"/>
    </w:rPr>
  </w:style>
  <w:style w:type="paragraph" w:customStyle="1" w:styleId="wikieditor-wikitext">
    <w:name w:val="wikieditor-wikitext"/>
    <w:basedOn w:val="Normal"/>
    <w:rsid w:val="00F53939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rsid w:val="00EE49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WebChar">
    <w:name w:val="Normal (Web) Char"/>
    <w:link w:val="NormalWeb"/>
    <w:rsid w:val="000445B0"/>
    <w:rPr>
      <w:sz w:val="24"/>
      <w:szCs w:val="24"/>
      <w:lang w:val="en-US" w:eastAsia="en-US" w:bidi="ar-SA"/>
    </w:rPr>
  </w:style>
  <w:style w:type="character" w:customStyle="1" w:styleId="0-NDUNGChar">
    <w:name w:val="0-NDUNG Char"/>
    <w:link w:val="0-NDUNG"/>
    <w:rsid w:val="00573B0D"/>
    <w:rPr>
      <w:sz w:val="26"/>
      <w:szCs w:val="26"/>
    </w:rPr>
  </w:style>
  <w:style w:type="character" w:customStyle="1" w:styleId="3-MUCNHOChar">
    <w:name w:val="3-MUCNHO Char"/>
    <w:link w:val="3-MUCNHO"/>
    <w:rsid w:val="00383BD1"/>
    <w:rPr>
      <w:b/>
      <w:sz w:val="26"/>
      <w:szCs w:val="26"/>
    </w:rPr>
  </w:style>
  <w:style w:type="character" w:customStyle="1" w:styleId="mw-headline">
    <w:name w:val="mw-headline"/>
    <w:basedOn w:val="DefaultParagraphFont"/>
    <w:rsid w:val="005C0A19"/>
  </w:style>
  <w:style w:type="character" w:customStyle="1" w:styleId="portletbottomright">
    <w:name w:val="portletbottomright"/>
    <w:basedOn w:val="DefaultParagraphFont"/>
    <w:rsid w:val="007D4F88"/>
  </w:style>
  <w:style w:type="paragraph" w:styleId="Header">
    <w:name w:val="header"/>
    <w:basedOn w:val="Normal"/>
    <w:rsid w:val="0066721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6721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667219"/>
  </w:style>
  <w:style w:type="character" w:styleId="Emphasis">
    <w:name w:val="Emphasis"/>
    <w:qFormat/>
    <w:rsid w:val="0096238A"/>
    <w:rPr>
      <w:i/>
      <w:iCs/>
    </w:rPr>
  </w:style>
  <w:style w:type="paragraph" w:styleId="TOC2">
    <w:name w:val="toc 2"/>
    <w:basedOn w:val="Normal"/>
    <w:next w:val="Normal"/>
    <w:autoRedefine/>
    <w:uiPriority w:val="39"/>
    <w:rsid w:val="00E265C2"/>
    <w:pPr>
      <w:tabs>
        <w:tab w:val="right" w:leader="dot" w:pos="9180"/>
      </w:tabs>
      <w:ind w:left="260"/>
    </w:pPr>
  </w:style>
  <w:style w:type="paragraph" w:styleId="TOC1">
    <w:name w:val="toc 1"/>
    <w:basedOn w:val="Normal"/>
    <w:next w:val="Normal"/>
    <w:autoRedefine/>
    <w:uiPriority w:val="39"/>
    <w:rsid w:val="00BC535B"/>
    <w:pPr>
      <w:tabs>
        <w:tab w:val="right" w:leader="dot" w:pos="9180"/>
      </w:tabs>
    </w:pPr>
  </w:style>
  <w:style w:type="paragraph" w:styleId="TOC3">
    <w:name w:val="toc 3"/>
    <w:basedOn w:val="Normal"/>
    <w:next w:val="Normal"/>
    <w:autoRedefine/>
    <w:uiPriority w:val="39"/>
    <w:rsid w:val="00E265C2"/>
    <w:pPr>
      <w:tabs>
        <w:tab w:val="right" w:leader="dot" w:pos="9180"/>
      </w:tabs>
      <w:ind w:left="520"/>
    </w:pPr>
  </w:style>
  <w:style w:type="paragraph" w:styleId="TOC4">
    <w:name w:val="toc 4"/>
    <w:basedOn w:val="Normal"/>
    <w:next w:val="Normal"/>
    <w:autoRedefine/>
    <w:semiHidden/>
    <w:rsid w:val="00E265C2"/>
    <w:pPr>
      <w:tabs>
        <w:tab w:val="left" w:pos="0"/>
        <w:tab w:val="right" w:leader="dot" w:pos="9180"/>
      </w:tabs>
    </w:pPr>
  </w:style>
  <w:style w:type="paragraph" w:styleId="TOC5">
    <w:name w:val="toc 5"/>
    <w:basedOn w:val="Normal"/>
    <w:next w:val="Normal"/>
    <w:autoRedefine/>
    <w:semiHidden/>
    <w:rsid w:val="00645BE9"/>
    <w:pPr>
      <w:ind w:left="1040"/>
    </w:pPr>
  </w:style>
  <w:style w:type="character" w:styleId="FollowedHyperlink">
    <w:name w:val="FollowedHyperlink"/>
    <w:rsid w:val="00D25F99"/>
    <w:rPr>
      <w:color w:val="800080"/>
      <w:u w:val="single"/>
    </w:rPr>
  </w:style>
  <w:style w:type="paragraph" w:styleId="BodyText">
    <w:name w:val="Body Text"/>
    <w:basedOn w:val="Normal"/>
    <w:link w:val="BodyTextChar"/>
    <w:rsid w:val="00D6345B"/>
    <w:rPr>
      <w:szCs w:val="24"/>
    </w:rPr>
  </w:style>
  <w:style w:type="character" w:customStyle="1" w:styleId="apple-style-span">
    <w:name w:val="apple-style-span"/>
    <w:basedOn w:val="DefaultParagraphFont"/>
    <w:rsid w:val="00BE635E"/>
  </w:style>
  <w:style w:type="character" w:customStyle="1" w:styleId="apple-converted-space">
    <w:name w:val="apple-converted-space"/>
    <w:basedOn w:val="DefaultParagraphFont"/>
    <w:rsid w:val="00496C58"/>
  </w:style>
  <w:style w:type="paragraph" w:styleId="TableofFigures">
    <w:name w:val="table of figures"/>
    <w:basedOn w:val="Normal"/>
    <w:next w:val="Normal"/>
    <w:semiHidden/>
    <w:rsid w:val="00496449"/>
  </w:style>
  <w:style w:type="paragraph" w:customStyle="1" w:styleId="ColorfulList-Accent11">
    <w:name w:val="Colorful List - Accent 11"/>
    <w:basedOn w:val="Normal"/>
    <w:uiPriority w:val="34"/>
    <w:qFormat/>
    <w:rsid w:val="00BE4834"/>
    <w:pPr>
      <w:ind w:left="720"/>
    </w:pPr>
  </w:style>
  <w:style w:type="character" w:customStyle="1" w:styleId="Heading5Char">
    <w:name w:val="Heading 5 Char"/>
    <w:link w:val="Heading5"/>
    <w:rsid w:val="00BC535B"/>
    <w:rPr>
      <w:rFonts w:ascii="Calibri" w:hAnsi="Calibri"/>
      <w:b/>
      <w:bCs/>
      <w:i/>
      <w:iCs/>
      <w:sz w:val="26"/>
      <w:szCs w:val="26"/>
    </w:rPr>
  </w:style>
  <w:style w:type="character" w:customStyle="1" w:styleId="BodyTextChar">
    <w:name w:val="Body Text Char"/>
    <w:link w:val="BodyText"/>
    <w:rsid w:val="00573B0D"/>
    <w:rPr>
      <w:sz w:val="26"/>
      <w:szCs w:val="24"/>
    </w:rPr>
  </w:style>
  <w:style w:type="character" w:customStyle="1" w:styleId="Heading6Char">
    <w:name w:val="Heading 6 Char"/>
    <w:link w:val="Heading6"/>
    <w:rsid w:val="00BC535B"/>
    <w:rPr>
      <w:rFonts w:ascii="Calibri" w:hAnsi="Calibri"/>
      <w:b/>
      <w:bCs/>
      <w:sz w:val="22"/>
      <w:szCs w:val="22"/>
    </w:rPr>
  </w:style>
  <w:style w:type="character" w:customStyle="1" w:styleId="Heading7Char">
    <w:name w:val="Heading 7 Char"/>
    <w:link w:val="Heading7"/>
    <w:rsid w:val="00BC535B"/>
    <w:rPr>
      <w:rFonts w:ascii="Calibri" w:hAnsi="Calibri"/>
      <w:sz w:val="24"/>
      <w:szCs w:val="24"/>
    </w:rPr>
  </w:style>
  <w:style w:type="character" w:customStyle="1" w:styleId="Heading8Char">
    <w:name w:val="Heading 8 Char"/>
    <w:link w:val="Heading8"/>
    <w:rsid w:val="00BC535B"/>
    <w:rPr>
      <w:rFonts w:ascii="Calibri" w:hAnsi="Calibri"/>
      <w:i/>
      <w:iCs/>
      <w:sz w:val="24"/>
      <w:szCs w:val="24"/>
    </w:rPr>
  </w:style>
  <w:style w:type="character" w:customStyle="1" w:styleId="Heading9Char">
    <w:name w:val="Heading 9 Char"/>
    <w:link w:val="Heading9"/>
    <w:rsid w:val="00BC535B"/>
    <w:rPr>
      <w:rFonts w:ascii="Calibri Light" w:hAnsi="Calibri Light"/>
      <w:sz w:val="22"/>
      <w:szCs w:val="22"/>
    </w:rPr>
  </w:style>
  <w:style w:type="paragraph" w:styleId="Title">
    <w:name w:val="Title"/>
    <w:basedOn w:val="Normal"/>
    <w:next w:val="Normal"/>
    <w:link w:val="TitleChar"/>
    <w:qFormat/>
    <w:rsid w:val="00BB7E6E"/>
    <w:pPr>
      <w:spacing w:before="600" w:after="120"/>
      <w:jc w:val="center"/>
      <w:outlineLvl w:val="0"/>
    </w:pPr>
    <w:rPr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BB7E6E"/>
    <w:rPr>
      <w:rFonts w:eastAsia="Times New Roman" w:cs="Times New Roman"/>
      <w:b/>
      <w:bCs/>
      <w:kern w:val="28"/>
      <w:sz w:val="32"/>
      <w:szCs w:val="32"/>
    </w:rPr>
  </w:style>
  <w:style w:type="paragraph" w:styleId="ListParagraph">
    <w:name w:val="List Paragraph"/>
    <w:basedOn w:val="Normal"/>
    <w:uiPriority w:val="72"/>
    <w:qFormat/>
    <w:rsid w:val="000264D3"/>
    <w:pPr>
      <w:ind w:left="720"/>
    </w:pPr>
  </w:style>
  <w:style w:type="character" w:customStyle="1" w:styleId="Heading2Char">
    <w:name w:val="Heading 2 Char"/>
    <w:basedOn w:val="DefaultParagraphFont"/>
    <w:link w:val="Heading2"/>
    <w:rsid w:val="00DA3F64"/>
    <w:rPr>
      <w:rFonts w:cs="Arial"/>
      <w:b/>
      <w:bCs/>
      <w:iCs/>
      <w:sz w:val="26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CB0456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19"/>
    <w:qFormat/>
    <w:rsid w:val="00471C8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4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5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0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6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2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1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94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72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7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79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81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80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74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04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56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6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2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3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91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284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3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97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93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41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6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74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419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3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0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3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5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5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8EF57D97DE264AA14433C5440CB94B" ma:contentTypeVersion="0" ma:contentTypeDescription="Create a new document." ma:contentTypeScope="" ma:versionID="eb88c1afc906d6cb05bff76f6b6397d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581f8e8412fe39a3794ccf6300b7a2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43C18FD-E13B-440B-A927-4598C5E7B7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AF1F90-0D74-4351-9FD0-3BE843286E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90C4DBB-DEBE-49E9-8562-535A399C40A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256B7EA-B552-4ACF-B03A-131459BD0D1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11</Pages>
  <Words>1196</Words>
  <Characters>4200</Characters>
  <Application>Microsoft Office Word</Application>
  <DocSecurity>0</DocSecurity>
  <Lines>127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DoanCTDL-GT</vt:lpstr>
    </vt:vector>
  </TitlesOfParts>
  <Company>149 ham nghi</Company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DoanCTDL-GT</dc:title>
  <dc:subject/>
  <dc:creator>Tùng-Hằng</dc:creator>
  <cp:keywords/>
  <dc:description/>
  <cp:lastModifiedBy>Phan Văn Hiếu</cp:lastModifiedBy>
  <cp:revision>2</cp:revision>
  <cp:lastPrinted>2018-01-23T07:37:00Z</cp:lastPrinted>
  <dcterms:created xsi:type="dcterms:W3CDTF">2025-12-01T02:32:00Z</dcterms:created>
  <dcterms:modified xsi:type="dcterms:W3CDTF">2025-12-01T02:32:00Z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0x010100328EF57D97DE264AA14433C5440CB94B</vt:lpwstr>
  </property>
</Properties>
</file>